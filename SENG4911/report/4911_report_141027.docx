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2E4" w:rsidRPr="00886339" w:rsidRDefault="00B652E4" w:rsidP="00057802">
      <w:pPr>
        <w:pStyle w:val="NoSpacing"/>
        <w:rPr>
          <w:lang w:val="en-AU"/>
        </w:rPr>
      </w:pPr>
      <w:bookmarkStart w:id="0" w:name="_Toc401243886"/>
      <w:bookmarkStart w:id="1" w:name="_Toc401330437"/>
      <w:bookmarkStart w:id="2" w:name="_Toc401330472"/>
      <w:bookmarkStart w:id="3" w:name="_Toc401426983"/>
      <w:bookmarkStart w:id="4" w:name="_Toc401427122"/>
      <w:r w:rsidRPr="00886339">
        <w:rPr>
          <w:lang w:val="en-AU"/>
        </w:rPr>
        <w:t>UNSW AUSTRALIA</w:t>
      </w:r>
      <w:bookmarkEnd w:id="1"/>
      <w:bookmarkEnd w:id="2"/>
      <w:bookmarkEnd w:id="3"/>
      <w:bookmarkEnd w:id="4"/>
    </w:p>
    <w:p w:rsidR="00B652E4" w:rsidRPr="00886339" w:rsidRDefault="00B652E4" w:rsidP="00057802">
      <w:pPr>
        <w:pStyle w:val="NoSpacing"/>
        <w:rPr>
          <w:lang w:val="en-AU"/>
        </w:rPr>
      </w:pPr>
      <w:bookmarkStart w:id="5" w:name="_Toc401330438"/>
      <w:bookmarkStart w:id="6" w:name="_Toc401330473"/>
      <w:bookmarkStart w:id="7" w:name="_Toc401426984"/>
      <w:bookmarkStart w:id="8" w:name="_Toc401427123"/>
      <w:r w:rsidRPr="00886339">
        <w:rPr>
          <w:lang w:val="en-AU"/>
        </w:rPr>
        <w:t>SCHOOL OF COMPUTER SCIENCE AND ENGINEERING</w:t>
      </w:r>
      <w:bookmarkEnd w:id="5"/>
      <w:bookmarkEnd w:id="6"/>
      <w:bookmarkEnd w:id="7"/>
      <w:bookmarkEnd w:id="8"/>
    </w:p>
    <w:p w:rsidR="00B652E4" w:rsidRPr="00886339" w:rsidRDefault="00B652E4" w:rsidP="00057802">
      <w:pPr>
        <w:pStyle w:val="NoSpacing"/>
        <w:rPr>
          <w:lang w:val="en-AU"/>
        </w:rPr>
      </w:pPr>
      <w:bookmarkStart w:id="9" w:name="_Toc401330439"/>
      <w:bookmarkStart w:id="10" w:name="_Toc401330474"/>
      <w:bookmarkStart w:id="11" w:name="_Toc401426985"/>
      <w:bookmarkStart w:id="12" w:name="_Toc401427124"/>
      <w:r w:rsidRPr="00886339">
        <w:rPr>
          <w:lang w:val="en-AU"/>
        </w:rPr>
        <w:t>Are You Stressed? Detecting the onset of stress using mobile phones</w:t>
      </w:r>
      <w:bookmarkEnd w:id="9"/>
      <w:bookmarkEnd w:id="10"/>
      <w:bookmarkEnd w:id="11"/>
      <w:bookmarkEnd w:id="12"/>
    </w:p>
    <w:p w:rsidR="00B652E4" w:rsidRPr="00886339" w:rsidRDefault="00B652E4" w:rsidP="00057802">
      <w:pPr>
        <w:pStyle w:val="NoSpacing"/>
        <w:rPr>
          <w:lang w:val="en-AU"/>
        </w:rPr>
      </w:pPr>
    </w:p>
    <w:p w:rsidR="00B652E4" w:rsidRPr="00886339" w:rsidRDefault="00B652E4" w:rsidP="00057802">
      <w:pPr>
        <w:pStyle w:val="NoSpacing"/>
        <w:rPr>
          <w:lang w:val="en-AU"/>
        </w:rPr>
      </w:pPr>
    </w:p>
    <w:p w:rsidR="00B652E4" w:rsidRPr="00460700" w:rsidRDefault="00B652E4" w:rsidP="00057802">
      <w:pPr>
        <w:pStyle w:val="NoSpacing"/>
        <w:rPr>
          <w:lang w:val="en-AU"/>
        </w:rPr>
      </w:pPr>
      <w:bookmarkStart w:id="13" w:name="_Toc401330440"/>
      <w:bookmarkStart w:id="14" w:name="_Toc401330475"/>
      <w:bookmarkStart w:id="15" w:name="_Toc401426986"/>
      <w:bookmarkStart w:id="16" w:name="_Toc401427125"/>
      <w:r w:rsidRPr="00460700">
        <w:rPr>
          <w:lang w:val="en-AU"/>
        </w:rPr>
        <w:t xml:space="preserve">BY: HARIHAREN VEERAKUMAR </w:t>
      </w:r>
      <w:r w:rsidR="00C00B5C" w:rsidRPr="00460700">
        <w:rPr>
          <w:lang w:val="en-AU"/>
        </w:rPr>
        <w:t>(</w:t>
      </w:r>
      <w:r w:rsidRPr="00460700">
        <w:rPr>
          <w:lang w:val="en-AU"/>
        </w:rPr>
        <w:t>z3258355</w:t>
      </w:r>
      <w:r w:rsidR="00C00B5C" w:rsidRPr="00460700">
        <w:rPr>
          <w:lang w:val="en-AU"/>
        </w:rPr>
        <w:t>)</w:t>
      </w:r>
      <w:bookmarkEnd w:id="13"/>
      <w:bookmarkEnd w:id="14"/>
      <w:bookmarkEnd w:id="15"/>
      <w:bookmarkEnd w:id="16"/>
    </w:p>
    <w:p w:rsidR="00B652E4" w:rsidRPr="00460700" w:rsidRDefault="00B652E4" w:rsidP="00057802">
      <w:pPr>
        <w:pStyle w:val="NoSpacing"/>
        <w:rPr>
          <w:lang w:val="en-AU"/>
        </w:rPr>
      </w:pPr>
      <w:bookmarkStart w:id="17" w:name="_Toc401330441"/>
      <w:bookmarkStart w:id="18" w:name="_Toc401330476"/>
      <w:bookmarkStart w:id="19" w:name="_Toc401426987"/>
      <w:bookmarkStart w:id="20" w:name="_Toc401427126"/>
      <w:r w:rsidRPr="00460700">
        <w:rPr>
          <w:lang w:val="en-AU"/>
        </w:rPr>
        <w:t>SUBMISSION DATE: 28/10/2014</w:t>
      </w:r>
      <w:bookmarkEnd w:id="17"/>
      <w:bookmarkEnd w:id="18"/>
      <w:bookmarkEnd w:id="19"/>
      <w:bookmarkEnd w:id="20"/>
    </w:p>
    <w:p w:rsidR="00B652E4" w:rsidRPr="00460700" w:rsidRDefault="00B652E4" w:rsidP="00057802">
      <w:pPr>
        <w:pStyle w:val="NoSpacing"/>
        <w:rPr>
          <w:lang w:val="en-AU"/>
        </w:rPr>
      </w:pPr>
      <w:bookmarkStart w:id="21" w:name="_Toc401330442"/>
      <w:bookmarkStart w:id="22" w:name="_Toc401330477"/>
      <w:bookmarkStart w:id="23" w:name="_Toc401426988"/>
      <w:bookmarkStart w:id="24" w:name="_Toc401427127"/>
      <w:r w:rsidRPr="00460700">
        <w:rPr>
          <w:lang w:val="en-AU"/>
        </w:rPr>
        <w:t>SUPERVISOR: SALIL KANHERE</w:t>
      </w:r>
      <w:bookmarkEnd w:id="21"/>
      <w:bookmarkEnd w:id="22"/>
      <w:bookmarkEnd w:id="23"/>
      <w:bookmarkEnd w:id="24"/>
    </w:p>
    <w:p w:rsidR="00B652E4" w:rsidRPr="00460700" w:rsidRDefault="00B652E4" w:rsidP="00057802">
      <w:pPr>
        <w:pStyle w:val="NoSpacing"/>
        <w:rPr>
          <w:lang w:val="en-AU"/>
        </w:rPr>
      </w:pPr>
      <w:bookmarkStart w:id="25" w:name="_Toc401330478"/>
      <w:bookmarkStart w:id="26" w:name="_Toc401426989"/>
      <w:bookmarkStart w:id="27" w:name="_Toc401427128"/>
      <w:r w:rsidRPr="00460700">
        <w:rPr>
          <w:lang w:val="en-AU"/>
        </w:rPr>
        <w:t>ASSESSOR: MAHBUB HASSAN</w:t>
      </w:r>
      <w:bookmarkEnd w:id="25"/>
      <w:bookmarkEnd w:id="26"/>
      <w:bookmarkEnd w:id="27"/>
    </w:p>
    <w:p w:rsidR="00B652E4" w:rsidRPr="00886339" w:rsidRDefault="00B652E4">
      <w:pPr>
        <w:suppressAutoHyphens w:val="0"/>
        <w:spacing w:after="0" w:line="276" w:lineRule="auto"/>
        <w:rPr>
          <w:rStyle w:val="Heading1Char"/>
          <w:b w:val="0"/>
          <w:bCs w:val="0"/>
          <w:caps w:val="0"/>
          <w:lang w:val="en-AU"/>
        </w:rPr>
        <w:sectPr w:rsidR="00B652E4" w:rsidRPr="00886339" w:rsidSect="00C00B5C">
          <w:headerReference w:type="default" r:id="rId9"/>
          <w:footerReference w:type="default" r:id="rId10"/>
          <w:pgSz w:w="12240" w:h="15840"/>
          <w:pgMar w:top="1134" w:right="1134" w:bottom="1134" w:left="1134" w:header="720" w:footer="720" w:gutter="0"/>
          <w:pgNumType w:fmt="lowerRoman" w:start="0"/>
          <w:cols w:space="720"/>
          <w:formProt w:val="0"/>
          <w:titlePg/>
          <w:docGrid w:linePitch="360" w:charSpace="-2049"/>
        </w:sectPr>
      </w:pPr>
    </w:p>
    <w:p w:rsidR="00B368C4" w:rsidRPr="00886339" w:rsidRDefault="003902A4" w:rsidP="0062433B">
      <w:pPr>
        <w:pStyle w:val="Heading1"/>
        <w:rPr>
          <w:rStyle w:val="Heading1Char"/>
          <w:b/>
          <w:bCs/>
          <w:caps/>
          <w:lang w:val="en-AU"/>
        </w:rPr>
      </w:pPr>
      <w:bookmarkStart w:id="28" w:name="_Toc402133706"/>
      <w:bookmarkEnd w:id="0"/>
      <w:commentRangeStart w:id="29"/>
      <w:r w:rsidRPr="00886339">
        <w:rPr>
          <w:rStyle w:val="Heading1Char"/>
          <w:b/>
          <w:bCs/>
          <w:caps/>
          <w:lang w:val="en-AU"/>
        </w:rPr>
        <w:lastRenderedPageBreak/>
        <w:t>Abstract</w:t>
      </w:r>
      <w:commentRangeEnd w:id="29"/>
      <w:r w:rsidR="00B368C4" w:rsidRPr="00886339">
        <w:rPr>
          <w:rStyle w:val="CommentReference"/>
          <w:rFonts w:ascii="Times New Roman" w:hAnsi="Times New Roman"/>
          <w:b w:val="0"/>
          <w:bCs w:val="0"/>
          <w:caps w:val="0"/>
          <w:lang w:val="en-AU"/>
        </w:rPr>
        <w:commentReference w:id="29"/>
      </w:r>
      <w:bookmarkEnd w:id="28"/>
    </w:p>
    <w:p w:rsidR="003902A4" w:rsidRPr="00886339" w:rsidRDefault="003902A4" w:rsidP="0062433B">
      <w:pPr>
        <w:pStyle w:val="Heading1"/>
        <w:rPr>
          <w:rStyle w:val="Heading1Char"/>
          <w:lang w:val="en-AU"/>
        </w:rPr>
      </w:pPr>
      <w:r w:rsidRPr="00886339">
        <w:rPr>
          <w:rStyle w:val="Heading1Char"/>
          <w:b/>
          <w:bCs/>
          <w:caps/>
          <w:lang w:val="en-AU"/>
        </w:rPr>
        <w:br w:type="page"/>
      </w:r>
    </w:p>
    <w:p w:rsidR="00D50436" w:rsidRPr="00886339" w:rsidRDefault="009D75B7" w:rsidP="0062433B">
      <w:pPr>
        <w:pStyle w:val="COVER1"/>
        <w:rPr>
          <w:rStyle w:val="Heading1Char"/>
          <w:b/>
          <w:bCs/>
          <w:caps/>
          <w:lang w:val="en-AU"/>
        </w:rPr>
      </w:pPr>
      <w:bookmarkStart w:id="30" w:name="_Toc402133707"/>
      <w:r w:rsidRPr="00886339">
        <w:rPr>
          <w:rStyle w:val="Heading1Char"/>
          <w:b/>
          <w:bCs/>
          <w:caps/>
          <w:lang w:val="en-AU"/>
        </w:rPr>
        <w:lastRenderedPageBreak/>
        <w:t>Dedication</w:t>
      </w:r>
      <w:bookmarkEnd w:id="30"/>
    </w:p>
    <w:p w:rsidR="00D50436" w:rsidRPr="00886339" w:rsidRDefault="00D50436" w:rsidP="00D50436">
      <w:pPr>
        <w:rPr>
          <w:i/>
          <w:lang w:val="en-AU"/>
        </w:rPr>
      </w:pPr>
      <w:r w:rsidRPr="00886339">
        <w:rPr>
          <w:i/>
          <w:lang w:val="en-AU"/>
        </w:rPr>
        <w:t xml:space="preserve">I would like to thank </w:t>
      </w:r>
      <w:r w:rsidR="00ED475F" w:rsidRPr="00886339">
        <w:rPr>
          <w:i/>
          <w:lang w:val="en-AU"/>
        </w:rPr>
        <w:t xml:space="preserve">the University of New South Wales as a whole with a special mention to </w:t>
      </w:r>
      <w:r w:rsidRPr="00886339">
        <w:rPr>
          <w:i/>
          <w:lang w:val="en-AU"/>
        </w:rPr>
        <w:t>Salil Kanhere</w:t>
      </w:r>
      <w:r w:rsidR="00ED475F" w:rsidRPr="00886339">
        <w:rPr>
          <w:i/>
          <w:lang w:val="en-AU"/>
        </w:rPr>
        <w:t xml:space="preserve">. You </w:t>
      </w:r>
      <w:r w:rsidRPr="00886339">
        <w:rPr>
          <w:i/>
          <w:lang w:val="en-AU"/>
        </w:rPr>
        <w:t>ha</w:t>
      </w:r>
      <w:r w:rsidR="00ED475F" w:rsidRPr="00886339">
        <w:rPr>
          <w:i/>
          <w:lang w:val="en-AU"/>
        </w:rPr>
        <w:t>ve</w:t>
      </w:r>
      <w:r w:rsidRPr="00886339">
        <w:rPr>
          <w:i/>
          <w:lang w:val="en-AU"/>
        </w:rPr>
        <w:t xml:space="preserve"> helped me on a week-by-week basis to help give me direction in what I aimed to achieve in this thesis. May this </w:t>
      </w:r>
      <w:r w:rsidR="00211FFA" w:rsidRPr="00886339">
        <w:rPr>
          <w:i/>
          <w:lang w:val="en-AU"/>
        </w:rPr>
        <w:t>thesis</w:t>
      </w:r>
      <w:r w:rsidRPr="00886339">
        <w:rPr>
          <w:i/>
          <w:lang w:val="en-AU"/>
        </w:rPr>
        <w:t xml:space="preserve"> </w:t>
      </w:r>
      <w:r w:rsidR="00211FFA" w:rsidRPr="00886339">
        <w:rPr>
          <w:i/>
          <w:lang w:val="en-AU"/>
        </w:rPr>
        <w:t xml:space="preserve">also </w:t>
      </w:r>
      <w:r w:rsidRPr="00886339">
        <w:rPr>
          <w:i/>
          <w:lang w:val="en-AU"/>
        </w:rPr>
        <w:t xml:space="preserve">help you in future </w:t>
      </w:r>
      <w:r w:rsidR="00EA605F" w:rsidRPr="00886339">
        <w:rPr>
          <w:i/>
          <w:lang w:val="en-AU"/>
        </w:rPr>
        <w:t>endeavours</w:t>
      </w:r>
      <w:r w:rsidRPr="00886339">
        <w:rPr>
          <w:i/>
          <w:lang w:val="en-AU"/>
        </w:rPr>
        <w:t xml:space="preserve"> to find our </w:t>
      </w:r>
      <w:proofErr w:type="gramStart"/>
      <w:r w:rsidRPr="00886339">
        <w:rPr>
          <w:i/>
          <w:lang w:val="en-AU"/>
        </w:rPr>
        <w:t>solution.</w:t>
      </w:r>
      <w:proofErr w:type="gramEnd"/>
    </w:p>
    <w:p w:rsidR="00D50436" w:rsidRPr="00886339" w:rsidRDefault="00D50436" w:rsidP="00D50436">
      <w:pPr>
        <w:rPr>
          <w:i/>
          <w:lang w:val="en-AU"/>
        </w:rPr>
      </w:pPr>
      <w:r w:rsidRPr="00886339">
        <w:rPr>
          <w:i/>
          <w:lang w:val="en-AU"/>
        </w:rPr>
        <w:t xml:space="preserve">Secondly, I would like to acknowledge the support that the Veerakumar family has given me for as long as I can remember, let alone with my thesis. </w:t>
      </w:r>
      <w:r w:rsidR="00ED475F" w:rsidRPr="00886339">
        <w:rPr>
          <w:i/>
          <w:lang w:val="en-AU"/>
        </w:rPr>
        <w:t>Their</w:t>
      </w:r>
      <w:r w:rsidR="00211FFA" w:rsidRPr="00886339">
        <w:rPr>
          <w:i/>
          <w:lang w:val="en-AU"/>
        </w:rPr>
        <w:t xml:space="preserve"> efforts have furthered me to become a person more than I could have imagined, and I know </w:t>
      </w:r>
      <w:r w:rsidR="00590018" w:rsidRPr="00886339">
        <w:rPr>
          <w:i/>
          <w:lang w:val="en-AU"/>
        </w:rPr>
        <w:t xml:space="preserve">I could not have written this </w:t>
      </w:r>
      <w:r w:rsidR="00ED475F" w:rsidRPr="00886339">
        <w:rPr>
          <w:i/>
          <w:lang w:val="en-AU"/>
        </w:rPr>
        <w:t>without them</w:t>
      </w:r>
      <w:r w:rsidR="00590018" w:rsidRPr="00886339">
        <w:rPr>
          <w:i/>
          <w:lang w:val="en-AU"/>
        </w:rPr>
        <w:t>.</w:t>
      </w:r>
    </w:p>
    <w:p w:rsidR="00590018" w:rsidRPr="00886339" w:rsidRDefault="00ED475F" w:rsidP="00D50436">
      <w:pPr>
        <w:rPr>
          <w:i/>
          <w:lang w:val="en-AU"/>
        </w:rPr>
      </w:pPr>
      <w:r w:rsidRPr="00886339">
        <w:rPr>
          <w:i/>
          <w:lang w:val="en-AU"/>
        </w:rPr>
        <w:t>To m</w:t>
      </w:r>
      <w:r w:rsidR="00590018" w:rsidRPr="00886339">
        <w:rPr>
          <w:i/>
          <w:lang w:val="en-AU"/>
        </w:rPr>
        <w:t xml:space="preserve">y partner of 7 years, Fiona De Silva, who has stuck by my side through thick and thin: </w:t>
      </w:r>
      <w:r w:rsidRPr="00886339">
        <w:rPr>
          <w:i/>
          <w:lang w:val="en-AU"/>
        </w:rPr>
        <w:t>your</w:t>
      </w:r>
      <w:r w:rsidR="00590018" w:rsidRPr="00886339">
        <w:rPr>
          <w:i/>
          <w:lang w:val="en-AU"/>
        </w:rPr>
        <w:t xml:space="preserve"> willing nature to help me through my feats is the reason I don’t come close to stressing so much</w:t>
      </w:r>
      <w:r w:rsidRPr="00886339">
        <w:rPr>
          <w:i/>
          <w:lang w:val="en-AU"/>
        </w:rPr>
        <w:t>, and I don’t know what tertiary education would have been like without you</w:t>
      </w:r>
      <w:r w:rsidR="00590018" w:rsidRPr="00886339">
        <w:rPr>
          <w:i/>
          <w:lang w:val="en-AU"/>
        </w:rPr>
        <w:t xml:space="preserve">. </w:t>
      </w:r>
    </w:p>
    <w:p w:rsidR="00211FFA" w:rsidRPr="00886339" w:rsidRDefault="00211FFA" w:rsidP="00211FFA">
      <w:pPr>
        <w:rPr>
          <w:i/>
          <w:lang w:val="en-AU"/>
        </w:rPr>
      </w:pPr>
      <w:r w:rsidRPr="00886339">
        <w:rPr>
          <w:i/>
          <w:lang w:val="en-AU"/>
        </w:rPr>
        <w:t xml:space="preserve">Most of all, I dedicate this thesis to all those whom are exposed to distress </w:t>
      </w:r>
      <w:r w:rsidR="00BF3295" w:rsidRPr="00886339">
        <w:rPr>
          <w:i/>
          <w:lang w:val="en-AU"/>
        </w:rPr>
        <w:t xml:space="preserve">at </w:t>
      </w:r>
      <w:r w:rsidRPr="00886339">
        <w:rPr>
          <w:i/>
          <w:lang w:val="en-AU"/>
        </w:rPr>
        <w:t>unhealthy levels – let there be a solution not only to our problems, but to stress detection and prevention.</w:t>
      </w:r>
    </w:p>
    <w:p w:rsidR="00ED475F" w:rsidRPr="00886339" w:rsidRDefault="00ED475F" w:rsidP="00211FFA">
      <w:pPr>
        <w:rPr>
          <w:i/>
          <w:lang w:val="en-AU"/>
        </w:rPr>
      </w:pPr>
    </w:p>
    <w:p w:rsidR="00ED475F" w:rsidRPr="00886339" w:rsidRDefault="00ED475F" w:rsidP="00211FFA">
      <w:pPr>
        <w:rPr>
          <w:i/>
          <w:lang w:val="en-AU"/>
        </w:rPr>
      </w:pPr>
    </w:p>
    <w:p w:rsidR="00ED475F" w:rsidRPr="00886339" w:rsidRDefault="00ED475F" w:rsidP="00ED475F">
      <w:pPr>
        <w:jc w:val="right"/>
        <w:rPr>
          <w:i/>
          <w:lang w:val="en-AU"/>
        </w:rPr>
      </w:pPr>
      <w:r w:rsidRPr="00886339">
        <w:rPr>
          <w:i/>
          <w:lang w:val="en-AU"/>
        </w:rPr>
        <w:t>“It is only natural to stress in our life –the key is to not let it turn into distress.”</w:t>
      </w:r>
    </w:p>
    <w:p w:rsidR="00B02A7C" w:rsidRPr="00886339" w:rsidRDefault="00D64C87" w:rsidP="00D64C87">
      <w:pPr>
        <w:jc w:val="right"/>
        <w:rPr>
          <w:rStyle w:val="Heading1Char"/>
          <w:b w:val="0"/>
          <w:bCs w:val="0"/>
          <w:caps w:val="0"/>
          <w:lang w:val="en-AU"/>
        </w:rPr>
        <w:sectPr w:rsidR="00B02A7C" w:rsidRPr="00886339" w:rsidSect="00C00B5C">
          <w:pgSz w:w="12240" w:h="15840"/>
          <w:pgMar w:top="1134" w:right="1134" w:bottom="1134" w:left="1134" w:header="720" w:footer="720" w:gutter="0"/>
          <w:pgNumType w:fmt="lowerRoman"/>
          <w:cols w:space="720"/>
          <w:formProt w:val="0"/>
          <w:vAlign w:val="center"/>
          <w:docGrid w:linePitch="360" w:charSpace="-2049"/>
        </w:sectPr>
      </w:pPr>
      <w:r w:rsidRPr="00460700">
        <w:rPr>
          <w:i/>
          <w:lang w:val="en-AU"/>
        </w:rPr>
        <w:t xml:space="preserve">- </w:t>
      </w:r>
      <w:r w:rsidR="003F6937" w:rsidRPr="00886339">
        <w:rPr>
          <w:i/>
          <w:lang w:val="en-AU"/>
        </w:rPr>
        <w:t>HtM, 2014</w:t>
      </w:r>
      <w:r w:rsidR="00ED475F" w:rsidRPr="00886339">
        <w:rPr>
          <w:i/>
          <w:lang w:val="en-AU"/>
        </w:rPr>
        <w:t>.</w:t>
      </w:r>
      <w:bookmarkStart w:id="31" w:name="_Toc401239239"/>
      <w:bookmarkStart w:id="32" w:name="_Toc401239561"/>
      <w:bookmarkStart w:id="33" w:name="_Toc401240774"/>
      <w:bookmarkStart w:id="34" w:name="_Toc401243887"/>
    </w:p>
    <w:p w:rsidR="001C66DF" w:rsidRPr="00886339" w:rsidRDefault="009D75B7" w:rsidP="001C66DF">
      <w:pPr>
        <w:jc w:val="center"/>
        <w:rPr>
          <w:b/>
          <w:lang w:val="en-AU"/>
        </w:rPr>
      </w:pPr>
      <w:bookmarkStart w:id="35" w:name="_Toc402133708"/>
      <w:r w:rsidRPr="00886339">
        <w:rPr>
          <w:rStyle w:val="Heading1Char"/>
          <w:bCs w:val="0"/>
          <w:caps w:val="0"/>
          <w:lang w:val="en-AU"/>
        </w:rPr>
        <w:lastRenderedPageBreak/>
        <w:t>C</w:t>
      </w:r>
      <w:r w:rsidR="00DB766A" w:rsidRPr="00886339">
        <w:rPr>
          <w:rStyle w:val="Heading1Char"/>
          <w:lang w:val="en-AU"/>
        </w:rPr>
        <w:t>ontents</w:t>
      </w:r>
      <w:bookmarkEnd w:id="31"/>
      <w:bookmarkEnd w:id="32"/>
      <w:bookmarkEnd w:id="33"/>
      <w:bookmarkEnd w:id="34"/>
      <w:bookmarkEnd w:id="35"/>
    </w:p>
    <w:p w:rsidR="008D1C68" w:rsidRPr="00886339" w:rsidRDefault="00402E6A">
      <w:pPr>
        <w:pStyle w:val="TOC1"/>
        <w:tabs>
          <w:tab w:val="right" w:leader="dot" w:pos="9962"/>
        </w:tabs>
        <w:rPr>
          <w:rFonts w:eastAsiaTheme="minorEastAsia" w:cstheme="minorBidi"/>
          <w:noProof/>
          <w:sz w:val="22"/>
          <w:lang w:val="en-AU" w:eastAsia="en-AU"/>
        </w:rPr>
      </w:pPr>
      <w:r w:rsidRPr="002617FB">
        <w:rPr>
          <w:lang w:val="en-AU"/>
        </w:rPr>
        <w:fldChar w:fldCharType="begin"/>
      </w:r>
      <w:r w:rsidRPr="00886339">
        <w:rPr>
          <w:lang w:val="en-AU"/>
        </w:rPr>
        <w:instrText>TOC</w:instrText>
      </w:r>
      <w:r w:rsidRPr="00460700">
        <w:rPr>
          <w:lang w:val="en-AU"/>
        </w:rPr>
        <w:fldChar w:fldCharType="separate"/>
      </w:r>
      <w:r w:rsidR="008D1C68" w:rsidRPr="00886339">
        <w:rPr>
          <w:noProof/>
          <w:lang w:val="en-AU"/>
        </w:rPr>
        <w:t>Abstract</w:t>
      </w:r>
      <w:r w:rsidR="008D1C68" w:rsidRPr="00460700">
        <w:rPr>
          <w:noProof/>
          <w:lang w:val="en-AU"/>
        </w:rPr>
        <w:tab/>
      </w:r>
      <w:r w:rsidR="008D1C68" w:rsidRPr="00460700">
        <w:rPr>
          <w:noProof/>
          <w:lang w:val="en-AU"/>
        </w:rPr>
        <w:fldChar w:fldCharType="begin"/>
      </w:r>
      <w:r w:rsidR="008D1C68" w:rsidRPr="00460700">
        <w:rPr>
          <w:noProof/>
          <w:lang w:val="en-AU"/>
        </w:rPr>
        <w:instrText xml:space="preserve"> PAGEREF _Toc402133706 \h </w:instrText>
      </w:r>
      <w:r w:rsidR="008D1C68" w:rsidRPr="00460700">
        <w:rPr>
          <w:noProof/>
          <w:lang w:val="en-AU"/>
        </w:rPr>
      </w:r>
      <w:r w:rsidR="008D1C68" w:rsidRPr="00460700">
        <w:rPr>
          <w:noProof/>
          <w:lang w:val="en-AU"/>
        </w:rPr>
        <w:fldChar w:fldCharType="separate"/>
      </w:r>
      <w:r w:rsidR="008D1C68" w:rsidRPr="00460700">
        <w:rPr>
          <w:noProof/>
          <w:lang w:val="en-AU"/>
        </w:rPr>
        <w:t>i</w:t>
      </w:r>
      <w:r w:rsidR="008D1C68"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Dedication</w:t>
      </w:r>
      <w:r w:rsidRPr="00460700">
        <w:rPr>
          <w:noProof/>
          <w:lang w:val="en-AU"/>
        </w:rPr>
        <w:tab/>
      </w:r>
      <w:r w:rsidRPr="00460700">
        <w:rPr>
          <w:noProof/>
          <w:lang w:val="en-AU"/>
        </w:rPr>
        <w:fldChar w:fldCharType="begin"/>
      </w:r>
      <w:r w:rsidRPr="00460700">
        <w:rPr>
          <w:noProof/>
          <w:lang w:val="en-AU"/>
        </w:rPr>
        <w:instrText xml:space="preserve"> PAGEREF _Toc402133707 \h </w:instrText>
      </w:r>
      <w:r w:rsidRPr="00460700">
        <w:rPr>
          <w:noProof/>
          <w:lang w:val="en-AU"/>
        </w:rPr>
      </w:r>
      <w:r w:rsidRPr="00460700">
        <w:rPr>
          <w:noProof/>
          <w:lang w:val="en-AU"/>
        </w:rPr>
        <w:fldChar w:fldCharType="separate"/>
      </w:r>
      <w:r w:rsidRPr="00460700">
        <w:rPr>
          <w:noProof/>
          <w:lang w:val="en-AU"/>
        </w:rPr>
        <w:t>ii</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Contents</w:t>
      </w:r>
      <w:r w:rsidRPr="00460700">
        <w:rPr>
          <w:noProof/>
          <w:lang w:val="en-AU"/>
        </w:rPr>
        <w:tab/>
      </w:r>
      <w:r w:rsidRPr="00460700">
        <w:rPr>
          <w:noProof/>
          <w:lang w:val="en-AU"/>
        </w:rPr>
        <w:fldChar w:fldCharType="begin"/>
      </w:r>
      <w:r w:rsidRPr="00460700">
        <w:rPr>
          <w:noProof/>
          <w:lang w:val="en-AU"/>
        </w:rPr>
        <w:instrText xml:space="preserve"> PAGEREF _Toc402133708 \h </w:instrText>
      </w:r>
      <w:r w:rsidRPr="00460700">
        <w:rPr>
          <w:noProof/>
          <w:lang w:val="en-AU"/>
        </w:rPr>
      </w:r>
      <w:r w:rsidRPr="00460700">
        <w:rPr>
          <w:noProof/>
          <w:lang w:val="en-AU"/>
        </w:rPr>
        <w:fldChar w:fldCharType="separate"/>
      </w:r>
      <w:r w:rsidRPr="00460700">
        <w:rPr>
          <w:noProof/>
          <w:lang w:val="en-AU"/>
        </w:rPr>
        <w:t>iii</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List of figures</w:t>
      </w:r>
      <w:r w:rsidRPr="00460700">
        <w:rPr>
          <w:noProof/>
          <w:lang w:val="en-AU"/>
        </w:rPr>
        <w:tab/>
      </w:r>
      <w:r w:rsidRPr="00460700">
        <w:rPr>
          <w:noProof/>
          <w:lang w:val="en-AU"/>
        </w:rPr>
        <w:fldChar w:fldCharType="begin"/>
      </w:r>
      <w:r w:rsidRPr="00460700">
        <w:rPr>
          <w:noProof/>
          <w:lang w:val="en-AU"/>
        </w:rPr>
        <w:instrText xml:space="preserve"> PAGEREF _Toc402133709 \h </w:instrText>
      </w:r>
      <w:r w:rsidRPr="00460700">
        <w:rPr>
          <w:noProof/>
          <w:lang w:val="en-AU"/>
        </w:rPr>
      </w:r>
      <w:r w:rsidRPr="00460700">
        <w:rPr>
          <w:noProof/>
          <w:lang w:val="en-AU"/>
        </w:rPr>
        <w:fldChar w:fldCharType="separate"/>
      </w:r>
      <w:r w:rsidRPr="00460700">
        <w:rPr>
          <w:noProof/>
          <w:lang w:val="en-AU"/>
        </w:rPr>
        <w:t>v</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List of tables</w:t>
      </w:r>
      <w:r w:rsidRPr="00460700">
        <w:rPr>
          <w:noProof/>
          <w:lang w:val="en-AU"/>
        </w:rPr>
        <w:tab/>
      </w:r>
      <w:r w:rsidRPr="00460700">
        <w:rPr>
          <w:noProof/>
          <w:lang w:val="en-AU"/>
        </w:rPr>
        <w:fldChar w:fldCharType="begin"/>
      </w:r>
      <w:r w:rsidRPr="00460700">
        <w:rPr>
          <w:noProof/>
          <w:lang w:val="en-AU"/>
        </w:rPr>
        <w:instrText xml:space="preserve"> PAGEREF _Toc402133710 \h </w:instrText>
      </w:r>
      <w:r w:rsidRPr="00460700">
        <w:rPr>
          <w:noProof/>
          <w:lang w:val="en-AU"/>
        </w:rPr>
      </w:r>
      <w:r w:rsidRPr="00460700">
        <w:rPr>
          <w:noProof/>
          <w:lang w:val="en-AU"/>
        </w:rPr>
        <w:fldChar w:fldCharType="separate"/>
      </w:r>
      <w:r w:rsidRPr="00460700">
        <w:rPr>
          <w:noProof/>
          <w:lang w:val="en-AU"/>
        </w:rPr>
        <w:t>vi</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1. Introduction</w:t>
      </w:r>
      <w:r w:rsidRPr="00460700">
        <w:rPr>
          <w:noProof/>
          <w:lang w:val="en-AU"/>
        </w:rPr>
        <w:tab/>
      </w:r>
      <w:r w:rsidRPr="00460700">
        <w:rPr>
          <w:noProof/>
          <w:lang w:val="en-AU"/>
        </w:rPr>
        <w:fldChar w:fldCharType="begin"/>
      </w:r>
      <w:r w:rsidRPr="00460700">
        <w:rPr>
          <w:noProof/>
          <w:lang w:val="en-AU"/>
        </w:rPr>
        <w:instrText xml:space="preserve"> PAGEREF _Toc402133711 \h </w:instrText>
      </w:r>
      <w:r w:rsidRPr="00460700">
        <w:rPr>
          <w:noProof/>
          <w:lang w:val="en-AU"/>
        </w:rPr>
      </w:r>
      <w:r w:rsidRPr="00460700">
        <w:rPr>
          <w:noProof/>
          <w:lang w:val="en-AU"/>
        </w:rPr>
        <w:fldChar w:fldCharType="separate"/>
      </w:r>
      <w:r w:rsidRPr="00460700">
        <w:rPr>
          <w:noProof/>
          <w:lang w:val="en-AU"/>
        </w:rPr>
        <w:t>1</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2. Background</w:t>
      </w:r>
      <w:r w:rsidRPr="00460700">
        <w:rPr>
          <w:noProof/>
          <w:lang w:val="en-AU"/>
        </w:rPr>
        <w:tab/>
      </w:r>
      <w:r w:rsidRPr="00460700">
        <w:rPr>
          <w:noProof/>
          <w:lang w:val="en-AU"/>
        </w:rPr>
        <w:fldChar w:fldCharType="begin"/>
      </w:r>
      <w:r w:rsidRPr="00460700">
        <w:rPr>
          <w:noProof/>
          <w:lang w:val="en-AU"/>
        </w:rPr>
        <w:instrText xml:space="preserve"> PAGEREF _Toc402133712 \h </w:instrText>
      </w:r>
      <w:r w:rsidRPr="00460700">
        <w:rPr>
          <w:noProof/>
          <w:lang w:val="en-AU"/>
        </w:rPr>
      </w:r>
      <w:r w:rsidRPr="00460700">
        <w:rPr>
          <w:noProof/>
          <w:lang w:val="en-AU"/>
        </w:rPr>
        <w:fldChar w:fldCharType="separate"/>
      </w:r>
      <w:r w:rsidRPr="00460700">
        <w:rPr>
          <w:noProof/>
          <w:lang w:val="en-AU"/>
        </w:rPr>
        <w:t>4</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2.1 Literature Review</w:t>
      </w:r>
      <w:r w:rsidRPr="00460700">
        <w:rPr>
          <w:noProof/>
          <w:lang w:val="en-AU"/>
        </w:rPr>
        <w:tab/>
      </w:r>
      <w:r w:rsidRPr="00460700">
        <w:rPr>
          <w:noProof/>
          <w:lang w:val="en-AU"/>
        </w:rPr>
        <w:fldChar w:fldCharType="begin"/>
      </w:r>
      <w:r w:rsidRPr="00460700">
        <w:rPr>
          <w:noProof/>
          <w:lang w:val="en-AU"/>
        </w:rPr>
        <w:instrText xml:space="preserve"> PAGEREF _Toc402133713 \h </w:instrText>
      </w:r>
      <w:r w:rsidRPr="00460700">
        <w:rPr>
          <w:noProof/>
          <w:lang w:val="en-AU"/>
        </w:rPr>
      </w:r>
      <w:r w:rsidRPr="00460700">
        <w:rPr>
          <w:noProof/>
          <w:lang w:val="en-AU"/>
        </w:rPr>
        <w:fldChar w:fldCharType="separate"/>
      </w:r>
      <w:r w:rsidRPr="00460700">
        <w:rPr>
          <w:noProof/>
          <w:lang w:val="en-AU"/>
        </w:rPr>
        <w:t>4</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2.1.1 Mobile-application solutions, and data collection methods</w:t>
      </w:r>
      <w:r w:rsidRPr="00460700">
        <w:rPr>
          <w:noProof/>
          <w:lang w:val="en-AU"/>
        </w:rPr>
        <w:tab/>
      </w:r>
      <w:r w:rsidRPr="00460700">
        <w:rPr>
          <w:noProof/>
          <w:lang w:val="en-AU"/>
        </w:rPr>
        <w:fldChar w:fldCharType="begin"/>
      </w:r>
      <w:r w:rsidRPr="00460700">
        <w:rPr>
          <w:noProof/>
          <w:lang w:val="en-AU"/>
        </w:rPr>
        <w:instrText xml:space="preserve"> PAGEREF _Toc402133714 \h </w:instrText>
      </w:r>
      <w:r w:rsidRPr="00460700">
        <w:rPr>
          <w:noProof/>
          <w:lang w:val="en-AU"/>
        </w:rPr>
      </w:r>
      <w:r w:rsidRPr="00460700">
        <w:rPr>
          <w:noProof/>
          <w:lang w:val="en-AU"/>
        </w:rPr>
        <w:fldChar w:fldCharType="separate"/>
      </w:r>
      <w:r w:rsidRPr="00460700">
        <w:rPr>
          <w:noProof/>
          <w:lang w:val="en-AU"/>
        </w:rPr>
        <w:t>4</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2.1.2 Non-mobile-application solutions, and data collection methods</w:t>
      </w:r>
      <w:r w:rsidRPr="00460700">
        <w:rPr>
          <w:noProof/>
          <w:lang w:val="en-AU"/>
        </w:rPr>
        <w:tab/>
      </w:r>
      <w:r w:rsidRPr="00460700">
        <w:rPr>
          <w:noProof/>
          <w:lang w:val="en-AU"/>
        </w:rPr>
        <w:fldChar w:fldCharType="begin"/>
      </w:r>
      <w:r w:rsidRPr="00460700">
        <w:rPr>
          <w:noProof/>
          <w:lang w:val="en-AU"/>
        </w:rPr>
        <w:instrText xml:space="preserve"> PAGEREF _Toc402133715 \h </w:instrText>
      </w:r>
      <w:r w:rsidRPr="00460700">
        <w:rPr>
          <w:noProof/>
          <w:lang w:val="en-AU"/>
        </w:rPr>
      </w:r>
      <w:r w:rsidRPr="00460700">
        <w:rPr>
          <w:noProof/>
          <w:lang w:val="en-AU"/>
        </w:rPr>
        <w:fldChar w:fldCharType="separate"/>
      </w:r>
      <w:r w:rsidRPr="00460700">
        <w:rPr>
          <w:noProof/>
          <w:lang w:val="en-AU"/>
        </w:rPr>
        <w:t>12</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2.1.3 Research regarding stress factors generally</w:t>
      </w:r>
      <w:r w:rsidRPr="00460700">
        <w:rPr>
          <w:noProof/>
          <w:lang w:val="en-AU"/>
        </w:rPr>
        <w:tab/>
      </w:r>
      <w:r w:rsidRPr="00460700">
        <w:rPr>
          <w:noProof/>
          <w:lang w:val="en-AU"/>
        </w:rPr>
        <w:fldChar w:fldCharType="begin"/>
      </w:r>
      <w:r w:rsidRPr="00460700">
        <w:rPr>
          <w:noProof/>
          <w:lang w:val="en-AU"/>
        </w:rPr>
        <w:instrText xml:space="preserve"> PAGEREF _Toc402133716 \h </w:instrText>
      </w:r>
      <w:r w:rsidRPr="00460700">
        <w:rPr>
          <w:noProof/>
          <w:lang w:val="en-AU"/>
        </w:rPr>
      </w:r>
      <w:r w:rsidRPr="00460700">
        <w:rPr>
          <w:noProof/>
          <w:lang w:val="en-AU"/>
        </w:rPr>
        <w:fldChar w:fldCharType="separate"/>
      </w:r>
      <w:r w:rsidRPr="00460700">
        <w:rPr>
          <w:noProof/>
          <w:lang w:val="en-AU"/>
        </w:rPr>
        <w:t>15</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2.2 Conclusions and Refined Aim</w:t>
      </w:r>
      <w:r w:rsidRPr="00460700">
        <w:rPr>
          <w:noProof/>
          <w:lang w:val="en-AU"/>
        </w:rPr>
        <w:tab/>
      </w:r>
      <w:r w:rsidRPr="00460700">
        <w:rPr>
          <w:noProof/>
          <w:lang w:val="en-AU"/>
        </w:rPr>
        <w:fldChar w:fldCharType="begin"/>
      </w:r>
      <w:r w:rsidRPr="00460700">
        <w:rPr>
          <w:noProof/>
          <w:lang w:val="en-AU"/>
        </w:rPr>
        <w:instrText xml:space="preserve"> PAGEREF _Toc402133717 \h </w:instrText>
      </w:r>
      <w:r w:rsidRPr="00460700">
        <w:rPr>
          <w:noProof/>
          <w:lang w:val="en-AU"/>
        </w:rPr>
      </w:r>
      <w:r w:rsidRPr="00460700">
        <w:rPr>
          <w:noProof/>
          <w:lang w:val="en-AU"/>
        </w:rPr>
        <w:fldChar w:fldCharType="separate"/>
      </w:r>
      <w:r w:rsidRPr="00460700">
        <w:rPr>
          <w:noProof/>
          <w:lang w:val="en-AU"/>
        </w:rPr>
        <w:t>17</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460700">
        <w:rPr>
          <w:noProof/>
          <w:lang w:val="en-AU"/>
        </w:rPr>
        <w:t>3. Own Work</w:t>
      </w:r>
      <w:r w:rsidRPr="00460700">
        <w:rPr>
          <w:noProof/>
          <w:lang w:val="en-AU"/>
        </w:rPr>
        <w:tab/>
      </w:r>
      <w:r w:rsidRPr="00460700">
        <w:rPr>
          <w:noProof/>
          <w:lang w:val="en-AU"/>
        </w:rPr>
        <w:fldChar w:fldCharType="begin"/>
      </w:r>
      <w:r w:rsidRPr="00460700">
        <w:rPr>
          <w:noProof/>
          <w:lang w:val="en-AU"/>
        </w:rPr>
        <w:instrText xml:space="preserve"> PAGEREF _Toc402133718 \h </w:instrText>
      </w:r>
      <w:r w:rsidRPr="00460700">
        <w:rPr>
          <w:noProof/>
          <w:lang w:val="en-AU"/>
        </w:rPr>
      </w:r>
      <w:r w:rsidRPr="00460700">
        <w:rPr>
          <w:noProof/>
          <w:lang w:val="en-AU"/>
        </w:rPr>
        <w:fldChar w:fldCharType="separate"/>
      </w:r>
      <w:r w:rsidRPr="00460700">
        <w:rPr>
          <w:noProof/>
          <w:lang w:val="en-AU"/>
        </w:rPr>
        <w:t>20</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3.1 Proposal</w:t>
      </w:r>
      <w:r w:rsidRPr="00460700">
        <w:rPr>
          <w:noProof/>
          <w:lang w:val="en-AU"/>
        </w:rPr>
        <w:tab/>
      </w:r>
      <w:r w:rsidRPr="00460700">
        <w:rPr>
          <w:noProof/>
          <w:lang w:val="en-AU"/>
        </w:rPr>
        <w:fldChar w:fldCharType="begin"/>
      </w:r>
      <w:r w:rsidRPr="00460700">
        <w:rPr>
          <w:noProof/>
          <w:lang w:val="en-AU"/>
        </w:rPr>
        <w:instrText xml:space="preserve"> PAGEREF _Toc402133719 \h </w:instrText>
      </w:r>
      <w:r w:rsidRPr="00460700">
        <w:rPr>
          <w:noProof/>
          <w:lang w:val="en-AU"/>
        </w:rPr>
      </w:r>
      <w:r w:rsidRPr="00460700">
        <w:rPr>
          <w:noProof/>
          <w:lang w:val="en-AU"/>
        </w:rPr>
        <w:fldChar w:fldCharType="separate"/>
      </w:r>
      <w:r w:rsidRPr="00460700">
        <w:rPr>
          <w:noProof/>
          <w:lang w:val="en-AU"/>
        </w:rPr>
        <w:t>20</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3.1.1 Deductions</w:t>
      </w:r>
      <w:r w:rsidRPr="00460700">
        <w:rPr>
          <w:noProof/>
          <w:lang w:val="en-AU"/>
        </w:rPr>
        <w:tab/>
      </w:r>
      <w:r w:rsidRPr="00460700">
        <w:rPr>
          <w:noProof/>
          <w:lang w:val="en-AU"/>
        </w:rPr>
        <w:fldChar w:fldCharType="begin"/>
      </w:r>
      <w:r w:rsidRPr="00460700">
        <w:rPr>
          <w:noProof/>
          <w:lang w:val="en-AU"/>
        </w:rPr>
        <w:instrText xml:space="preserve"> PAGEREF _Toc402133720 \h </w:instrText>
      </w:r>
      <w:r w:rsidRPr="00460700">
        <w:rPr>
          <w:noProof/>
          <w:lang w:val="en-AU"/>
        </w:rPr>
      </w:r>
      <w:r w:rsidRPr="00460700">
        <w:rPr>
          <w:noProof/>
          <w:lang w:val="en-AU"/>
        </w:rPr>
        <w:fldChar w:fldCharType="separate"/>
      </w:r>
      <w:r w:rsidRPr="00460700">
        <w:rPr>
          <w:noProof/>
          <w:lang w:val="en-AU"/>
        </w:rPr>
        <w:t>20</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3.1.2 Breakdown</w:t>
      </w:r>
      <w:r w:rsidRPr="00460700">
        <w:rPr>
          <w:noProof/>
          <w:lang w:val="en-AU"/>
        </w:rPr>
        <w:tab/>
      </w:r>
      <w:r w:rsidRPr="00460700">
        <w:rPr>
          <w:noProof/>
          <w:lang w:val="en-AU"/>
        </w:rPr>
        <w:fldChar w:fldCharType="begin"/>
      </w:r>
      <w:r w:rsidRPr="00460700">
        <w:rPr>
          <w:noProof/>
          <w:lang w:val="en-AU"/>
        </w:rPr>
        <w:instrText xml:space="preserve"> PAGEREF _Toc402133721 \h </w:instrText>
      </w:r>
      <w:r w:rsidRPr="00460700">
        <w:rPr>
          <w:noProof/>
          <w:lang w:val="en-AU"/>
        </w:rPr>
      </w:r>
      <w:r w:rsidRPr="00460700">
        <w:rPr>
          <w:noProof/>
          <w:lang w:val="en-AU"/>
        </w:rPr>
        <w:fldChar w:fldCharType="separate"/>
      </w:r>
      <w:r w:rsidRPr="00460700">
        <w:rPr>
          <w:noProof/>
          <w:lang w:val="en-AU"/>
        </w:rPr>
        <w:t>25</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3.1.3 Changes to proposal</w:t>
      </w:r>
      <w:r w:rsidRPr="00460700">
        <w:rPr>
          <w:noProof/>
          <w:lang w:val="en-AU"/>
        </w:rPr>
        <w:tab/>
      </w:r>
      <w:r w:rsidRPr="00460700">
        <w:rPr>
          <w:noProof/>
          <w:lang w:val="en-AU"/>
        </w:rPr>
        <w:fldChar w:fldCharType="begin"/>
      </w:r>
      <w:r w:rsidRPr="00460700">
        <w:rPr>
          <w:noProof/>
          <w:lang w:val="en-AU"/>
        </w:rPr>
        <w:instrText xml:space="preserve"> PAGEREF _Toc402133722 \h </w:instrText>
      </w:r>
      <w:r w:rsidRPr="00460700">
        <w:rPr>
          <w:noProof/>
          <w:lang w:val="en-AU"/>
        </w:rPr>
      </w:r>
      <w:r w:rsidRPr="00460700">
        <w:rPr>
          <w:noProof/>
          <w:lang w:val="en-AU"/>
        </w:rPr>
        <w:fldChar w:fldCharType="separate"/>
      </w:r>
      <w:r w:rsidRPr="00460700">
        <w:rPr>
          <w:noProof/>
          <w:lang w:val="en-AU"/>
        </w:rPr>
        <w:t>26</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3.2 Specific Learning</w:t>
      </w:r>
      <w:r w:rsidRPr="00460700">
        <w:rPr>
          <w:noProof/>
          <w:lang w:val="en-AU"/>
        </w:rPr>
        <w:tab/>
      </w:r>
      <w:r w:rsidRPr="00460700">
        <w:rPr>
          <w:noProof/>
          <w:lang w:val="en-AU"/>
        </w:rPr>
        <w:fldChar w:fldCharType="begin"/>
      </w:r>
      <w:r w:rsidRPr="00460700">
        <w:rPr>
          <w:noProof/>
          <w:lang w:val="en-AU"/>
        </w:rPr>
        <w:instrText xml:space="preserve"> PAGEREF _Toc402133723 \h </w:instrText>
      </w:r>
      <w:r w:rsidRPr="00460700">
        <w:rPr>
          <w:noProof/>
          <w:lang w:val="en-AU"/>
        </w:rPr>
      </w:r>
      <w:r w:rsidRPr="00460700">
        <w:rPr>
          <w:noProof/>
          <w:lang w:val="en-AU"/>
        </w:rPr>
        <w:fldChar w:fldCharType="separate"/>
      </w:r>
      <w:r w:rsidRPr="00460700">
        <w:rPr>
          <w:noProof/>
          <w:lang w:val="en-AU"/>
        </w:rPr>
        <w:t>26</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3.2.1 Android API</w:t>
      </w:r>
      <w:r w:rsidRPr="00460700">
        <w:rPr>
          <w:noProof/>
          <w:lang w:val="en-AU"/>
        </w:rPr>
        <w:tab/>
      </w:r>
      <w:r w:rsidRPr="00460700">
        <w:rPr>
          <w:noProof/>
          <w:lang w:val="en-AU"/>
        </w:rPr>
        <w:fldChar w:fldCharType="begin"/>
      </w:r>
      <w:r w:rsidRPr="00460700">
        <w:rPr>
          <w:noProof/>
          <w:lang w:val="en-AU"/>
        </w:rPr>
        <w:instrText xml:space="preserve"> PAGEREF _Toc402133724 \h </w:instrText>
      </w:r>
      <w:r w:rsidRPr="00460700">
        <w:rPr>
          <w:noProof/>
          <w:lang w:val="en-AU"/>
        </w:rPr>
      </w:r>
      <w:r w:rsidRPr="00460700">
        <w:rPr>
          <w:noProof/>
          <w:lang w:val="en-AU"/>
        </w:rPr>
        <w:fldChar w:fldCharType="separate"/>
      </w:r>
      <w:r w:rsidRPr="00460700">
        <w:rPr>
          <w:noProof/>
          <w:lang w:val="en-AU"/>
        </w:rPr>
        <w:t>26</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3.1.2 Machine learning algorithms</w:t>
      </w:r>
      <w:r w:rsidRPr="00460700">
        <w:rPr>
          <w:noProof/>
          <w:lang w:val="en-AU"/>
        </w:rPr>
        <w:tab/>
      </w:r>
      <w:r w:rsidRPr="00460700">
        <w:rPr>
          <w:noProof/>
          <w:lang w:val="en-AU"/>
        </w:rPr>
        <w:fldChar w:fldCharType="begin"/>
      </w:r>
      <w:r w:rsidRPr="00460700">
        <w:rPr>
          <w:noProof/>
          <w:lang w:val="en-AU"/>
        </w:rPr>
        <w:instrText xml:space="preserve"> PAGEREF _Toc402133725 \h </w:instrText>
      </w:r>
      <w:r w:rsidRPr="00460700">
        <w:rPr>
          <w:noProof/>
          <w:lang w:val="en-AU"/>
        </w:rPr>
      </w:r>
      <w:r w:rsidRPr="00460700">
        <w:rPr>
          <w:noProof/>
          <w:lang w:val="en-AU"/>
        </w:rPr>
        <w:fldChar w:fldCharType="separate"/>
      </w:r>
      <w:r w:rsidRPr="00460700">
        <w:rPr>
          <w:noProof/>
          <w:lang w:val="en-AU"/>
        </w:rPr>
        <w:t>28</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3.3 Process</w:t>
      </w:r>
      <w:r w:rsidRPr="00460700">
        <w:rPr>
          <w:noProof/>
          <w:lang w:val="en-AU"/>
        </w:rPr>
        <w:tab/>
      </w:r>
      <w:r w:rsidRPr="00460700">
        <w:rPr>
          <w:noProof/>
          <w:lang w:val="en-AU"/>
        </w:rPr>
        <w:fldChar w:fldCharType="begin"/>
      </w:r>
      <w:r w:rsidRPr="00460700">
        <w:rPr>
          <w:noProof/>
          <w:lang w:val="en-AU"/>
        </w:rPr>
        <w:instrText xml:space="preserve"> PAGEREF _Toc402133726 \h </w:instrText>
      </w:r>
      <w:r w:rsidRPr="00460700">
        <w:rPr>
          <w:noProof/>
          <w:lang w:val="en-AU"/>
        </w:rPr>
      </w:r>
      <w:r w:rsidRPr="00460700">
        <w:rPr>
          <w:noProof/>
          <w:lang w:val="en-AU"/>
        </w:rPr>
        <w:fldChar w:fldCharType="separate"/>
      </w:r>
      <w:r w:rsidRPr="00460700">
        <w:rPr>
          <w:noProof/>
          <w:lang w:val="en-AU"/>
        </w:rPr>
        <w:t>29</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3.3.1 Data Gathering</w:t>
      </w:r>
      <w:r w:rsidRPr="00460700">
        <w:rPr>
          <w:noProof/>
          <w:lang w:val="en-AU"/>
        </w:rPr>
        <w:tab/>
      </w:r>
      <w:r w:rsidRPr="00460700">
        <w:rPr>
          <w:noProof/>
          <w:lang w:val="en-AU"/>
        </w:rPr>
        <w:fldChar w:fldCharType="begin"/>
      </w:r>
      <w:r w:rsidRPr="00460700">
        <w:rPr>
          <w:noProof/>
          <w:lang w:val="en-AU"/>
        </w:rPr>
        <w:instrText xml:space="preserve"> PAGEREF _Toc402133727 \h </w:instrText>
      </w:r>
      <w:r w:rsidRPr="00460700">
        <w:rPr>
          <w:noProof/>
          <w:lang w:val="en-AU"/>
        </w:rPr>
      </w:r>
      <w:r w:rsidRPr="00460700">
        <w:rPr>
          <w:noProof/>
          <w:lang w:val="en-AU"/>
        </w:rPr>
        <w:fldChar w:fldCharType="separate"/>
      </w:r>
      <w:r w:rsidRPr="00460700">
        <w:rPr>
          <w:noProof/>
          <w:lang w:val="en-AU"/>
        </w:rPr>
        <w:t>29</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3.3.2 Manual Inferences</w:t>
      </w:r>
      <w:r w:rsidRPr="00460700">
        <w:rPr>
          <w:noProof/>
          <w:lang w:val="en-AU"/>
        </w:rPr>
        <w:tab/>
      </w:r>
      <w:r w:rsidRPr="00460700">
        <w:rPr>
          <w:noProof/>
          <w:lang w:val="en-AU"/>
        </w:rPr>
        <w:fldChar w:fldCharType="begin"/>
      </w:r>
      <w:r w:rsidRPr="00460700">
        <w:rPr>
          <w:noProof/>
          <w:lang w:val="en-AU"/>
        </w:rPr>
        <w:instrText xml:space="preserve"> PAGEREF _Toc402133728 \h </w:instrText>
      </w:r>
      <w:r w:rsidRPr="00460700">
        <w:rPr>
          <w:noProof/>
          <w:lang w:val="en-AU"/>
        </w:rPr>
      </w:r>
      <w:r w:rsidRPr="00460700">
        <w:rPr>
          <w:noProof/>
          <w:lang w:val="en-AU"/>
        </w:rPr>
        <w:fldChar w:fldCharType="separate"/>
      </w:r>
      <w:r w:rsidRPr="00460700">
        <w:rPr>
          <w:noProof/>
          <w:lang w:val="en-AU"/>
        </w:rPr>
        <w:t>30</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lastRenderedPageBreak/>
        <w:t>3.3.3 Algorithm Construction</w:t>
      </w:r>
      <w:r w:rsidRPr="00460700">
        <w:rPr>
          <w:noProof/>
          <w:lang w:val="en-AU"/>
        </w:rPr>
        <w:tab/>
      </w:r>
      <w:r w:rsidRPr="00460700">
        <w:rPr>
          <w:noProof/>
          <w:lang w:val="en-AU"/>
        </w:rPr>
        <w:fldChar w:fldCharType="begin"/>
      </w:r>
      <w:r w:rsidRPr="00460700">
        <w:rPr>
          <w:noProof/>
          <w:lang w:val="en-AU"/>
        </w:rPr>
        <w:instrText xml:space="preserve"> PAGEREF _Toc402133729 \h </w:instrText>
      </w:r>
      <w:r w:rsidRPr="00460700">
        <w:rPr>
          <w:noProof/>
          <w:lang w:val="en-AU"/>
        </w:rPr>
      </w:r>
      <w:r w:rsidRPr="00460700">
        <w:rPr>
          <w:noProof/>
          <w:lang w:val="en-AU"/>
        </w:rPr>
        <w:fldChar w:fldCharType="separate"/>
      </w:r>
      <w:r w:rsidRPr="00460700">
        <w:rPr>
          <w:noProof/>
          <w:lang w:val="en-AU"/>
        </w:rPr>
        <w:t>30</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3.4 Implementation</w:t>
      </w:r>
      <w:r w:rsidRPr="00460700">
        <w:rPr>
          <w:noProof/>
          <w:lang w:val="en-AU"/>
        </w:rPr>
        <w:tab/>
      </w:r>
      <w:r w:rsidRPr="00460700">
        <w:rPr>
          <w:noProof/>
          <w:lang w:val="en-AU"/>
        </w:rPr>
        <w:fldChar w:fldCharType="begin"/>
      </w:r>
      <w:r w:rsidRPr="00460700">
        <w:rPr>
          <w:noProof/>
          <w:lang w:val="en-AU"/>
        </w:rPr>
        <w:instrText xml:space="preserve"> PAGEREF _Toc402133730 \h </w:instrText>
      </w:r>
      <w:r w:rsidRPr="00460700">
        <w:rPr>
          <w:noProof/>
          <w:lang w:val="en-AU"/>
        </w:rPr>
      </w:r>
      <w:r w:rsidRPr="00460700">
        <w:rPr>
          <w:noProof/>
          <w:lang w:val="en-AU"/>
        </w:rPr>
        <w:fldChar w:fldCharType="separate"/>
      </w:r>
      <w:r w:rsidRPr="00460700">
        <w:rPr>
          <w:noProof/>
          <w:lang w:val="en-AU"/>
        </w:rPr>
        <w:t>31</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3.4.1 com.hari.se4911.stresstester</w:t>
      </w:r>
      <w:r w:rsidRPr="00460700">
        <w:rPr>
          <w:noProof/>
          <w:lang w:val="en-AU"/>
        </w:rPr>
        <w:tab/>
      </w:r>
      <w:r w:rsidRPr="00460700">
        <w:rPr>
          <w:noProof/>
          <w:lang w:val="en-AU"/>
        </w:rPr>
        <w:fldChar w:fldCharType="begin"/>
      </w:r>
      <w:r w:rsidRPr="00460700">
        <w:rPr>
          <w:noProof/>
          <w:lang w:val="en-AU"/>
        </w:rPr>
        <w:instrText xml:space="preserve"> PAGEREF _Toc402133731 \h </w:instrText>
      </w:r>
      <w:r w:rsidRPr="00460700">
        <w:rPr>
          <w:noProof/>
          <w:lang w:val="en-AU"/>
        </w:rPr>
      </w:r>
      <w:r w:rsidRPr="00460700">
        <w:rPr>
          <w:noProof/>
          <w:lang w:val="en-AU"/>
        </w:rPr>
        <w:fldChar w:fldCharType="separate"/>
      </w:r>
      <w:r w:rsidRPr="00460700">
        <w:rPr>
          <w:noProof/>
          <w:lang w:val="en-AU"/>
        </w:rPr>
        <w:t>31</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3.4.2 com.hari.se4911.stresstester.recorders</w:t>
      </w:r>
      <w:r w:rsidRPr="00460700">
        <w:rPr>
          <w:noProof/>
          <w:lang w:val="en-AU"/>
        </w:rPr>
        <w:tab/>
      </w:r>
      <w:r w:rsidRPr="00460700">
        <w:rPr>
          <w:noProof/>
          <w:lang w:val="en-AU"/>
        </w:rPr>
        <w:fldChar w:fldCharType="begin"/>
      </w:r>
      <w:r w:rsidRPr="00460700">
        <w:rPr>
          <w:noProof/>
          <w:lang w:val="en-AU"/>
        </w:rPr>
        <w:instrText xml:space="preserve"> PAGEREF _Toc402133732 \h </w:instrText>
      </w:r>
      <w:r w:rsidRPr="00460700">
        <w:rPr>
          <w:noProof/>
          <w:lang w:val="en-AU"/>
        </w:rPr>
      </w:r>
      <w:r w:rsidRPr="00460700">
        <w:rPr>
          <w:noProof/>
          <w:lang w:val="en-AU"/>
        </w:rPr>
        <w:fldChar w:fldCharType="separate"/>
      </w:r>
      <w:r w:rsidRPr="00460700">
        <w:rPr>
          <w:noProof/>
          <w:lang w:val="en-AU"/>
        </w:rPr>
        <w:t>31</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3.4.3 com.hari.se4911.stresstester.results</w:t>
      </w:r>
      <w:r w:rsidRPr="00460700">
        <w:rPr>
          <w:noProof/>
          <w:lang w:val="en-AU"/>
        </w:rPr>
        <w:tab/>
      </w:r>
      <w:r w:rsidRPr="00460700">
        <w:rPr>
          <w:noProof/>
          <w:lang w:val="en-AU"/>
        </w:rPr>
        <w:fldChar w:fldCharType="begin"/>
      </w:r>
      <w:r w:rsidRPr="00460700">
        <w:rPr>
          <w:noProof/>
          <w:lang w:val="en-AU"/>
        </w:rPr>
        <w:instrText xml:space="preserve"> PAGEREF _Toc402133733 \h </w:instrText>
      </w:r>
      <w:r w:rsidRPr="00460700">
        <w:rPr>
          <w:noProof/>
          <w:lang w:val="en-AU"/>
        </w:rPr>
      </w:r>
      <w:r w:rsidRPr="00460700">
        <w:rPr>
          <w:noProof/>
          <w:lang w:val="en-AU"/>
        </w:rPr>
        <w:fldChar w:fldCharType="separate"/>
      </w:r>
      <w:r w:rsidRPr="00460700">
        <w:rPr>
          <w:noProof/>
          <w:lang w:val="en-AU"/>
        </w:rPr>
        <w:t>33</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4. Evaluation</w:t>
      </w:r>
      <w:r w:rsidRPr="00460700">
        <w:rPr>
          <w:noProof/>
          <w:lang w:val="en-AU"/>
        </w:rPr>
        <w:tab/>
      </w:r>
      <w:r w:rsidRPr="00460700">
        <w:rPr>
          <w:noProof/>
          <w:lang w:val="en-AU"/>
        </w:rPr>
        <w:fldChar w:fldCharType="begin"/>
      </w:r>
      <w:r w:rsidRPr="00460700">
        <w:rPr>
          <w:noProof/>
          <w:lang w:val="en-AU"/>
        </w:rPr>
        <w:instrText xml:space="preserve"> PAGEREF _Toc402133734 \h </w:instrText>
      </w:r>
      <w:r w:rsidRPr="00460700">
        <w:rPr>
          <w:noProof/>
          <w:lang w:val="en-AU"/>
        </w:rPr>
      </w:r>
      <w:r w:rsidRPr="00460700">
        <w:rPr>
          <w:noProof/>
          <w:lang w:val="en-AU"/>
        </w:rPr>
        <w:fldChar w:fldCharType="separate"/>
      </w:r>
      <w:r w:rsidRPr="00460700">
        <w:rPr>
          <w:noProof/>
          <w:lang w:val="en-AU"/>
        </w:rPr>
        <w:t>35</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4.1 Testing procedure</w:t>
      </w:r>
      <w:r w:rsidRPr="00460700">
        <w:rPr>
          <w:noProof/>
          <w:lang w:val="en-AU"/>
        </w:rPr>
        <w:tab/>
      </w:r>
      <w:r w:rsidRPr="00460700">
        <w:rPr>
          <w:noProof/>
          <w:lang w:val="en-AU"/>
        </w:rPr>
        <w:fldChar w:fldCharType="begin"/>
      </w:r>
      <w:r w:rsidRPr="00460700">
        <w:rPr>
          <w:noProof/>
          <w:lang w:val="en-AU"/>
        </w:rPr>
        <w:instrText xml:space="preserve"> PAGEREF _Toc402133735 \h </w:instrText>
      </w:r>
      <w:r w:rsidRPr="00460700">
        <w:rPr>
          <w:noProof/>
          <w:lang w:val="en-AU"/>
        </w:rPr>
      </w:r>
      <w:r w:rsidRPr="00460700">
        <w:rPr>
          <w:noProof/>
          <w:lang w:val="en-AU"/>
        </w:rPr>
        <w:fldChar w:fldCharType="separate"/>
      </w:r>
      <w:r w:rsidRPr="00460700">
        <w:rPr>
          <w:noProof/>
          <w:lang w:val="en-AU"/>
        </w:rPr>
        <w:t>35</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4.2 Method of analysis</w:t>
      </w:r>
      <w:r w:rsidRPr="00460700">
        <w:rPr>
          <w:noProof/>
          <w:lang w:val="en-AU"/>
        </w:rPr>
        <w:tab/>
      </w:r>
      <w:r w:rsidRPr="00460700">
        <w:rPr>
          <w:noProof/>
          <w:lang w:val="en-AU"/>
        </w:rPr>
        <w:fldChar w:fldCharType="begin"/>
      </w:r>
      <w:r w:rsidRPr="00460700">
        <w:rPr>
          <w:noProof/>
          <w:lang w:val="en-AU"/>
        </w:rPr>
        <w:instrText xml:space="preserve"> PAGEREF _Toc402133736 \h </w:instrText>
      </w:r>
      <w:r w:rsidRPr="00460700">
        <w:rPr>
          <w:noProof/>
          <w:lang w:val="en-AU"/>
        </w:rPr>
      </w:r>
      <w:r w:rsidRPr="00460700">
        <w:rPr>
          <w:noProof/>
          <w:lang w:val="en-AU"/>
        </w:rPr>
        <w:fldChar w:fldCharType="separate"/>
      </w:r>
      <w:r w:rsidRPr="00460700">
        <w:rPr>
          <w:noProof/>
          <w:lang w:val="en-AU"/>
        </w:rPr>
        <w:t>35</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4.3 Results</w:t>
      </w:r>
      <w:r w:rsidRPr="00460700">
        <w:rPr>
          <w:noProof/>
          <w:lang w:val="en-AU"/>
        </w:rPr>
        <w:tab/>
      </w:r>
      <w:r w:rsidRPr="00460700">
        <w:rPr>
          <w:noProof/>
          <w:lang w:val="en-AU"/>
        </w:rPr>
        <w:fldChar w:fldCharType="begin"/>
      </w:r>
      <w:r w:rsidRPr="00460700">
        <w:rPr>
          <w:noProof/>
          <w:lang w:val="en-AU"/>
        </w:rPr>
        <w:instrText xml:space="preserve"> PAGEREF _Toc402133737 \h </w:instrText>
      </w:r>
      <w:r w:rsidRPr="00460700">
        <w:rPr>
          <w:noProof/>
          <w:lang w:val="en-AU"/>
        </w:rPr>
      </w:r>
      <w:r w:rsidRPr="00460700">
        <w:rPr>
          <w:noProof/>
          <w:lang w:val="en-AU"/>
        </w:rPr>
        <w:fldChar w:fldCharType="separate"/>
      </w:r>
      <w:r w:rsidRPr="00460700">
        <w:rPr>
          <w:noProof/>
          <w:lang w:val="en-AU"/>
        </w:rPr>
        <w:t>36</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4.4 Discussion</w:t>
      </w:r>
      <w:r w:rsidRPr="00460700">
        <w:rPr>
          <w:noProof/>
          <w:lang w:val="en-AU"/>
        </w:rPr>
        <w:tab/>
      </w:r>
      <w:r w:rsidRPr="00460700">
        <w:rPr>
          <w:noProof/>
          <w:lang w:val="en-AU"/>
        </w:rPr>
        <w:fldChar w:fldCharType="begin"/>
      </w:r>
      <w:r w:rsidRPr="00460700">
        <w:rPr>
          <w:noProof/>
          <w:lang w:val="en-AU"/>
        </w:rPr>
        <w:instrText xml:space="preserve"> PAGEREF _Toc402133738 \h </w:instrText>
      </w:r>
      <w:r w:rsidRPr="00460700">
        <w:rPr>
          <w:noProof/>
          <w:lang w:val="en-AU"/>
        </w:rPr>
      </w:r>
      <w:r w:rsidRPr="00460700">
        <w:rPr>
          <w:noProof/>
          <w:lang w:val="en-AU"/>
        </w:rPr>
        <w:fldChar w:fldCharType="separate"/>
      </w:r>
      <w:r w:rsidRPr="00460700">
        <w:rPr>
          <w:noProof/>
          <w:lang w:val="en-AU"/>
        </w:rPr>
        <w:t>37</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5. Conclusion</w:t>
      </w:r>
      <w:r w:rsidRPr="00460700">
        <w:rPr>
          <w:noProof/>
          <w:lang w:val="en-AU"/>
        </w:rPr>
        <w:tab/>
      </w:r>
      <w:r w:rsidRPr="00460700">
        <w:rPr>
          <w:noProof/>
          <w:lang w:val="en-AU"/>
        </w:rPr>
        <w:fldChar w:fldCharType="begin"/>
      </w:r>
      <w:r w:rsidRPr="00460700">
        <w:rPr>
          <w:noProof/>
          <w:lang w:val="en-AU"/>
        </w:rPr>
        <w:instrText xml:space="preserve"> PAGEREF _Toc402133739 \h </w:instrText>
      </w:r>
      <w:r w:rsidRPr="00460700">
        <w:rPr>
          <w:noProof/>
          <w:lang w:val="en-AU"/>
        </w:rPr>
      </w:r>
      <w:r w:rsidRPr="00460700">
        <w:rPr>
          <w:noProof/>
          <w:lang w:val="en-AU"/>
        </w:rPr>
        <w:fldChar w:fldCharType="separate"/>
      </w:r>
      <w:r w:rsidRPr="00460700">
        <w:rPr>
          <w:noProof/>
          <w:lang w:val="en-AU"/>
        </w:rPr>
        <w:t>39</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5.x Future work</w:t>
      </w:r>
      <w:r w:rsidRPr="00460700">
        <w:rPr>
          <w:noProof/>
          <w:lang w:val="en-AU"/>
        </w:rPr>
        <w:tab/>
      </w:r>
      <w:r w:rsidRPr="00460700">
        <w:rPr>
          <w:noProof/>
          <w:lang w:val="en-AU"/>
        </w:rPr>
        <w:fldChar w:fldCharType="begin"/>
      </w:r>
      <w:r w:rsidRPr="00460700">
        <w:rPr>
          <w:noProof/>
          <w:lang w:val="en-AU"/>
        </w:rPr>
        <w:instrText xml:space="preserve"> PAGEREF _Toc402133740 \h </w:instrText>
      </w:r>
      <w:r w:rsidRPr="00460700">
        <w:rPr>
          <w:noProof/>
          <w:lang w:val="en-AU"/>
        </w:rPr>
      </w:r>
      <w:r w:rsidRPr="00460700">
        <w:rPr>
          <w:noProof/>
          <w:lang w:val="en-AU"/>
        </w:rPr>
        <w:fldChar w:fldCharType="separate"/>
      </w:r>
      <w:r w:rsidRPr="00460700">
        <w:rPr>
          <w:noProof/>
          <w:lang w:val="en-AU"/>
        </w:rPr>
        <w:t>39</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6. Bibliography</w:t>
      </w:r>
      <w:r w:rsidRPr="00460700">
        <w:rPr>
          <w:noProof/>
          <w:lang w:val="en-AU"/>
        </w:rPr>
        <w:tab/>
      </w:r>
      <w:r w:rsidRPr="00460700">
        <w:rPr>
          <w:noProof/>
          <w:lang w:val="en-AU"/>
        </w:rPr>
        <w:fldChar w:fldCharType="begin"/>
      </w:r>
      <w:r w:rsidRPr="00460700">
        <w:rPr>
          <w:noProof/>
          <w:lang w:val="en-AU"/>
        </w:rPr>
        <w:instrText xml:space="preserve"> PAGEREF _Toc402133741 \h </w:instrText>
      </w:r>
      <w:r w:rsidRPr="00460700">
        <w:rPr>
          <w:noProof/>
          <w:lang w:val="en-AU"/>
        </w:rPr>
      </w:r>
      <w:r w:rsidRPr="00460700">
        <w:rPr>
          <w:noProof/>
          <w:lang w:val="en-AU"/>
        </w:rPr>
        <w:fldChar w:fldCharType="separate"/>
      </w:r>
      <w:r w:rsidRPr="00460700">
        <w:rPr>
          <w:noProof/>
          <w:lang w:val="en-AU"/>
        </w:rPr>
        <w:t>40</w:t>
      </w:r>
      <w:r w:rsidRPr="00460700">
        <w:rPr>
          <w:noProof/>
          <w:lang w:val="en-AU"/>
        </w:rPr>
        <w:fldChar w:fldCharType="end"/>
      </w:r>
    </w:p>
    <w:p w:rsidR="003E0969" w:rsidRPr="00A745AD" w:rsidRDefault="00402E6A" w:rsidP="00DB766A">
      <w:pPr>
        <w:tabs>
          <w:tab w:val="right" w:leader="dot" w:pos="8647"/>
        </w:tabs>
        <w:rPr>
          <w:szCs w:val="24"/>
          <w:lang w:val="en-AU"/>
        </w:rPr>
        <w:sectPr w:rsidR="003E0969" w:rsidRPr="00A745AD" w:rsidSect="00B02A7C">
          <w:pgSz w:w="12240" w:h="15840" w:code="1"/>
          <w:pgMar w:top="1134" w:right="1134" w:bottom="1134" w:left="1134" w:header="720" w:footer="720" w:gutter="0"/>
          <w:pgNumType w:fmt="lowerRoman"/>
          <w:cols w:space="720"/>
          <w:formProt w:val="0"/>
          <w:docGrid w:linePitch="360" w:charSpace="-2049"/>
        </w:sectPr>
      </w:pPr>
      <w:r w:rsidRPr="002617FB">
        <w:rPr>
          <w:szCs w:val="24"/>
          <w:lang w:val="en-AU"/>
        </w:rPr>
        <w:fldChar w:fldCharType="end"/>
      </w:r>
    </w:p>
    <w:p w:rsidR="00517AF0" w:rsidRPr="004564DA" w:rsidRDefault="003E0969" w:rsidP="0062433B">
      <w:pPr>
        <w:pStyle w:val="Heading1"/>
        <w:rPr>
          <w:lang w:val="en-AU"/>
        </w:rPr>
      </w:pPr>
      <w:bookmarkStart w:id="36" w:name="_Toc402133709"/>
      <w:r w:rsidRPr="00367583">
        <w:rPr>
          <w:lang w:val="en-AU"/>
        </w:rPr>
        <w:lastRenderedPageBreak/>
        <w:t>List of figures</w:t>
      </w:r>
      <w:bookmarkEnd w:id="36"/>
    </w:p>
    <w:p w:rsidR="008D1C68" w:rsidRPr="00460700" w:rsidRDefault="003E0969">
      <w:pPr>
        <w:pStyle w:val="TableofFigures"/>
        <w:tabs>
          <w:tab w:val="right" w:leader="dot" w:pos="9962"/>
        </w:tabs>
        <w:rPr>
          <w:rFonts w:eastAsiaTheme="minorEastAsia" w:cstheme="minorBidi"/>
          <w:noProof/>
          <w:sz w:val="20"/>
          <w:lang w:val="en-AU" w:eastAsia="en-AU"/>
        </w:rPr>
      </w:pPr>
      <w:r w:rsidRPr="002617FB">
        <w:rPr>
          <w:szCs w:val="24"/>
          <w:lang w:val="en-AU"/>
        </w:rPr>
        <w:fldChar w:fldCharType="begin"/>
      </w:r>
      <w:r w:rsidRPr="00886339">
        <w:rPr>
          <w:szCs w:val="24"/>
          <w:lang w:val="en-AU"/>
        </w:rPr>
        <w:instrText xml:space="preserve"> TOC \h \z \c "Figure" </w:instrText>
      </w:r>
      <w:r w:rsidRPr="00460700">
        <w:rPr>
          <w:szCs w:val="24"/>
          <w:lang w:val="en-AU"/>
        </w:rPr>
        <w:fldChar w:fldCharType="separate"/>
      </w:r>
      <w:hyperlink w:anchor="_Toc402133742" w:history="1">
        <w:r w:rsidR="008D1C68" w:rsidRPr="00460700">
          <w:rPr>
            <w:rStyle w:val="Hyperlink"/>
            <w:noProof/>
            <w:sz w:val="22"/>
            <w:lang w:val="en-AU"/>
          </w:rPr>
          <w:t>Figure 1 – Improvement in accuracy over a 60-day period due to machine learning</w:t>
        </w:r>
        <w:r w:rsidR="008D1C68" w:rsidRPr="00460700">
          <w:rPr>
            <w:noProof/>
            <w:webHidden/>
            <w:sz w:val="22"/>
            <w:lang w:val="en-AU"/>
          </w:rPr>
          <w:tab/>
        </w:r>
        <w:r w:rsidR="008D1C68" w:rsidRPr="00460700">
          <w:rPr>
            <w:noProof/>
            <w:webHidden/>
            <w:sz w:val="22"/>
            <w:lang w:val="en-AU"/>
          </w:rPr>
          <w:fldChar w:fldCharType="begin"/>
        </w:r>
        <w:r w:rsidR="008D1C68" w:rsidRPr="00460700">
          <w:rPr>
            <w:noProof/>
            <w:webHidden/>
            <w:sz w:val="22"/>
            <w:lang w:val="en-AU"/>
          </w:rPr>
          <w:instrText xml:space="preserve"> PAGEREF _Toc402133742 \h </w:instrText>
        </w:r>
        <w:r w:rsidR="008D1C68" w:rsidRPr="00460700">
          <w:rPr>
            <w:noProof/>
            <w:webHidden/>
            <w:sz w:val="22"/>
            <w:lang w:val="en-AU"/>
          </w:rPr>
        </w:r>
        <w:r w:rsidR="008D1C68" w:rsidRPr="00460700">
          <w:rPr>
            <w:noProof/>
            <w:webHidden/>
            <w:sz w:val="22"/>
            <w:lang w:val="en-AU"/>
          </w:rPr>
          <w:fldChar w:fldCharType="separate"/>
        </w:r>
        <w:r w:rsidR="008D1C68" w:rsidRPr="00460700">
          <w:rPr>
            <w:noProof/>
            <w:webHidden/>
            <w:sz w:val="22"/>
            <w:lang w:val="en-AU"/>
          </w:rPr>
          <w:t>9</w:t>
        </w:r>
        <w:r w:rsidR="008D1C68" w:rsidRPr="00460700">
          <w:rPr>
            <w:noProof/>
            <w:webHidden/>
            <w:sz w:val="22"/>
            <w:lang w:val="en-AU"/>
          </w:rPr>
          <w:fldChar w:fldCharType="end"/>
        </w:r>
      </w:hyperlink>
    </w:p>
    <w:p w:rsidR="008D1C68" w:rsidRPr="00460700" w:rsidRDefault="008D1C68">
      <w:pPr>
        <w:pStyle w:val="TableofFigures"/>
        <w:tabs>
          <w:tab w:val="right" w:leader="dot" w:pos="9962"/>
        </w:tabs>
        <w:rPr>
          <w:rFonts w:eastAsiaTheme="minorEastAsia" w:cstheme="minorBidi"/>
          <w:noProof/>
          <w:sz w:val="20"/>
          <w:lang w:val="en-AU" w:eastAsia="en-AU"/>
        </w:rPr>
      </w:pPr>
      <w:hyperlink w:anchor="_Toc402133743" w:history="1">
        <w:r w:rsidRPr="00460700">
          <w:rPr>
            <w:rStyle w:val="Hyperlink"/>
            <w:noProof/>
            <w:sz w:val="22"/>
            <w:lang w:val="en-AU"/>
          </w:rPr>
          <w:t>Figure 2 – Varying accuracies dependent on level of supervision in StressSense</w:t>
        </w:r>
        <w:r w:rsidRPr="00460700">
          <w:rPr>
            <w:noProof/>
            <w:webHidden/>
            <w:sz w:val="22"/>
            <w:lang w:val="en-AU"/>
          </w:rPr>
          <w:tab/>
        </w:r>
        <w:r w:rsidRPr="00460700">
          <w:rPr>
            <w:noProof/>
            <w:webHidden/>
            <w:sz w:val="22"/>
            <w:lang w:val="en-AU"/>
          </w:rPr>
          <w:fldChar w:fldCharType="begin"/>
        </w:r>
        <w:r w:rsidRPr="00460700">
          <w:rPr>
            <w:noProof/>
            <w:webHidden/>
            <w:sz w:val="22"/>
            <w:lang w:val="en-AU"/>
          </w:rPr>
          <w:instrText xml:space="preserve"> PAGEREF _Toc402133743 \h </w:instrText>
        </w:r>
        <w:r w:rsidRPr="00460700">
          <w:rPr>
            <w:noProof/>
            <w:webHidden/>
            <w:sz w:val="22"/>
            <w:lang w:val="en-AU"/>
          </w:rPr>
        </w:r>
        <w:r w:rsidRPr="00460700">
          <w:rPr>
            <w:noProof/>
            <w:webHidden/>
            <w:sz w:val="22"/>
            <w:lang w:val="en-AU"/>
          </w:rPr>
          <w:fldChar w:fldCharType="separate"/>
        </w:r>
        <w:r w:rsidRPr="00460700">
          <w:rPr>
            <w:noProof/>
            <w:webHidden/>
            <w:sz w:val="22"/>
            <w:lang w:val="en-AU"/>
          </w:rPr>
          <w:t>11</w:t>
        </w:r>
        <w:r w:rsidRPr="00460700">
          <w:rPr>
            <w:noProof/>
            <w:webHidden/>
            <w:sz w:val="22"/>
            <w:lang w:val="en-AU"/>
          </w:rPr>
          <w:fldChar w:fldCharType="end"/>
        </w:r>
      </w:hyperlink>
    </w:p>
    <w:p w:rsidR="008D1C68" w:rsidRPr="00460700" w:rsidRDefault="008D1C68">
      <w:pPr>
        <w:pStyle w:val="TableofFigures"/>
        <w:tabs>
          <w:tab w:val="right" w:leader="dot" w:pos="9962"/>
        </w:tabs>
        <w:rPr>
          <w:rFonts w:eastAsiaTheme="minorEastAsia" w:cstheme="minorBidi"/>
          <w:noProof/>
          <w:sz w:val="20"/>
          <w:lang w:val="en-AU" w:eastAsia="en-AU"/>
        </w:rPr>
      </w:pPr>
      <w:hyperlink w:anchor="_Toc402133744" w:history="1">
        <w:r w:rsidRPr="00460700">
          <w:rPr>
            <w:rStyle w:val="Hyperlink"/>
            <w:noProof/>
            <w:sz w:val="22"/>
            <w:lang w:val="en-AU"/>
          </w:rPr>
          <w:t>Figure 3 – Planning until preliminary demonstration</w:t>
        </w:r>
        <w:r w:rsidRPr="00460700">
          <w:rPr>
            <w:noProof/>
            <w:webHidden/>
            <w:sz w:val="22"/>
            <w:lang w:val="en-AU"/>
          </w:rPr>
          <w:tab/>
        </w:r>
        <w:r w:rsidRPr="00460700">
          <w:rPr>
            <w:noProof/>
            <w:webHidden/>
            <w:sz w:val="22"/>
            <w:lang w:val="en-AU"/>
          </w:rPr>
          <w:fldChar w:fldCharType="begin"/>
        </w:r>
        <w:r w:rsidRPr="00460700">
          <w:rPr>
            <w:noProof/>
            <w:webHidden/>
            <w:sz w:val="22"/>
            <w:lang w:val="en-AU"/>
          </w:rPr>
          <w:instrText xml:space="preserve"> PAGEREF _Toc402133744 \h </w:instrText>
        </w:r>
        <w:r w:rsidRPr="00460700">
          <w:rPr>
            <w:noProof/>
            <w:webHidden/>
            <w:sz w:val="22"/>
            <w:lang w:val="en-AU"/>
          </w:rPr>
        </w:r>
        <w:r w:rsidRPr="00460700">
          <w:rPr>
            <w:noProof/>
            <w:webHidden/>
            <w:sz w:val="22"/>
            <w:lang w:val="en-AU"/>
          </w:rPr>
          <w:fldChar w:fldCharType="separate"/>
        </w:r>
        <w:r w:rsidRPr="00460700">
          <w:rPr>
            <w:noProof/>
            <w:webHidden/>
            <w:sz w:val="22"/>
            <w:lang w:val="en-AU"/>
          </w:rPr>
          <w:t>23</w:t>
        </w:r>
        <w:r w:rsidRPr="00460700">
          <w:rPr>
            <w:noProof/>
            <w:webHidden/>
            <w:sz w:val="22"/>
            <w:lang w:val="en-AU"/>
          </w:rPr>
          <w:fldChar w:fldCharType="end"/>
        </w:r>
      </w:hyperlink>
    </w:p>
    <w:p w:rsidR="008D1C68" w:rsidRPr="00460700" w:rsidRDefault="008D1C68">
      <w:pPr>
        <w:pStyle w:val="TableofFigures"/>
        <w:tabs>
          <w:tab w:val="right" w:leader="dot" w:pos="9962"/>
        </w:tabs>
        <w:rPr>
          <w:rFonts w:eastAsiaTheme="minorEastAsia" w:cstheme="minorBidi"/>
          <w:noProof/>
          <w:sz w:val="20"/>
          <w:lang w:val="en-AU" w:eastAsia="en-AU"/>
        </w:rPr>
      </w:pPr>
      <w:hyperlink w:anchor="_Toc402133745" w:history="1">
        <w:r w:rsidRPr="00460700">
          <w:rPr>
            <w:rStyle w:val="Hyperlink"/>
            <w:noProof/>
            <w:sz w:val="22"/>
            <w:lang w:val="en-AU"/>
          </w:rPr>
          <w:t>Figure 4 – GANTT chart representation of plan</w:t>
        </w:r>
        <w:r w:rsidRPr="00460700">
          <w:rPr>
            <w:noProof/>
            <w:webHidden/>
            <w:sz w:val="22"/>
            <w:lang w:val="en-AU"/>
          </w:rPr>
          <w:tab/>
        </w:r>
        <w:r w:rsidRPr="00460700">
          <w:rPr>
            <w:noProof/>
            <w:webHidden/>
            <w:sz w:val="22"/>
            <w:lang w:val="en-AU"/>
          </w:rPr>
          <w:fldChar w:fldCharType="begin"/>
        </w:r>
        <w:r w:rsidRPr="00460700">
          <w:rPr>
            <w:noProof/>
            <w:webHidden/>
            <w:sz w:val="22"/>
            <w:lang w:val="en-AU"/>
          </w:rPr>
          <w:instrText xml:space="preserve"> PAGEREF _Toc402133745 \h </w:instrText>
        </w:r>
        <w:r w:rsidRPr="00460700">
          <w:rPr>
            <w:noProof/>
            <w:webHidden/>
            <w:sz w:val="22"/>
            <w:lang w:val="en-AU"/>
          </w:rPr>
        </w:r>
        <w:r w:rsidRPr="00460700">
          <w:rPr>
            <w:noProof/>
            <w:webHidden/>
            <w:sz w:val="22"/>
            <w:lang w:val="en-AU"/>
          </w:rPr>
          <w:fldChar w:fldCharType="separate"/>
        </w:r>
        <w:r w:rsidRPr="00460700">
          <w:rPr>
            <w:noProof/>
            <w:webHidden/>
            <w:sz w:val="22"/>
            <w:lang w:val="en-AU"/>
          </w:rPr>
          <w:t>24</w:t>
        </w:r>
        <w:r w:rsidRPr="00460700">
          <w:rPr>
            <w:noProof/>
            <w:webHidden/>
            <w:sz w:val="22"/>
            <w:lang w:val="en-AU"/>
          </w:rPr>
          <w:fldChar w:fldCharType="end"/>
        </w:r>
      </w:hyperlink>
    </w:p>
    <w:p w:rsidR="008D1C68" w:rsidRPr="00460700" w:rsidRDefault="008D1C68">
      <w:pPr>
        <w:pStyle w:val="TableofFigures"/>
        <w:tabs>
          <w:tab w:val="right" w:leader="dot" w:pos="9962"/>
        </w:tabs>
        <w:rPr>
          <w:rFonts w:eastAsiaTheme="minorEastAsia" w:cstheme="minorBidi"/>
          <w:noProof/>
          <w:sz w:val="20"/>
          <w:lang w:val="en-AU" w:eastAsia="en-AU"/>
        </w:rPr>
      </w:pPr>
      <w:hyperlink w:anchor="_Toc402133746" w:history="1">
        <w:r w:rsidRPr="00460700">
          <w:rPr>
            <w:rStyle w:val="Hyperlink"/>
            <w:noProof/>
            <w:sz w:val="22"/>
            <w:lang w:val="en-AU"/>
          </w:rPr>
          <w:t>Figure 5 – Perpendicular components x, y and z, that an accelerometer can detect changes in</w:t>
        </w:r>
        <w:r w:rsidRPr="00460700">
          <w:rPr>
            <w:noProof/>
            <w:webHidden/>
            <w:sz w:val="22"/>
            <w:lang w:val="en-AU"/>
          </w:rPr>
          <w:tab/>
        </w:r>
        <w:r w:rsidRPr="00460700">
          <w:rPr>
            <w:noProof/>
            <w:webHidden/>
            <w:sz w:val="22"/>
            <w:lang w:val="en-AU"/>
          </w:rPr>
          <w:fldChar w:fldCharType="begin"/>
        </w:r>
        <w:r w:rsidRPr="00460700">
          <w:rPr>
            <w:noProof/>
            <w:webHidden/>
            <w:sz w:val="22"/>
            <w:lang w:val="en-AU"/>
          </w:rPr>
          <w:instrText xml:space="preserve"> PAGEREF _Toc402133746 \h </w:instrText>
        </w:r>
        <w:r w:rsidRPr="00460700">
          <w:rPr>
            <w:noProof/>
            <w:webHidden/>
            <w:sz w:val="22"/>
            <w:lang w:val="en-AU"/>
          </w:rPr>
        </w:r>
        <w:r w:rsidRPr="00460700">
          <w:rPr>
            <w:noProof/>
            <w:webHidden/>
            <w:sz w:val="22"/>
            <w:lang w:val="en-AU"/>
          </w:rPr>
          <w:fldChar w:fldCharType="separate"/>
        </w:r>
        <w:r w:rsidRPr="00460700">
          <w:rPr>
            <w:noProof/>
            <w:webHidden/>
            <w:sz w:val="22"/>
            <w:lang w:val="en-AU"/>
          </w:rPr>
          <w:t>32</w:t>
        </w:r>
        <w:r w:rsidRPr="00460700">
          <w:rPr>
            <w:noProof/>
            <w:webHidden/>
            <w:sz w:val="22"/>
            <w:lang w:val="en-AU"/>
          </w:rPr>
          <w:fldChar w:fldCharType="end"/>
        </w:r>
      </w:hyperlink>
    </w:p>
    <w:p w:rsidR="008D1C68" w:rsidRPr="00886339" w:rsidRDefault="008D1C68">
      <w:pPr>
        <w:pStyle w:val="TableofFigures"/>
        <w:tabs>
          <w:tab w:val="right" w:leader="dot" w:pos="9962"/>
        </w:tabs>
        <w:rPr>
          <w:rFonts w:eastAsiaTheme="minorEastAsia" w:cstheme="minorBidi"/>
          <w:noProof/>
          <w:sz w:val="22"/>
          <w:lang w:val="en-AU" w:eastAsia="en-AU"/>
        </w:rPr>
      </w:pPr>
      <w:hyperlink w:anchor="_Toc402133747" w:history="1">
        <w:r w:rsidRPr="00460700">
          <w:rPr>
            <w:rStyle w:val="Hyperlink"/>
            <w:noProof/>
            <w:sz w:val="22"/>
            <w:lang w:val="en-AU"/>
          </w:rPr>
          <w:t xml:space="preserve">Figure 6 – A summary of different quantities and evaluation measures for classifiers on a test set </w:t>
        </w:r>
        <w:r w:rsidRPr="00460700">
          <w:rPr>
            <w:rStyle w:val="Hyperlink"/>
            <w:i/>
            <w:noProof/>
            <w:sz w:val="22"/>
            <w:lang w:val="en-AU"/>
          </w:rPr>
          <w:t xml:space="preserve">Te </w:t>
        </w:r>
        <w:r w:rsidRPr="00460700">
          <w:rPr>
            <w:rStyle w:val="Hyperlink"/>
            <w:noProof/>
            <w:sz w:val="22"/>
            <w:lang w:val="en-AU"/>
          </w:rPr>
          <w:t>[2].</w:t>
        </w:r>
        <w:r w:rsidRPr="00460700">
          <w:rPr>
            <w:noProof/>
            <w:webHidden/>
            <w:sz w:val="22"/>
            <w:lang w:val="en-AU"/>
          </w:rPr>
          <w:tab/>
        </w:r>
        <w:r w:rsidRPr="00460700">
          <w:rPr>
            <w:noProof/>
            <w:webHidden/>
            <w:sz w:val="22"/>
            <w:lang w:val="en-AU"/>
          </w:rPr>
          <w:fldChar w:fldCharType="begin"/>
        </w:r>
        <w:r w:rsidRPr="00460700">
          <w:rPr>
            <w:noProof/>
            <w:webHidden/>
            <w:sz w:val="22"/>
            <w:lang w:val="en-AU"/>
          </w:rPr>
          <w:instrText xml:space="preserve"> PAGEREF _Toc402133747 \h </w:instrText>
        </w:r>
        <w:r w:rsidRPr="00460700">
          <w:rPr>
            <w:noProof/>
            <w:webHidden/>
            <w:sz w:val="22"/>
            <w:lang w:val="en-AU"/>
          </w:rPr>
        </w:r>
        <w:r w:rsidRPr="00460700">
          <w:rPr>
            <w:noProof/>
            <w:webHidden/>
            <w:sz w:val="22"/>
            <w:lang w:val="en-AU"/>
          </w:rPr>
          <w:fldChar w:fldCharType="separate"/>
        </w:r>
        <w:r w:rsidRPr="00460700">
          <w:rPr>
            <w:noProof/>
            <w:webHidden/>
            <w:sz w:val="22"/>
            <w:lang w:val="en-AU"/>
          </w:rPr>
          <w:t>36</w:t>
        </w:r>
        <w:r w:rsidRPr="00460700">
          <w:rPr>
            <w:noProof/>
            <w:webHidden/>
            <w:sz w:val="22"/>
            <w:lang w:val="en-AU"/>
          </w:rPr>
          <w:fldChar w:fldCharType="end"/>
        </w:r>
      </w:hyperlink>
    </w:p>
    <w:p w:rsidR="00040DC1" w:rsidRPr="00A745AD" w:rsidRDefault="003E0969" w:rsidP="00DB766A">
      <w:pPr>
        <w:tabs>
          <w:tab w:val="right" w:leader="dot" w:pos="8647"/>
        </w:tabs>
        <w:rPr>
          <w:szCs w:val="24"/>
          <w:lang w:val="en-AU"/>
        </w:rPr>
      </w:pPr>
      <w:r w:rsidRPr="002617FB">
        <w:rPr>
          <w:szCs w:val="24"/>
          <w:lang w:val="en-AU"/>
        </w:rPr>
        <w:fldChar w:fldCharType="end"/>
      </w:r>
    </w:p>
    <w:p w:rsidR="00040DC1" w:rsidRPr="00367583" w:rsidRDefault="00040DC1">
      <w:pPr>
        <w:suppressAutoHyphens w:val="0"/>
        <w:spacing w:after="0" w:line="276" w:lineRule="auto"/>
        <w:rPr>
          <w:szCs w:val="24"/>
          <w:lang w:val="en-AU"/>
        </w:rPr>
      </w:pPr>
      <w:r w:rsidRPr="00367583">
        <w:rPr>
          <w:szCs w:val="24"/>
          <w:lang w:val="en-AU"/>
        </w:rPr>
        <w:br w:type="page"/>
      </w:r>
    </w:p>
    <w:p w:rsidR="003E0969" w:rsidRPr="00367583" w:rsidRDefault="00214C56" w:rsidP="003051B8">
      <w:pPr>
        <w:pStyle w:val="Heading1"/>
        <w:rPr>
          <w:lang w:val="en-AU"/>
        </w:rPr>
      </w:pPr>
      <w:bookmarkStart w:id="37" w:name="_Toc402133710"/>
      <w:r w:rsidRPr="00367583">
        <w:rPr>
          <w:lang w:val="en-AU"/>
        </w:rPr>
        <w:lastRenderedPageBreak/>
        <w:t>List of tables</w:t>
      </w:r>
      <w:bookmarkEnd w:id="37"/>
    </w:p>
    <w:p w:rsidR="00D95CE0" w:rsidRDefault="00214C56">
      <w:pPr>
        <w:pStyle w:val="TableofFigures"/>
        <w:tabs>
          <w:tab w:val="right" w:leader="dot" w:pos="9962"/>
        </w:tabs>
        <w:rPr>
          <w:rFonts w:eastAsiaTheme="minorEastAsia" w:cstheme="minorBidi"/>
          <w:noProof/>
          <w:sz w:val="22"/>
          <w:lang w:val="en-AU" w:eastAsia="en-AU"/>
        </w:rPr>
      </w:pPr>
      <w:r w:rsidRPr="002617FB">
        <w:rPr>
          <w:szCs w:val="24"/>
          <w:lang w:val="en-AU"/>
        </w:rPr>
        <w:fldChar w:fldCharType="begin"/>
      </w:r>
      <w:r w:rsidRPr="00886339">
        <w:rPr>
          <w:szCs w:val="24"/>
          <w:lang w:val="en-AU"/>
        </w:rPr>
        <w:instrText xml:space="preserve"> TOC \h \z \c "Table" </w:instrText>
      </w:r>
      <w:r w:rsidRPr="00460700">
        <w:rPr>
          <w:szCs w:val="24"/>
          <w:lang w:val="en-AU"/>
        </w:rPr>
        <w:fldChar w:fldCharType="separate"/>
      </w:r>
      <w:hyperlink w:anchor="_Toc402214424" w:history="1">
        <w:r w:rsidR="00D95CE0" w:rsidRPr="00EA0C50">
          <w:rPr>
            <w:rStyle w:val="Hyperlink"/>
            <w:noProof/>
            <w:lang w:val="en-AU"/>
          </w:rPr>
          <w:t>Table 1 Data collected from accelerometer [31]</w:t>
        </w:r>
        <w:r w:rsidR="00D95CE0">
          <w:rPr>
            <w:noProof/>
            <w:webHidden/>
          </w:rPr>
          <w:tab/>
        </w:r>
        <w:r w:rsidR="00D95CE0">
          <w:rPr>
            <w:noProof/>
            <w:webHidden/>
          </w:rPr>
          <w:fldChar w:fldCharType="begin"/>
        </w:r>
        <w:r w:rsidR="00D95CE0">
          <w:rPr>
            <w:noProof/>
            <w:webHidden/>
          </w:rPr>
          <w:instrText xml:space="preserve"> PAGEREF _Toc402214424 \h </w:instrText>
        </w:r>
        <w:r w:rsidR="00D95CE0">
          <w:rPr>
            <w:noProof/>
            <w:webHidden/>
          </w:rPr>
        </w:r>
        <w:r w:rsidR="00D95CE0">
          <w:rPr>
            <w:noProof/>
            <w:webHidden/>
          </w:rPr>
          <w:fldChar w:fldCharType="separate"/>
        </w:r>
        <w:r w:rsidR="00D95CE0">
          <w:rPr>
            <w:noProof/>
            <w:webHidden/>
          </w:rPr>
          <w:t>27</w:t>
        </w:r>
        <w:r w:rsidR="00D95CE0">
          <w:rPr>
            <w:noProof/>
            <w:webHidden/>
          </w:rPr>
          <w:fldChar w:fldCharType="end"/>
        </w:r>
      </w:hyperlink>
    </w:p>
    <w:p w:rsidR="00D95CE0" w:rsidRDefault="00D95CE0">
      <w:pPr>
        <w:pStyle w:val="TableofFigures"/>
        <w:tabs>
          <w:tab w:val="right" w:leader="dot" w:pos="9962"/>
        </w:tabs>
        <w:rPr>
          <w:rFonts w:eastAsiaTheme="minorEastAsia" w:cstheme="minorBidi"/>
          <w:noProof/>
          <w:sz w:val="22"/>
          <w:lang w:val="en-AU" w:eastAsia="en-AU"/>
        </w:rPr>
      </w:pPr>
      <w:hyperlink w:anchor="_Toc402214425" w:history="1">
        <w:r w:rsidRPr="00EA0C50">
          <w:rPr>
            <w:rStyle w:val="Hyperlink"/>
            <w:noProof/>
            <w:lang w:val="en-AU"/>
          </w:rPr>
          <w:t>Table 2 Data collected from hygrometer [33]</w:t>
        </w:r>
        <w:r>
          <w:rPr>
            <w:noProof/>
            <w:webHidden/>
          </w:rPr>
          <w:tab/>
        </w:r>
        <w:r>
          <w:rPr>
            <w:noProof/>
            <w:webHidden/>
          </w:rPr>
          <w:fldChar w:fldCharType="begin"/>
        </w:r>
        <w:r>
          <w:rPr>
            <w:noProof/>
            <w:webHidden/>
          </w:rPr>
          <w:instrText xml:space="preserve"> PAGEREF _Toc402214425 \h </w:instrText>
        </w:r>
        <w:r>
          <w:rPr>
            <w:noProof/>
            <w:webHidden/>
          </w:rPr>
        </w:r>
        <w:r>
          <w:rPr>
            <w:noProof/>
            <w:webHidden/>
          </w:rPr>
          <w:fldChar w:fldCharType="separate"/>
        </w:r>
        <w:r>
          <w:rPr>
            <w:noProof/>
            <w:webHidden/>
          </w:rPr>
          <w:t>27</w:t>
        </w:r>
        <w:r>
          <w:rPr>
            <w:noProof/>
            <w:webHidden/>
          </w:rPr>
          <w:fldChar w:fldCharType="end"/>
        </w:r>
      </w:hyperlink>
    </w:p>
    <w:p w:rsidR="00D95CE0" w:rsidRDefault="00D95CE0">
      <w:pPr>
        <w:pStyle w:val="TableofFigures"/>
        <w:tabs>
          <w:tab w:val="right" w:leader="dot" w:pos="9962"/>
        </w:tabs>
        <w:rPr>
          <w:rFonts w:eastAsiaTheme="minorEastAsia" w:cstheme="minorBidi"/>
          <w:noProof/>
          <w:sz w:val="22"/>
          <w:lang w:val="en-AU" w:eastAsia="en-AU"/>
        </w:rPr>
      </w:pPr>
      <w:hyperlink w:anchor="_Toc402214426" w:history="1">
        <w:r w:rsidRPr="00EA0C50">
          <w:rPr>
            <w:rStyle w:val="Hyperlink"/>
            <w:noProof/>
          </w:rPr>
          <w:t>Table 3 – Assessment of changes in numbers in stressed vs. unstressed environments</w:t>
        </w:r>
        <w:r>
          <w:rPr>
            <w:noProof/>
            <w:webHidden/>
          </w:rPr>
          <w:tab/>
        </w:r>
        <w:r>
          <w:rPr>
            <w:noProof/>
            <w:webHidden/>
          </w:rPr>
          <w:fldChar w:fldCharType="begin"/>
        </w:r>
        <w:r>
          <w:rPr>
            <w:noProof/>
            <w:webHidden/>
          </w:rPr>
          <w:instrText xml:space="preserve"> PAGEREF _Toc402214426 \h </w:instrText>
        </w:r>
        <w:r>
          <w:rPr>
            <w:noProof/>
            <w:webHidden/>
          </w:rPr>
        </w:r>
        <w:r>
          <w:rPr>
            <w:noProof/>
            <w:webHidden/>
          </w:rPr>
          <w:fldChar w:fldCharType="separate"/>
        </w:r>
        <w:r>
          <w:rPr>
            <w:noProof/>
            <w:webHidden/>
          </w:rPr>
          <w:t>30</w:t>
        </w:r>
        <w:r>
          <w:rPr>
            <w:noProof/>
            <w:webHidden/>
          </w:rPr>
          <w:fldChar w:fldCharType="end"/>
        </w:r>
      </w:hyperlink>
    </w:p>
    <w:p w:rsidR="00214C56" w:rsidRPr="00886339" w:rsidRDefault="00214C56" w:rsidP="00DB766A">
      <w:pPr>
        <w:tabs>
          <w:tab w:val="right" w:leader="dot" w:pos="8647"/>
        </w:tabs>
        <w:rPr>
          <w:szCs w:val="24"/>
          <w:lang w:val="en-AU"/>
        </w:rPr>
      </w:pPr>
      <w:r w:rsidRPr="00460700">
        <w:rPr>
          <w:szCs w:val="24"/>
          <w:lang w:val="en-AU"/>
        </w:rPr>
        <w:fldChar w:fldCharType="end"/>
      </w:r>
    </w:p>
    <w:p w:rsidR="003E0969" w:rsidRPr="00886339" w:rsidRDefault="003E0969" w:rsidP="00DB766A">
      <w:pPr>
        <w:tabs>
          <w:tab w:val="right" w:leader="dot" w:pos="8647"/>
        </w:tabs>
        <w:rPr>
          <w:szCs w:val="24"/>
          <w:lang w:val="en-AU"/>
        </w:rPr>
        <w:sectPr w:rsidR="003E0969" w:rsidRPr="00886339" w:rsidSect="00C00B5C">
          <w:pgSz w:w="12240" w:h="15840"/>
          <w:pgMar w:top="1134" w:right="1134" w:bottom="1134" w:left="1134" w:header="720" w:footer="720" w:gutter="0"/>
          <w:pgNumType w:fmt="lowerRoman"/>
          <w:cols w:space="720"/>
          <w:formProt w:val="0"/>
          <w:vAlign w:val="center"/>
          <w:docGrid w:linePitch="360" w:charSpace="-2049"/>
        </w:sectPr>
      </w:pPr>
    </w:p>
    <w:p w:rsidR="00274422" w:rsidRPr="00886339" w:rsidRDefault="00DB766A" w:rsidP="0062433B">
      <w:pPr>
        <w:pStyle w:val="Heading1"/>
        <w:rPr>
          <w:lang w:val="en-AU"/>
        </w:rPr>
      </w:pPr>
      <w:bookmarkStart w:id="38" w:name="_Toc401239240"/>
      <w:bookmarkStart w:id="39" w:name="_Toc402133711"/>
      <w:r w:rsidRPr="00886339">
        <w:rPr>
          <w:sz w:val="28"/>
          <w:lang w:val="en-AU"/>
        </w:rPr>
        <w:lastRenderedPageBreak/>
        <w:t>1.</w:t>
      </w:r>
      <w:r w:rsidRPr="00886339">
        <w:rPr>
          <w:lang w:val="en-AU"/>
        </w:rPr>
        <w:t xml:space="preserve"> </w:t>
      </w:r>
      <w:r w:rsidR="00402E6A" w:rsidRPr="00886339">
        <w:rPr>
          <w:lang w:val="en-AU"/>
        </w:rPr>
        <w:t>Introduction</w:t>
      </w:r>
      <w:bookmarkEnd w:id="38"/>
      <w:bookmarkEnd w:id="39"/>
    </w:p>
    <w:p w:rsidR="00092935" w:rsidRPr="00886339" w:rsidRDefault="00092935" w:rsidP="00092935">
      <w:pPr>
        <w:rPr>
          <w:lang w:val="en-AU"/>
        </w:rPr>
      </w:pPr>
      <w:r w:rsidRPr="00886339">
        <w:rPr>
          <w:lang w:val="en-AU"/>
        </w:rPr>
        <w:t>A “stress response” can be defined as:</w:t>
      </w:r>
    </w:p>
    <w:p w:rsidR="00092935" w:rsidRPr="00A745AD" w:rsidRDefault="00092935" w:rsidP="00092935">
      <w:pPr>
        <w:jc w:val="center"/>
        <w:rPr>
          <w:vertAlign w:val="superscript"/>
          <w:lang w:val="en-AU"/>
        </w:rPr>
      </w:pPr>
      <w:r w:rsidRPr="00886339">
        <w:rPr>
          <w:i/>
          <w:iCs/>
          <w:lang w:val="en-AU"/>
        </w:rPr>
        <w:t>“A physiological reaction caused by the perception of aversive or threatening situations”</w:t>
      </w:r>
      <w:sdt>
        <w:sdtPr>
          <w:rPr>
            <w:i/>
            <w:iCs/>
            <w:lang w:val="en-AU"/>
          </w:rPr>
          <w:id w:val="196664362"/>
          <w:citation/>
        </w:sdtPr>
        <w:sdtContent>
          <w:r w:rsidRPr="00460700">
            <w:rPr>
              <w:i/>
              <w:iCs/>
              <w:lang w:val="en-AU"/>
            </w:rPr>
            <w:fldChar w:fldCharType="begin"/>
          </w:r>
          <w:r w:rsidRPr="00886339">
            <w:rPr>
              <w:i/>
              <w:iCs/>
              <w:lang w:val="en-AU"/>
            </w:rPr>
            <w:instrText xml:space="preserve">CITATION Car07 \l 1033 </w:instrText>
          </w:r>
          <w:r w:rsidRPr="00460700">
            <w:rPr>
              <w:i/>
              <w:iCs/>
              <w:lang w:val="en-AU"/>
            </w:rPr>
            <w:fldChar w:fldCharType="separate"/>
          </w:r>
          <w:r w:rsidR="002E795E">
            <w:rPr>
              <w:i/>
              <w:iCs/>
              <w:noProof/>
              <w:lang w:val="en-AU"/>
            </w:rPr>
            <w:t xml:space="preserve"> </w:t>
          </w:r>
          <w:r w:rsidR="002E795E" w:rsidRPr="002E795E">
            <w:rPr>
              <w:noProof/>
              <w:lang w:val="en-AU"/>
            </w:rPr>
            <w:t>[1]</w:t>
          </w:r>
          <w:r w:rsidRPr="00460700">
            <w:rPr>
              <w:i/>
              <w:iCs/>
              <w:lang w:val="en-AU"/>
            </w:rPr>
            <w:fldChar w:fldCharType="end"/>
          </w:r>
        </w:sdtContent>
      </w:sdt>
    </w:p>
    <w:p w:rsidR="00092935" w:rsidRPr="00367583" w:rsidRDefault="00092935" w:rsidP="00092935">
      <w:pPr>
        <w:rPr>
          <w:lang w:val="en-AU"/>
        </w:rPr>
      </w:pPr>
      <w:r w:rsidRPr="00367583">
        <w:rPr>
          <w:lang w:val="en-AU"/>
        </w:rPr>
        <w:t xml:space="preserve">Humanity’s problems can always be related to stress. If any one person is stressed, they experience “stress responses” – that is, they are feeling a consequence of some form of burden that has been placed upon them physically or mentally. Stress is inevitable in a person’s life, and the amount that people experience can only be minimized through the choices we make – simply because they do not enjoy the stresses that result from risky decisions as an example. </w:t>
      </w:r>
    </w:p>
    <w:p w:rsidR="00092935" w:rsidRPr="00A745AD" w:rsidRDefault="00092935" w:rsidP="00092935">
      <w:pPr>
        <w:rPr>
          <w:lang w:val="en-AU"/>
        </w:rPr>
      </w:pPr>
      <w:r w:rsidRPr="00886339">
        <w:rPr>
          <w:lang w:val="en-AU"/>
        </w:rPr>
        <w:t>Nevertheless, no matter who you are, the human body can react badly to the stress which you experience: whether it is directly from the stressor, or the stress response. A common example to relate to is an elderly person suffering a heart attack due to an emotional stress. Whilst the stressor is not actually stressing the person through physical means, a physical stress response is still triggered – and a dangerous one at that. On a larger scale, it has been found that physiological responses have significant adverse long-term effects on our health when dealing with continuous stressors, as opposed to episodic stressors.</w:t>
      </w:r>
      <w:sdt>
        <w:sdtPr>
          <w:rPr>
            <w:lang w:val="en-AU"/>
          </w:rPr>
          <w:id w:val="-1153595993"/>
          <w:citation/>
        </w:sdtPr>
        <w:sdtContent>
          <w:r w:rsidRPr="00460700">
            <w:rPr>
              <w:lang w:val="en-AU"/>
            </w:rPr>
            <w:fldChar w:fldCharType="begin"/>
          </w:r>
          <w:r w:rsidRPr="00886339">
            <w:rPr>
              <w:lang w:val="en-AU"/>
            </w:rPr>
            <w:instrText xml:space="preserve">CITATION Car07 \l 1033 </w:instrText>
          </w:r>
          <w:r w:rsidRPr="00460700">
            <w:rPr>
              <w:lang w:val="en-AU"/>
            </w:rPr>
            <w:fldChar w:fldCharType="separate"/>
          </w:r>
          <w:r w:rsidR="002E795E">
            <w:rPr>
              <w:noProof/>
              <w:lang w:val="en-AU"/>
            </w:rPr>
            <w:t xml:space="preserve"> </w:t>
          </w:r>
          <w:r w:rsidR="002E795E" w:rsidRPr="002E795E">
            <w:rPr>
              <w:noProof/>
              <w:lang w:val="en-AU"/>
            </w:rPr>
            <w:t>[1]</w:t>
          </w:r>
          <w:r w:rsidRPr="00460700">
            <w:rPr>
              <w:lang w:val="en-AU"/>
            </w:rPr>
            <w:fldChar w:fldCharType="end"/>
          </w:r>
        </w:sdtContent>
      </w:sdt>
    </w:p>
    <w:p w:rsidR="00092935" w:rsidRPr="00886339" w:rsidRDefault="00092935" w:rsidP="00092935">
      <w:pPr>
        <w:rPr>
          <w:lang w:val="en-AU"/>
        </w:rPr>
      </w:pPr>
      <w:r w:rsidRPr="00367583">
        <w:rPr>
          <w:lang w:val="en-AU"/>
        </w:rPr>
        <w:t xml:space="preserve">Bearing this in mind, we have a strong reason to identify stress responses and assess the levels of stress we are experiencing at the point in time. In understanding what stress responses we experience, we can then act to minimise them. Currently, whilst there are technologies to determine significant stressors and stress responses in our lives, we cannot say it is to a point that it is </w:t>
      </w:r>
      <w:r w:rsidRPr="00886339">
        <w:rPr>
          <w:lang w:val="en-AU"/>
        </w:rPr>
        <w:t>readily accessible. Furthermore, people do not make conscious efforts to assess their stress, especially during their times of stress. If people were more aware of what stressors and stress responses were doing to them both mentally and physically, the problems that people experience would be reduced or eliminated. In particular, this would be most effective if people were made aware of dangerous physiological reactions at the time they are experiencing it.</w:t>
      </w:r>
    </w:p>
    <w:p w:rsidR="00092935" w:rsidRPr="00886339" w:rsidRDefault="00092935" w:rsidP="00092935">
      <w:pPr>
        <w:rPr>
          <w:lang w:val="en-AU"/>
        </w:rPr>
      </w:pPr>
      <w:r w:rsidRPr="00886339">
        <w:rPr>
          <w:lang w:val="en-AU"/>
        </w:rPr>
        <w:t xml:space="preserve">For something as important as what has been discussed, and with the new and ever-changing technological world we live in, the issue can now start to be addressed effectively. There are current </w:t>
      </w:r>
      <w:r w:rsidRPr="00886339">
        <w:rPr>
          <w:lang w:val="en-AU"/>
        </w:rPr>
        <w:lastRenderedPageBreak/>
        <w:t>technologies that we use on a day-to-day basis that can have a further enhanced capability to detect stress responses and, essentially, assess levels of stress.</w:t>
      </w:r>
    </w:p>
    <w:p w:rsidR="00092935" w:rsidRPr="00886339" w:rsidRDefault="00092935" w:rsidP="00092935">
      <w:pPr>
        <w:rPr>
          <w:lang w:val="en-AU"/>
        </w:rPr>
      </w:pPr>
      <w:r w:rsidRPr="00886339">
        <w:rPr>
          <w:lang w:val="en-AU"/>
        </w:rPr>
        <w:t>One particular technology that fits this category is a mobile smartphone (“phone”). Those who associate with current technology will be well aware that phones are capable of doing more than making a voice call. Phones have evolved from simply making vocal communication to messaging, and now have progressed to completely different user experiences and interactions with touch screens replacing buttons. What people are less aware of is the hardware that is contained within a standard phone. Phones are now equipped with hardware that provides us with more information than older phones. This allows applications to interact with the physical world we live in and, in particular, the user. The hardware can be utilised to interact with the user and gain information regarding the onset of stress through the user’s stress responses.</w:t>
      </w:r>
    </w:p>
    <w:p w:rsidR="00092935" w:rsidRPr="00886339" w:rsidRDefault="00092935" w:rsidP="00092935">
      <w:pPr>
        <w:rPr>
          <w:lang w:val="en-AU"/>
        </w:rPr>
      </w:pPr>
      <w:r w:rsidRPr="00886339">
        <w:rPr>
          <w:lang w:val="en-AU"/>
        </w:rPr>
        <w:t>Hence, we have a probable solution to the problem. Our inability to analyse our stress levels to a certain degree of accuracy is a valid and significant problem. The knowledge we can gain from a valid solution can result in many benefits: a key benefit being a reduction in dangerous stress responses from conscious effort due to awareness. This path of research will further open up avenues to deal with stress. Ultimately, especially with further technological advancement, we will be able to minimise stress responses from a person, and the knowledge regarding our own stress responses is a good first step and foundation towards the solution.</w:t>
      </w:r>
    </w:p>
    <w:p w:rsidR="003D7E41" w:rsidRPr="00A745AD" w:rsidRDefault="00092935" w:rsidP="00092935">
      <w:pPr>
        <w:rPr>
          <w:lang w:val="en-AU"/>
        </w:rPr>
      </w:pPr>
      <w:r w:rsidRPr="00886339">
        <w:rPr>
          <w:lang w:val="en-AU"/>
        </w:rPr>
        <w:t xml:space="preserve">This paper is a research </w:t>
      </w:r>
      <w:r w:rsidR="00E64E80" w:rsidRPr="00886339">
        <w:rPr>
          <w:lang w:val="en-AU"/>
        </w:rPr>
        <w:t xml:space="preserve">thesis regarding </w:t>
      </w:r>
      <w:r w:rsidRPr="00886339">
        <w:rPr>
          <w:lang w:val="en-AU"/>
        </w:rPr>
        <w:t>this problem</w:t>
      </w:r>
      <w:r w:rsidR="00E64E80" w:rsidRPr="00886339">
        <w:rPr>
          <w:lang w:val="en-AU"/>
        </w:rPr>
        <w:t>, where we will develop</w:t>
      </w:r>
      <w:r w:rsidRPr="00886339">
        <w:rPr>
          <w:lang w:val="en-AU"/>
        </w:rPr>
        <w:t xml:space="preserve"> a complementing solution that we can implement. We will explain the differences between the current state-of-the-art technologies, as well as slightly older applications that were considered the latest technology at the time. Such technologies go from current, all the way back to 2007</w:t>
      </w:r>
      <w:r w:rsidR="003807C6" w:rsidRPr="00886339">
        <w:rPr>
          <w:lang w:val="en-AU"/>
        </w:rPr>
        <w:t xml:space="preserve"> – giving us an idea of historical research whilst still being state-of-the-art</w:t>
      </w:r>
      <w:r w:rsidRPr="00886339">
        <w:rPr>
          <w:lang w:val="en-AU"/>
        </w:rPr>
        <w:t>.</w:t>
      </w:r>
      <w:r w:rsidR="003D7E41" w:rsidRPr="00886339">
        <w:rPr>
          <w:lang w:val="en-AU"/>
        </w:rPr>
        <w:t xml:space="preserve"> It is particularly important to understand what has been attempted. This gives us an appreciation for what has currently been created, further inspires our own ideas, and allows us to innovate further based </w:t>
      </w:r>
      <w:r w:rsidR="00EB043B" w:rsidRPr="00886339">
        <w:rPr>
          <w:lang w:val="en-AU"/>
        </w:rPr>
        <w:t xml:space="preserve">on these </w:t>
      </w:r>
      <w:r w:rsidR="003D7E41" w:rsidRPr="00886339">
        <w:rPr>
          <w:lang w:val="en-AU"/>
        </w:rPr>
        <w:t xml:space="preserve">solutions. Lots of current implementations use interesting concepts regarding the various signals that were detected, the collection of data from a variety of instruments, and the processing of the </w:t>
      </w:r>
      <w:r w:rsidR="00553BFD" w:rsidRPr="00886339">
        <w:rPr>
          <w:lang w:val="en-AU"/>
        </w:rPr>
        <w:t xml:space="preserve">physiological and physical </w:t>
      </w:r>
      <w:r w:rsidR="003D7E41" w:rsidRPr="00886339">
        <w:rPr>
          <w:lang w:val="en-AU"/>
        </w:rPr>
        <w:t xml:space="preserve">data using interesting algorithms – </w:t>
      </w:r>
      <w:r w:rsidR="00553BFD" w:rsidRPr="00886339">
        <w:rPr>
          <w:lang w:val="en-AU"/>
        </w:rPr>
        <w:t xml:space="preserve">from </w:t>
      </w:r>
      <w:r w:rsidR="003D7E41" w:rsidRPr="00886339">
        <w:rPr>
          <w:lang w:val="en-AU"/>
        </w:rPr>
        <w:t>machine learning algorithms such as the use of support vector machines (SVMs)</w:t>
      </w:r>
      <w:r w:rsidR="00553BFD" w:rsidRPr="00886339">
        <w:rPr>
          <w:lang w:val="en-AU"/>
        </w:rPr>
        <w:t xml:space="preserve">, to the use of the Volterra series, which is commonly used in electrical </w:t>
      </w:r>
      <w:r w:rsidR="00553BFD" w:rsidRPr="00886339">
        <w:rPr>
          <w:lang w:val="en-AU"/>
        </w:rPr>
        <w:lastRenderedPageBreak/>
        <w:t>engineering applications</w:t>
      </w:r>
      <w:r w:rsidR="003D7E41" w:rsidRPr="00886339">
        <w:rPr>
          <w:lang w:val="en-AU"/>
        </w:rPr>
        <w:t xml:space="preserve">. </w:t>
      </w:r>
      <w:r w:rsidR="00553BFD" w:rsidRPr="00886339">
        <w:rPr>
          <w:lang w:val="en-AU"/>
        </w:rPr>
        <w:t xml:space="preserve">Lastly, we can also identify </w:t>
      </w:r>
      <w:r w:rsidR="003D7E41" w:rsidRPr="00886339">
        <w:rPr>
          <w:lang w:val="en-AU"/>
        </w:rPr>
        <w:t>untapped areas of research that may offer a better solution</w:t>
      </w:r>
      <w:r w:rsidR="00553BFD" w:rsidRPr="00886339">
        <w:rPr>
          <w:lang w:val="en-AU"/>
        </w:rPr>
        <w:t xml:space="preserve">, such as </w:t>
      </w:r>
      <w:r w:rsidR="00220B3E" w:rsidRPr="00886339">
        <w:rPr>
          <w:lang w:val="en-AU"/>
        </w:rPr>
        <w:t xml:space="preserve">the use of alternate machine learning algorithms like a random forest decision tree </w:t>
      </w:r>
      <w:sdt>
        <w:sdtPr>
          <w:rPr>
            <w:lang w:val="en-AU"/>
          </w:rPr>
          <w:id w:val="2098050111"/>
          <w:citation/>
        </w:sdtPr>
        <w:sdtContent>
          <w:r w:rsidR="00220B3E" w:rsidRPr="00460700">
            <w:rPr>
              <w:lang w:val="en-AU"/>
            </w:rPr>
            <w:fldChar w:fldCharType="begin"/>
          </w:r>
          <w:r w:rsidR="00220B3E" w:rsidRPr="00886339">
            <w:rPr>
              <w:lang w:val="en-AU"/>
            </w:rPr>
            <w:instrText xml:space="preserve"> CITATION Pet12 \l 3081 </w:instrText>
          </w:r>
          <w:r w:rsidR="00220B3E" w:rsidRPr="00460700">
            <w:rPr>
              <w:lang w:val="en-AU"/>
            </w:rPr>
            <w:fldChar w:fldCharType="separate"/>
          </w:r>
          <w:r w:rsidR="002E795E" w:rsidRPr="002E795E">
            <w:rPr>
              <w:noProof/>
              <w:lang w:val="en-AU"/>
            </w:rPr>
            <w:t>[2]</w:t>
          </w:r>
          <w:r w:rsidR="00220B3E" w:rsidRPr="00460700">
            <w:rPr>
              <w:lang w:val="en-AU"/>
            </w:rPr>
            <w:fldChar w:fldCharType="end"/>
          </w:r>
        </w:sdtContent>
      </w:sdt>
      <w:r w:rsidR="003D7E41" w:rsidRPr="00A745AD">
        <w:rPr>
          <w:lang w:val="en-AU"/>
        </w:rPr>
        <w:t xml:space="preserve">. </w:t>
      </w:r>
    </w:p>
    <w:p w:rsidR="00092935" w:rsidRPr="00886339" w:rsidRDefault="00553BFD" w:rsidP="00092935">
      <w:pPr>
        <w:rPr>
          <w:lang w:val="en-AU"/>
        </w:rPr>
      </w:pPr>
      <w:r w:rsidRPr="00367583">
        <w:rPr>
          <w:lang w:val="en-AU"/>
        </w:rPr>
        <w:t>Thus,</w:t>
      </w:r>
      <w:r w:rsidRPr="00367583" w:rsidDel="00553BFD">
        <w:rPr>
          <w:lang w:val="en-AU"/>
        </w:rPr>
        <w:t xml:space="preserve"> </w:t>
      </w:r>
      <w:r w:rsidR="00092935" w:rsidRPr="004564DA">
        <w:rPr>
          <w:lang w:val="en-AU"/>
        </w:rPr>
        <w:t xml:space="preserve">we will be able to identify not only key differences between each of the application, but </w:t>
      </w:r>
      <w:r w:rsidRPr="00886339">
        <w:rPr>
          <w:lang w:val="en-AU"/>
        </w:rPr>
        <w:t xml:space="preserve">their strengths and weaknesses and </w:t>
      </w:r>
      <w:r w:rsidR="00092935" w:rsidRPr="00886339">
        <w:rPr>
          <w:lang w:val="en-AU"/>
        </w:rPr>
        <w:t xml:space="preserve">how these </w:t>
      </w:r>
      <w:r w:rsidRPr="00886339">
        <w:rPr>
          <w:lang w:val="en-AU"/>
        </w:rPr>
        <w:t xml:space="preserve">will </w:t>
      </w:r>
      <w:r w:rsidR="00092935" w:rsidRPr="00886339">
        <w:rPr>
          <w:lang w:val="en-AU"/>
        </w:rPr>
        <w:t xml:space="preserve">inspire ideas </w:t>
      </w:r>
      <w:r w:rsidRPr="00886339">
        <w:rPr>
          <w:lang w:val="en-AU"/>
        </w:rPr>
        <w:t xml:space="preserve">for </w:t>
      </w:r>
      <w:r w:rsidR="00092935" w:rsidRPr="00886339">
        <w:rPr>
          <w:lang w:val="en-AU"/>
        </w:rPr>
        <w:t>the proposed solution. Furthermore, we will discuss a feasible timed structure to approach and implement the solution, which will include slowly integrating the solution into real-world applications.</w:t>
      </w:r>
    </w:p>
    <w:p w:rsidR="003807C6" w:rsidRPr="00886339" w:rsidRDefault="003807C6" w:rsidP="00092935">
      <w:pPr>
        <w:rPr>
          <w:lang w:val="en-AU"/>
        </w:rPr>
      </w:pPr>
      <w:r w:rsidRPr="00886339">
        <w:rPr>
          <w:lang w:val="en-AU"/>
        </w:rPr>
        <w:t xml:space="preserve">From here, </w:t>
      </w:r>
      <w:r w:rsidR="00553BFD" w:rsidRPr="00886339">
        <w:rPr>
          <w:lang w:val="en-AU"/>
        </w:rPr>
        <w:t xml:space="preserve">we discuss our own work. Firstly, </w:t>
      </w:r>
      <w:r w:rsidRPr="00886339">
        <w:rPr>
          <w:lang w:val="en-AU"/>
        </w:rPr>
        <w:t xml:space="preserve">we discuss any further </w:t>
      </w:r>
      <w:r w:rsidR="00553BFD" w:rsidRPr="00886339">
        <w:rPr>
          <w:lang w:val="en-AU"/>
        </w:rPr>
        <w:t>technical research in areas of study concerning machine learning and the use of an API of a mobile phone for a technical standpoint. These are important to understand before we discuss t</w:t>
      </w:r>
      <w:r w:rsidRPr="00886339">
        <w:rPr>
          <w:lang w:val="en-AU"/>
        </w:rPr>
        <w:t xml:space="preserve">he methodologies in which the application was built. </w:t>
      </w:r>
      <w:r w:rsidR="00553BFD" w:rsidRPr="00886339">
        <w:rPr>
          <w:lang w:val="en-AU"/>
        </w:rPr>
        <w:t>For methodologies, e</w:t>
      </w:r>
      <w:r w:rsidRPr="00886339">
        <w:rPr>
          <w:lang w:val="en-AU"/>
        </w:rPr>
        <w:t xml:space="preserve">ach step is as important as each other in ensuring the optimal </w:t>
      </w:r>
      <w:r w:rsidR="003D7E41" w:rsidRPr="00886339">
        <w:rPr>
          <w:lang w:val="en-AU"/>
        </w:rPr>
        <w:t xml:space="preserve">solution </w:t>
      </w:r>
      <w:r w:rsidRPr="00886339">
        <w:rPr>
          <w:lang w:val="en-AU"/>
        </w:rPr>
        <w:t>is developed</w:t>
      </w:r>
      <w:r w:rsidR="007B490C" w:rsidRPr="00886339">
        <w:rPr>
          <w:lang w:val="en-AU"/>
        </w:rPr>
        <w:t xml:space="preserve">. </w:t>
      </w:r>
      <w:r w:rsidR="00553BFD" w:rsidRPr="00886339">
        <w:rPr>
          <w:lang w:val="en-AU"/>
        </w:rPr>
        <w:t xml:space="preserve"> We will walk through the justifications for each process, and what value</w:t>
      </w:r>
      <w:r w:rsidR="0067583B" w:rsidRPr="00886339">
        <w:rPr>
          <w:lang w:val="en-AU"/>
        </w:rPr>
        <w:t>s</w:t>
      </w:r>
      <w:r w:rsidR="00553BFD" w:rsidRPr="00886339">
        <w:rPr>
          <w:lang w:val="en-AU"/>
        </w:rPr>
        <w:t xml:space="preserve"> it added to our solution.</w:t>
      </w:r>
    </w:p>
    <w:p w:rsidR="0067583B" w:rsidRPr="00886339" w:rsidRDefault="0067583B" w:rsidP="00092935">
      <w:pPr>
        <w:rPr>
          <w:lang w:val="en-AU"/>
        </w:rPr>
      </w:pPr>
      <w:r w:rsidRPr="00886339">
        <w:rPr>
          <w:lang w:val="en-AU"/>
        </w:rPr>
        <w:t>We will go through our testing methodologies, which is used to ensure that the application is developed robustly.</w:t>
      </w:r>
      <w:r w:rsidR="00834065" w:rsidRPr="00886339">
        <w:rPr>
          <w:lang w:val="en-AU"/>
        </w:rPr>
        <w:t xml:space="preserve"> These are done under a strict methodology, and the results were assessed. From here, we gauged whether the data collected was of an accurate nature, and what would cause these inaccuracies.</w:t>
      </w:r>
    </w:p>
    <w:p w:rsidR="00834065" w:rsidRPr="00886339" w:rsidRDefault="00834065" w:rsidP="00092935">
      <w:pPr>
        <w:rPr>
          <w:lang w:val="en-AU"/>
        </w:rPr>
      </w:pPr>
      <w:r w:rsidRPr="00886339">
        <w:rPr>
          <w:lang w:val="en-AU"/>
        </w:rPr>
        <w:t xml:space="preserve">Once the application was perfected, the system was </w:t>
      </w:r>
      <w:r w:rsidR="001B1171" w:rsidRPr="00886339">
        <w:rPr>
          <w:lang w:val="en-AU"/>
        </w:rPr>
        <w:t>evaluated,</w:t>
      </w:r>
      <w:r w:rsidRPr="00886339">
        <w:rPr>
          <w:lang w:val="en-AU"/>
        </w:rPr>
        <w:t xml:space="preserve"> as will be discussed. This evaluation returned a number of results. An evaluation method was also created so as to measure the accuracy of the application – namely using machine learning metrics. This allows us to draw conclusions from our solution and assess its effectiveness.</w:t>
      </w:r>
    </w:p>
    <w:p w:rsidR="00D64C87" w:rsidRPr="00886339" w:rsidRDefault="00D64C87" w:rsidP="00762E95">
      <w:pPr>
        <w:rPr>
          <w:lang w:val="en-AU"/>
        </w:rPr>
      </w:pPr>
      <w:r w:rsidRPr="00886339">
        <w:rPr>
          <w:lang w:val="en-AU"/>
        </w:rPr>
        <w:br w:type="page"/>
      </w:r>
    </w:p>
    <w:p w:rsidR="00274422" w:rsidRPr="00886339" w:rsidRDefault="00DB766A" w:rsidP="0062433B">
      <w:pPr>
        <w:pStyle w:val="Heading1"/>
        <w:rPr>
          <w:lang w:val="en-AU"/>
        </w:rPr>
      </w:pPr>
      <w:bookmarkStart w:id="40" w:name="_Toc401239241"/>
      <w:bookmarkStart w:id="41" w:name="_Toc402133712"/>
      <w:r w:rsidRPr="00886339">
        <w:rPr>
          <w:lang w:val="en-AU"/>
        </w:rPr>
        <w:lastRenderedPageBreak/>
        <w:t xml:space="preserve">2. </w:t>
      </w:r>
      <w:r w:rsidR="00402E6A" w:rsidRPr="00886339">
        <w:rPr>
          <w:lang w:val="en-AU"/>
        </w:rPr>
        <w:t>Background</w:t>
      </w:r>
      <w:bookmarkEnd w:id="40"/>
      <w:bookmarkEnd w:id="41"/>
    </w:p>
    <w:p w:rsidR="00274422" w:rsidRPr="00886339" w:rsidRDefault="00DB766A" w:rsidP="00517AF0">
      <w:pPr>
        <w:pStyle w:val="Heading2"/>
      </w:pPr>
      <w:bookmarkStart w:id="42" w:name="_Toc401239243"/>
      <w:bookmarkStart w:id="43" w:name="_Toc402133713"/>
      <w:r w:rsidRPr="00886339">
        <w:t>2.</w:t>
      </w:r>
      <w:r w:rsidR="005943F3" w:rsidRPr="00886339">
        <w:t>1</w:t>
      </w:r>
      <w:r w:rsidRPr="00886339">
        <w:t xml:space="preserve"> </w:t>
      </w:r>
      <w:r w:rsidR="00402E6A" w:rsidRPr="00886339">
        <w:t>Literature Review</w:t>
      </w:r>
      <w:bookmarkEnd w:id="42"/>
      <w:bookmarkEnd w:id="43"/>
    </w:p>
    <w:p w:rsidR="00027338" w:rsidRPr="00854929" w:rsidRDefault="00027338" w:rsidP="00027338">
      <w:pPr>
        <w:rPr>
          <w:lang w:val="en-AU"/>
        </w:rPr>
      </w:pPr>
      <w:r w:rsidRPr="00886339">
        <w:rPr>
          <w:lang w:val="en-AU"/>
        </w:rPr>
        <w:t xml:space="preserve">There are many attempts at implementations that can be noted both using and not using a mobile phone. Such successful implementations include “AutoSense” </w:t>
      </w:r>
      <w:sdt>
        <w:sdtPr>
          <w:rPr>
            <w:lang w:val="en-AU"/>
          </w:rPr>
          <w:id w:val="1600835450"/>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w:t>
      </w:r>
      <w:r w:rsidR="008C564C" w:rsidRPr="00854929">
        <w:rPr>
          <w:lang w:val="en-AU"/>
        </w:rPr>
        <w:t>SocioPhone</w:t>
      </w:r>
      <w:r w:rsidRPr="00854929">
        <w:rPr>
          <w:lang w:val="en-AU"/>
        </w:rPr>
        <w:t xml:space="preserve">” </w:t>
      </w:r>
      <w:sdt>
        <w:sdtPr>
          <w:rPr>
            <w:lang w:val="en-AU"/>
          </w:rPr>
          <w:id w:val="1647781426"/>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“MoodScope” </w:t>
      </w:r>
      <w:sdt>
        <w:sdtPr>
          <w:rPr>
            <w:lang w:val="en-AU"/>
          </w:rPr>
          <w:id w:val="-184291318"/>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A745AD">
            <w:rPr>
              <w:lang w:val="en-AU"/>
            </w:rPr>
            <w:fldChar w:fldCharType="end"/>
          </w:r>
        </w:sdtContent>
      </w:sdt>
      <w:r w:rsidRPr="00F548EB">
        <w:rPr>
          <w:lang w:val="en-AU"/>
        </w:rPr>
        <w:t xml:space="preserve"> and “Mood Meter” </w:t>
      </w:r>
      <w:sdt>
        <w:sdtPr>
          <w:rPr>
            <w:lang w:val="en-AU"/>
          </w:rPr>
          <w:id w:val="-1064327868"/>
          <w:citation/>
        </w:sdtPr>
        <w:sdtContent>
          <w:r w:rsidRPr="00A745AD">
            <w:rPr>
              <w:lang w:val="en-AU"/>
            </w:rPr>
            <w:fldChar w:fldCharType="begin"/>
          </w:r>
          <w:r w:rsidRPr="00886339">
            <w:rPr>
              <w:lang w:val="en-AU"/>
            </w:rPr>
            <w:instrText xml:space="preserve">CITATION Her12 \l 1033 </w:instrText>
          </w:r>
          <w:r w:rsidRPr="00460700">
            <w:rPr>
              <w:lang w:val="en-AU"/>
            </w:rPr>
            <w:fldChar w:fldCharType="separate"/>
          </w:r>
          <w:r w:rsidR="002E795E" w:rsidRPr="002E795E">
            <w:rPr>
              <w:noProof/>
              <w:lang w:val="en-AU"/>
            </w:rPr>
            <w:t>[6]</w:t>
          </w:r>
          <w:r w:rsidRPr="00A745AD">
            <w:rPr>
              <w:lang w:val="en-AU"/>
            </w:rPr>
            <w:fldChar w:fldCharType="end"/>
          </w:r>
        </w:sdtContent>
      </w:sdt>
      <w:r w:rsidRPr="00F548EB">
        <w:rPr>
          <w:lang w:val="en-AU"/>
        </w:rPr>
        <w:t xml:space="preserve">, as well as a methodology to remotely manage hypertension </w:t>
      </w:r>
      <w:sdt>
        <w:sdtPr>
          <w:rPr>
            <w:lang w:val="en-AU"/>
          </w:rPr>
          <w:id w:val="-1117531086"/>
          <w:citation/>
        </w:sdtPr>
        <w:sdtContent>
          <w:r w:rsidRPr="00A745AD">
            <w:rPr>
              <w:lang w:val="en-AU"/>
            </w:rPr>
            <w:fldChar w:fldCharType="begin"/>
          </w:r>
          <w:r w:rsidRPr="00886339">
            <w:rPr>
              <w:lang w:val="en-AU"/>
            </w:rPr>
            <w:instrText xml:space="preserve"> CITATION Log07 \l 1033 </w:instrText>
          </w:r>
          <w:r w:rsidRPr="00460700">
            <w:rPr>
              <w:lang w:val="en-AU"/>
            </w:rPr>
            <w:fldChar w:fldCharType="separate"/>
          </w:r>
          <w:r w:rsidR="002E795E" w:rsidRPr="002E795E">
            <w:rPr>
              <w:noProof/>
              <w:lang w:val="en-AU"/>
            </w:rPr>
            <w:t>[7]</w:t>
          </w:r>
          <w:r w:rsidRPr="00A745AD">
            <w:rPr>
              <w:lang w:val="en-AU"/>
            </w:rPr>
            <w:fldChar w:fldCharType="end"/>
          </w:r>
        </w:sdtContent>
      </w:sdt>
      <w:r w:rsidRPr="00F548EB">
        <w:rPr>
          <w:lang w:val="en-AU"/>
        </w:rPr>
        <w:t>. As seen here, a majority of succe</w:t>
      </w:r>
      <w:r w:rsidRPr="00854929">
        <w:rPr>
          <w:lang w:val="en-AU"/>
        </w:rPr>
        <w:t xml:space="preserve">ssful implementations to address the larger problem uses external hardware to work with the mobile phone. </w:t>
      </w:r>
    </w:p>
    <w:p w:rsidR="00027338" w:rsidRPr="00886339" w:rsidRDefault="00027338" w:rsidP="00027338">
      <w:pPr>
        <w:rPr>
          <w:lang w:val="en-AU"/>
        </w:rPr>
      </w:pPr>
      <w:r w:rsidRPr="00367583">
        <w:rPr>
          <w:lang w:val="en-AU"/>
        </w:rPr>
        <w:t>In studying these methodologies, we can identify accurate procedures used to determine the onset of stress. We can also note dangerous physiological reactions from these implementations, which address the big picture of a key benefit in identifying the onset of stress. On the other hand, with the restricting aspect of measuring stress using a specific means, there is a hole in the accuracy of these app</w:t>
      </w:r>
      <w:r w:rsidRPr="00886339">
        <w:rPr>
          <w:lang w:val="en-AU"/>
        </w:rPr>
        <w:t>lications. It also does not cater for everybody’s personal reactions, but rather defines stress at a certain point and determines the onset of stress according to that definition.</w:t>
      </w:r>
    </w:p>
    <w:p w:rsidR="00CA5FD8" w:rsidRPr="00886339" w:rsidRDefault="00CA5FD8" w:rsidP="005943F3">
      <w:pPr>
        <w:pStyle w:val="Heading3"/>
      </w:pPr>
      <w:bookmarkStart w:id="44" w:name="_Toc402133714"/>
      <w:r w:rsidRPr="00886339">
        <w:t>2.</w:t>
      </w:r>
      <w:r w:rsidR="005943F3" w:rsidRPr="00886339">
        <w:t>1</w:t>
      </w:r>
      <w:r w:rsidRPr="00886339">
        <w:t xml:space="preserve">.1 </w:t>
      </w:r>
      <w:r w:rsidR="006E0412" w:rsidRPr="00886339">
        <w:t>Mobile-application solutions, and data collection methods</w:t>
      </w:r>
      <w:bookmarkEnd w:id="44"/>
    </w:p>
    <w:p w:rsidR="00027338" w:rsidRPr="00367583" w:rsidRDefault="00027338" w:rsidP="00027338">
      <w:pPr>
        <w:rPr>
          <w:lang w:val="en-AU"/>
        </w:rPr>
      </w:pPr>
      <w:r w:rsidRPr="00886339">
        <w:rPr>
          <w:lang w:val="en-AU"/>
        </w:rPr>
        <w:t xml:space="preserve">Measuring hypertension (high blood pressure) is an extremely important for stress management </w:t>
      </w:r>
      <w:sdt>
        <w:sdtPr>
          <w:rPr>
            <w:lang w:val="en-AU"/>
          </w:rPr>
          <w:id w:val="-1475976535"/>
          <w:citation/>
        </w:sdtPr>
        <w:sdtContent>
          <w:r w:rsidRPr="00A745AD">
            <w:rPr>
              <w:lang w:val="en-AU"/>
            </w:rPr>
            <w:fldChar w:fldCharType="begin"/>
          </w:r>
          <w:r w:rsidRPr="00886339">
            <w:rPr>
              <w:lang w:val="en-AU"/>
            </w:rPr>
            <w:instrText xml:space="preserve"> CITATION Car07 \l 1033  \m Log07</w:instrText>
          </w:r>
          <w:r w:rsidRPr="00460700">
            <w:rPr>
              <w:lang w:val="en-AU"/>
            </w:rPr>
            <w:fldChar w:fldCharType="separate"/>
          </w:r>
          <w:r w:rsidR="002E795E" w:rsidRPr="002E795E">
            <w:rPr>
              <w:noProof/>
              <w:lang w:val="en-AU"/>
            </w:rPr>
            <w:t>[1, 7]</w:t>
          </w:r>
          <w:r w:rsidRPr="00A745AD">
            <w:rPr>
              <w:lang w:val="en-AU"/>
            </w:rPr>
            <w:fldChar w:fldCharType="end"/>
          </w:r>
        </w:sdtContent>
      </w:sdt>
      <w:r w:rsidRPr="00F548EB">
        <w:rPr>
          <w:lang w:val="en-AU"/>
        </w:rPr>
        <w:t>. Hypertension is a prime danger, and has a strong association to stress, hence being one of the leading significant stress respons</w:t>
      </w:r>
      <w:r w:rsidRPr="00854929">
        <w:rPr>
          <w:lang w:val="en-AU"/>
        </w:rPr>
        <w:t xml:space="preserve">es. As a result, methods in </w:t>
      </w:r>
      <w:sdt>
        <w:sdtPr>
          <w:rPr>
            <w:lang w:val="en-AU"/>
          </w:rPr>
          <w:id w:val="1983957700"/>
          <w:citation/>
        </w:sdtPr>
        <w:sdtContent>
          <w:r w:rsidRPr="00A745AD">
            <w:rPr>
              <w:lang w:val="en-AU"/>
            </w:rPr>
            <w:fldChar w:fldCharType="begin"/>
          </w:r>
          <w:r w:rsidRPr="00886339">
            <w:rPr>
              <w:lang w:val="en-AU"/>
            </w:rPr>
            <w:instrText xml:space="preserve"> CITATION Log07 \l 1033 </w:instrText>
          </w:r>
          <w:r w:rsidRPr="00460700">
            <w:rPr>
              <w:lang w:val="en-AU"/>
            </w:rPr>
            <w:fldChar w:fldCharType="separate"/>
          </w:r>
          <w:r w:rsidR="002E795E" w:rsidRPr="002E795E">
            <w:rPr>
              <w:noProof/>
              <w:lang w:val="en-AU"/>
            </w:rPr>
            <w:t>[7]</w:t>
          </w:r>
          <w:r w:rsidRPr="00A745AD">
            <w:rPr>
              <w:lang w:val="en-AU"/>
            </w:rPr>
            <w:fldChar w:fldCharType="end"/>
          </w:r>
        </w:sdtContent>
      </w:sdt>
      <w:r w:rsidRPr="00F548EB">
        <w:rPr>
          <w:lang w:val="en-AU"/>
        </w:rPr>
        <w:t xml:space="preserve"> to remotely manage it can prove rather helpful as a key element of stress management as a whole. This particular application also specifically applies to concerns for diabetic patients, however i</w:t>
      </w:r>
      <w:r w:rsidRPr="00854929">
        <w:rPr>
          <w:lang w:val="en-AU"/>
        </w:rPr>
        <w:t>s not restricted to that. Using a blood pressure monitor with an active Bluetooth connection, a mobile phone can interact with the hardware to process the data and send it to the respective physician(s). This particular application, however, does not use t</w:t>
      </w:r>
      <w:r w:rsidRPr="00367583">
        <w:rPr>
          <w:lang w:val="en-AU"/>
        </w:rPr>
        <w:t>he mobile phone for direct methods of input – rather it takes care of everything else.</w:t>
      </w:r>
    </w:p>
    <w:p w:rsidR="00027338" w:rsidRPr="00F548EB" w:rsidRDefault="00027338" w:rsidP="00027338">
      <w:pPr>
        <w:rPr>
          <w:lang w:val="en-AU"/>
        </w:rPr>
      </w:pPr>
      <w:r w:rsidRPr="00367583">
        <w:rPr>
          <w:lang w:val="en-AU"/>
        </w:rPr>
        <w:t>AutoSense (</w:t>
      </w:r>
      <w:sdt>
        <w:sdtPr>
          <w:rPr>
            <w:lang w:val="en-AU"/>
          </w:rPr>
          <w:id w:val="1028302065"/>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Pr>
              <w:noProof/>
              <w:lang w:val="en-AU"/>
            </w:rPr>
            <w:t xml:space="preserve"> </w:t>
          </w:r>
          <w:r w:rsidR="002E795E" w:rsidRPr="002E795E">
            <w:rPr>
              <w:noProof/>
              <w:lang w:val="en-AU"/>
            </w:rPr>
            <w:t>[3]</w:t>
          </w:r>
          <w:r w:rsidRPr="00A745AD">
            <w:rPr>
              <w:lang w:val="en-AU"/>
            </w:rPr>
            <w:fldChar w:fldCharType="end"/>
          </w:r>
        </w:sdtContent>
      </w:sdt>
      <w:r w:rsidRPr="00F548EB">
        <w:rPr>
          <w:lang w:val="en-AU"/>
        </w:rPr>
        <w:t xml:space="preserve"> ) uses “an unobtrusively wearable wireless sensor suite that can collect continuous measurements”</w:t>
      </w:r>
      <w:sdt>
        <w:sdtPr>
          <w:rPr>
            <w:lang w:val="en-AU"/>
          </w:rPr>
          <w:id w:val="1492832435"/>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Pr>
              <w:noProof/>
              <w:lang w:val="en-AU"/>
            </w:rPr>
            <w:t xml:space="preserve"> </w:t>
          </w:r>
          <w:r w:rsidR="002E795E" w:rsidRPr="002E795E">
            <w:rPr>
              <w:noProof/>
              <w:lang w:val="en-AU"/>
            </w:rPr>
            <w:t>[3]</w:t>
          </w:r>
          <w:r w:rsidRPr="00A745AD">
            <w:rPr>
              <w:lang w:val="en-AU"/>
            </w:rPr>
            <w:fldChar w:fldCharType="end"/>
          </w:r>
        </w:sdtContent>
      </w:sdt>
      <w:r w:rsidRPr="00F548EB">
        <w:rPr>
          <w:lang w:val="en-AU"/>
        </w:rPr>
        <w:t>. This external hardware communicates with a phone via an application to collect data regarding stress. The solution “focuses on physiological measures monitoring cardiovascular, respiratory, and thermoregulatory systems.”</w:t>
      </w:r>
      <w:sdt>
        <w:sdtPr>
          <w:rPr>
            <w:lang w:val="en-AU"/>
          </w:rPr>
          <w:id w:val="1979564356"/>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Pr>
              <w:noProof/>
              <w:lang w:val="en-AU"/>
            </w:rPr>
            <w:t xml:space="preserve"> </w:t>
          </w:r>
          <w:r w:rsidR="002E795E" w:rsidRPr="002E795E">
            <w:rPr>
              <w:noProof/>
              <w:lang w:val="en-AU"/>
            </w:rPr>
            <w:t>[3]</w:t>
          </w:r>
          <w:r w:rsidRPr="00A745AD">
            <w:rPr>
              <w:lang w:val="en-AU"/>
            </w:rPr>
            <w:fldChar w:fldCharType="end"/>
          </w:r>
        </w:sdtContent>
      </w:sdt>
      <w:r w:rsidRPr="00F548EB">
        <w:rPr>
          <w:lang w:val="en-AU"/>
        </w:rPr>
        <w:t xml:space="preserve">. This allows detection of physiological reactions from </w:t>
      </w:r>
      <w:r w:rsidRPr="00F548EB">
        <w:rPr>
          <w:lang w:val="en-AU"/>
        </w:rPr>
        <w:lastRenderedPageBreak/>
        <w:t>the hardware, which is then sent to the phone through a low-frequency radio signal. An algorithm is used to collate the data and, ultimately, provide a judgement of stress.</w:t>
      </w:r>
    </w:p>
    <w:p w:rsidR="008A62D5" w:rsidRPr="00886339" w:rsidRDefault="008A62D5" w:rsidP="00B0399F">
      <w:pPr>
        <w:rPr>
          <w:lang w:val="en-AU"/>
        </w:rPr>
      </w:pPr>
      <w:r w:rsidRPr="00854929">
        <w:rPr>
          <w:lang w:val="en-AU"/>
        </w:rPr>
        <w:t>In a similar manner, studies have been conducted to assess stress using other factors</w:t>
      </w:r>
      <w:r w:rsidR="008369EC" w:rsidRPr="00854929">
        <w:rPr>
          <w:lang w:val="en-AU"/>
        </w:rPr>
        <w:t xml:space="preserve"> </w:t>
      </w:r>
      <w:sdt>
        <w:sdtPr>
          <w:rPr>
            <w:lang w:val="en-AU"/>
          </w:rPr>
          <w:id w:val="974875834"/>
          <w:citation/>
        </w:sdtPr>
        <w:sdtContent>
          <w:r w:rsidR="00A74C9C" w:rsidRPr="00A745AD">
            <w:rPr>
              <w:lang w:val="en-AU"/>
            </w:rPr>
            <w:fldChar w:fldCharType="begin"/>
          </w:r>
          <w:r w:rsidR="00A74C9C" w:rsidRPr="00886339">
            <w:rPr>
              <w:lang w:val="en-AU"/>
            </w:rPr>
            <w:instrText xml:space="preserve"> CITATION LuH12 \l 3081 </w:instrText>
          </w:r>
          <w:r w:rsidR="00A74C9C" w:rsidRPr="00460700">
            <w:rPr>
              <w:lang w:val="en-AU"/>
            </w:rPr>
            <w:fldChar w:fldCharType="separate"/>
          </w:r>
          <w:r w:rsidR="002E795E" w:rsidRPr="002E795E">
            <w:rPr>
              <w:noProof/>
              <w:lang w:val="en-AU"/>
            </w:rPr>
            <w:t>[8]</w:t>
          </w:r>
          <w:r w:rsidR="00A74C9C" w:rsidRPr="00A745AD">
            <w:rPr>
              <w:lang w:val="en-AU"/>
            </w:rPr>
            <w:fldChar w:fldCharType="end"/>
          </w:r>
        </w:sdtContent>
      </w:sdt>
      <w:r w:rsidRPr="00F548EB">
        <w:rPr>
          <w:lang w:val="en-AU"/>
        </w:rPr>
        <w:t>. In particular, one application recognises stress using skin conductance, the production of cortisol and pupil diameter, whilst looking at the previously discu</w:t>
      </w:r>
      <w:r w:rsidRPr="00854929">
        <w:rPr>
          <w:lang w:val="en-AU"/>
        </w:rPr>
        <w:t>ssed heart rate and blood pressure variables. A binary classification algorithm was used to further increase accuracy – in particular, a linear Support Vector Machine (SVM).</w:t>
      </w:r>
      <w:r w:rsidR="008369EC" w:rsidRPr="00367583">
        <w:rPr>
          <w:lang w:val="en-AU"/>
        </w:rPr>
        <w:t xml:space="preserve"> Furthermore, in the production, data was also collected manually to detect stress. This produced accurate results, however we must bear in mind it is different to other applications as it uses external hardware.</w:t>
      </w:r>
    </w:p>
    <w:p w:rsidR="00027338" w:rsidRPr="00F548EB" w:rsidRDefault="008C564C" w:rsidP="00027338">
      <w:pPr>
        <w:rPr>
          <w:lang w:val="en-AU"/>
        </w:rPr>
      </w:pPr>
      <w:r w:rsidRPr="00886339">
        <w:rPr>
          <w:lang w:val="en-AU"/>
        </w:rPr>
        <w:t>SocioPhone</w:t>
      </w:r>
      <w:r w:rsidR="00027338" w:rsidRPr="00886339">
        <w:rPr>
          <w:lang w:val="en-AU"/>
        </w:rPr>
        <w:t xml:space="preserve"> (</w:t>
      </w:r>
      <w:sdt>
        <w:sdtPr>
          <w:rPr>
            <w:lang w:val="en-AU"/>
          </w:rPr>
          <w:id w:val="1599372632"/>
          <w:citation/>
        </w:sdtPr>
        <w:sdtContent>
          <w:r w:rsidR="00027338" w:rsidRPr="00A745AD">
            <w:rPr>
              <w:lang w:val="en-AU"/>
            </w:rPr>
            <w:fldChar w:fldCharType="begin"/>
          </w:r>
          <w:r w:rsidR="00027338" w:rsidRPr="00886339">
            <w:rPr>
              <w:lang w:val="en-AU"/>
            </w:rPr>
            <w:instrText xml:space="preserve"> CITATION Lee13 \l 1033 </w:instrText>
          </w:r>
          <w:r w:rsidR="00027338" w:rsidRPr="00460700">
            <w:rPr>
              <w:lang w:val="en-AU"/>
            </w:rPr>
            <w:fldChar w:fldCharType="separate"/>
          </w:r>
          <w:r w:rsidR="002E795E">
            <w:rPr>
              <w:noProof/>
              <w:lang w:val="en-AU"/>
            </w:rPr>
            <w:t xml:space="preserve"> </w:t>
          </w:r>
          <w:r w:rsidR="002E795E" w:rsidRPr="002E795E">
            <w:rPr>
              <w:noProof/>
              <w:lang w:val="en-AU"/>
            </w:rPr>
            <w:t>[4]</w:t>
          </w:r>
          <w:r w:rsidR="00027338" w:rsidRPr="00A745AD">
            <w:rPr>
              <w:lang w:val="en-AU"/>
            </w:rPr>
            <w:fldChar w:fldCharType="end"/>
          </w:r>
        </w:sdtContent>
      </w:sdt>
      <w:r w:rsidR="00027338" w:rsidRPr="00F548EB">
        <w:rPr>
          <w:lang w:val="en-AU"/>
        </w:rPr>
        <w:t xml:space="preserve"> ) is an application which monitors face-to-face conversations at the core to inv</w:t>
      </w:r>
      <w:r w:rsidR="00027338" w:rsidRPr="00854929">
        <w:rPr>
          <w:lang w:val="en-AU"/>
        </w:rPr>
        <w:t xml:space="preserve">estigate social interaction. It is classified as an “interaction-aware application” </w:t>
      </w:r>
      <w:sdt>
        <w:sdtPr>
          <w:rPr>
            <w:lang w:val="en-AU"/>
          </w:rPr>
          <w:id w:val="1574857470"/>
          <w:citation/>
        </w:sdtPr>
        <w:sdtContent>
          <w:r w:rsidR="00027338" w:rsidRPr="00A745AD">
            <w:rPr>
              <w:lang w:val="en-AU"/>
            </w:rPr>
            <w:fldChar w:fldCharType="begin"/>
          </w:r>
          <w:r w:rsidR="00027338" w:rsidRPr="00886339">
            <w:rPr>
              <w:lang w:val="en-AU"/>
            </w:rPr>
            <w:instrText xml:space="preserve"> CITATION Lee13 \l 1033 </w:instrText>
          </w:r>
          <w:r w:rsidR="00027338" w:rsidRPr="00460700">
            <w:rPr>
              <w:lang w:val="en-AU"/>
            </w:rPr>
            <w:fldChar w:fldCharType="separate"/>
          </w:r>
          <w:r w:rsidR="002E795E" w:rsidRPr="002E795E">
            <w:rPr>
              <w:noProof/>
              <w:lang w:val="en-AU"/>
            </w:rPr>
            <w:t>[4]</w:t>
          </w:r>
          <w:r w:rsidR="00027338" w:rsidRPr="00A745AD">
            <w:rPr>
              <w:lang w:val="en-AU"/>
            </w:rPr>
            <w:fldChar w:fldCharType="end"/>
          </w:r>
        </w:sdtContent>
      </w:sdt>
      <w:r w:rsidR="00027338" w:rsidRPr="00F548EB">
        <w:rPr>
          <w:lang w:val="en-AU"/>
        </w:rPr>
        <w:t>. Whilst the focus is not around stress, human interaction often leads to the revealing of other stress responses in the event the person is</w:t>
      </w:r>
      <w:r w:rsidR="00027338" w:rsidRPr="00854929">
        <w:rPr>
          <w:lang w:val="en-AU"/>
        </w:rPr>
        <w:t xml:space="preserve"> stressed </w:t>
      </w:r>
      <w:sdt>
        <w:sdtPr>
          <w:rPr>
            <w:lang w:val="en-AU"/>
          </w:rPr>
          <w:id w:val="1233578806"/>
          <w:citation/>
        </w:sdtPr>
        <w:sdtContent>
          <w:r w:rsidR="00027338" w:rsidRPr="00A745AD">
            <w:rPr>
              <w:lang w:val="en-AU"/>
            </w:rPr>
            <w:fldChar w:fldCharType="begin"/>
          </w:r>
          <w:r w:rsidR="00027338" w:rsidRPr="00886339">
            <w:rPr>
              <w:lang w:val="en-AU"/>
            </w:rPr>
            <w:instrText xml:space="preserve"> CITATION Car07 \l 1033  \m Lee13</w:instrText>
          </w:r>
          <w:r w:rsidR="00027338" w:rsidRPr="00460700">
            <w:rPr>
              <w:lang w:val="en-AU"/>
            </w:rPr>
            <w:fldChar w:fldCharType="separate"/>
          </w:r>
          <w:r w:rsidR="002E795E" w:rsidRPr="002E795E">
            <w:rPr>
              <w:noProof/>
              <w:lang w:val="en-AU"/>
            </w:rPr>
            <w:t>[1, 4]</w:t>
          </w:r>
          <w:r w:rsidR="00027338" w:rsidRPr="00A745AD">
            <w:rPr>
              <w:lang w:val="en-AU"/>
            </w:rPr>
            <w:fldChar w:fldCharType="end"/>
          </w:r>
        </w:sdtContent>
      </w:sdt>
      <w:r w:rsidR="00027338" w:rsidRPr="00F548EB">
        <w:rPr>
          <w:lang w:val="en-AU"/>
        </w:rPr>
        <w:t>. The symptoms of different characteristics that the application checks for are also similar to those that can be analysed to detect the onset of stress, namely: “sound signals, online turn segmentation</w:t>
      </w:r>
      <w:r w:rsidR="00027338" w:rsidRPr="00F548EB">
        <w:rPr>
          <w:rStyle w:val="FootnoteReference"/>
          <w:lang w:val="en-AU"/>
        </w:rPr>
        <w:footnoteReference w:id="1"/>
      </w:r>
      <w:r w:rsidR="00027338" w:rsidRPr="00F548EB">
        <w:rPr>
          <w:lang w:val="en-AU"/>
        </w:rPr>
        <w:t xml:space="preserve"> and meta linguistic feature extraction</w:t>
      </w:r>
      <w:r w:rsidR="00027338" w:rsidRPr="00F548EB">
        <w:rPr>
          <w:rStyle w:val="FootnoteReference"/>
          <w:lang w:val="en-AU"/>
        </w:rPr>
        <w:footnoteReference w:id="2"/>
      </w:r>
      <w:r w:rsidR="00027338" w:rsidRPr="00F548EB">
        <w:rPr>
          <w:lang w:val="en-AU"/>
        </w:rPr>
        <w:t xml:space="preserve">” </w:t>
      </w:r>
      <w:sdt>
        <w:sdtPr>
          <w:rPr>
            <w:lang w:val="en-AU"/>
          </w:rPr>
          <w:id w:val="-1197993340"/>
          <w:citation/>
        </w:sdtPr>
        <w:sdtContent>
          <w:r w:rsidR="00027338" w:rsidRPr="00A745AD">
            <w:rPr>
              <w:lang w:val="en-AU"/>
            </w:rPr>
            <w:fldChar w:fldCharType="begin"/>
          </w:r>
          <w:r w:rsidR="00027338" w:rsidRPr="00886339">
            <w:rPr>
              <w:lang w:val="en-AU"/>
            </w:rPr>
            <w:instrText xml:space="preserve"> CITATION Lee13 \l 1033 </w:instrText>
          </w:r>
          <w:r w:rsidR="00027338" w:rsidRPr="00460700">
            <w:rPr>
              <w:lang w:val="en-AU"/>
            </w:rPr>
            <w:fldChar w:fldCharType="separate"/>
          </w:r>
          <w:r w:rsidR="002E795E" w:rsidRPr="002E795E">
            <w:rPr>
              <w:noProof/>
              <w:lang w:val="en-AU"/>
            </w:rPr>
            <w:t>[4]</w:t>
          </w:r>
          <w:r w:rsidR="00027338" w:rsidRPr="00A745AD">
            <w:rPr>
              <w:lang w:val="en-AU"/>
            </w:rPr>
            <w:fldChar w:fldCharType="end"/>
          </w:r>
        </w:sdtContent>
      </w:sdt>
      <w:r w:rsidR="00027338" w:rsidRPr="00F548EB">
        <w:rPr>
          <w:lang w:val="en-AU"/>
        </w:rPr>
        <w:t>.</w:t>
      </w:r>
    </w:p>
    <w:p w:rsidR="00027338" w:rsidRPr="00F548EB" w:rsidRDefault="00027338" w:rsidP="00027338">
      <w:pPr>
        <w:rPr>
          <w:lang w:val="en-AU"/>
        </w:rPr>
      </w:pPr>
      <w:r w:rsidRPr="00854929">
        <w:rPr>
          <w:lang w:val="en-AU"/>
        </w:rPr>
        <w:t xml:space="preserve">MoodScope </w:t>
      </w:r>
      <w:r w:rsidR="00B92CD1" w:rsidRPr="00854929">
        <w:rPr>
          <w:lang w:val="en-AU"/>
        </w:rPr>
        <w:t>(</w:t>
      </w:r>
      <w:sdt>
        <w:sdtPr>
          <w:rPr>
            <w:lang w:val="en-AU"/>
          </w:rPr>
          <w:id w:val="-1740319313"/>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Pr>
              <w:noProof/>
              <w:lang w:val="en-AU"/>
            </w:rPr>
            <w:t xml:space="preserve"> </w:t>
          </w:r>
          <w:r w:rsidR="002E795E" w:rsidRPr="002E795E">
            <w:rPr>
              <w:noProof/>
              <w:lang w:val="en-AU"/>
            </w:rPr>
            <w:t>[5]</w:t>
          </w:r>
          <w:r w:rsidRPr="00A745AD">
            <w:rPr>
              <w:lang w:val="en-AU"/>
            </w:rPr>
            <w:fldChar w:fldCharType="end"/>
          </w:r>
        </w:sdtContent>
      </w:sdt>
      <w:r w:rsidRPr="00F548EB">
        <w:rPr>
          <w:lang w:val="en-AU"/>
        </w:rPr>
        <w:t xml:space="preserve"> ) is a sensor that measures the mental state of a user that does not use physical properties. Rather, the aim of the project is to det</w:t>
      </w:r>
      <w:r w:rsidRPr="00854929">
        <w:rPr>
          <w:lang w:val="en-AU"/>
        </w:rPr>
        <w:t xml:space="preserve">ect the mood of a user to provide a context as an input for other applications which, in turn, enables “context-aware computing” </w:t>
      </w:r>
      <w:sdt>
        <w:sdtPr>
          <w:rPr>
            <w:lang w:val="en-AU"/>
          </w:rPr>
          <w:id w:val="428164927"/>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A745AD">
            <w:rPr>
              <w:lang w:val="en-AU"/>
            </w:rPr>
            <w:fldChar w:fldCharType="end"/>
          </w:r>
        </w:sdtContent>
      </w:sdt>
      <w:r w:rsidRPr="00F548EB">
        <w:rPr>
          <w:lang w:val="en-AU"/>
        </w:rPr>
        <w:t xml:space="preserve"> – something that is highly important in creating a successful application, since it allows the</w:t>
      </w:r>
      <w:r w:rsidRPr="00854929">
        <w:rPr>
          <w:lang w:val="en-AU"/>
        </w:rPr>
        <w:t xml:space="preserve"> application to act dynamically and enhance human-computer interaction, as opposed to acting statically </w:t>
      </w:r>
      <w:sdt>
        <w:sdtPr>
          <w:rPr>
            <w:lang w:val="en-AU"/>
          </w:rPr>
          <w:id w:val="867103433"/>
          <w:citation/>
        </w:sdtPr>
        <w:sdtContent>
          <w:r w:rsidRPr="00A745AD">
            <w:rPr>
              <w:lang w:val="en-AU"/>
            </w:rPr>
            <w:fldChar w:fldCharType="begin"/>
          </w:r>
          <w:r w:rsidRPr="00886339">
            <w:rPr>
              <w:lang w:val="en-AU"/>
            </w:rPr>
            <w:instrText xml:space="preserve"> CITATION Dey99 \l 1033 </w:instrText>
          </w:r>
          <w:r w:rsidRPr="00460700">
            <w:rPr>
              <w:lang w:val="en-AU"/>
            </w:rPr>
            <w:fldChar w:fldCharType="separate"/>
          </w:r>
          <w:r w:rsidR="002E795E" w:rsidRPr="002E795E">
            <w:rPr>
              <w:noProof/>
              <w:lang w:val="en-AU"/>
            </w:rPr>
            <w:t>[9]</w:t>
          </w:r>
          <w:r w:rsidRPr="00A745AD">
            <w:rPr>
              <w:lang w:val="en-AU"/>
            </w:rPr>
            <w:fldChar w:fldCharType="end"/>
          </w:r>
        </w:sdtContent>
      </w:sdt>
      <w:r w:rsidRPr="00F548EB">
        <w:rPr>
          <w:lang w:val="en-AU"/>
        </w:rPr>
        <w:t>. MoodScope does not use physiological signals as most do, but rather uses the activity a user has with their phone to d</w:t>
      </w:r>
      <w:r w:rsidRPr="00854929">
        <w:rPr>
          <w:lang w:val="en-AU"/>
        </w:rPr>
        <w:t>etermine what mood they are in. MoodScope further uses customised data sets for each user to gradually improve the accuracy of the application for each user. Whilst it starts off inaccurate, it uses a 2-month training period to increase the accuracy of the</w:t>
      </w:r>
      <w:r w:rsidRPr="00367583">
        <w:rPr>
          <w:lang w:val="en-AU"/>
        </w:rPr>
        <w:t xml:space="preserve"> application in its inferences, raising the accuracy from 66% to 93%, when analysing 32 participants </w:t>
      </w:r>
      <w:sdt>
        <w:sdtPr>
          <w:rPr>
            <w:lang w:val="en-AU"/>
          </w:rPr>
          <w:id w:val="-1019775248"/>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A745AD">
            <w:rPr>
              <w:lang w:val="en-AU"/>
            </w:rPr>
            <w:fldChar w:fldCharType="end"/>
          </w:r>
        </w:sdtContent>
      </w:sdt>
    </w:p>
    <w:p w:rsidR="00FF5C76" w:rsidRPr="00367583" w:rsidRDefault="00027338" w:rsidP="00B0399F">
      <w:pPr>
        <w:rPr>
          <w:lang w:val="en-AU"/>
        </w:rPr>
      </w:pPr>
      <w:r w:rsidRPr="00F548EB" w:rsidDel="00027338">
        <w:rPr>
          <w:lang w:val="en-AU"/>
        </w:rPr>
        <w:lastRenderedPageBreak/>
        <w:t xml:space="preserve"> </w:t>
      </w:r>
      <w:r w:rsidR="00FF5C76" w:rsidRPr="00854929">
        <w:rPr>
          <w:lang w:val="en-AU"/>
        </w:rPr>
        <w:t xml:space="preserve">MyWalk </w:t>
      </w:r>
      <w:sdt>
        <w:sdtPr>
          <w:rPr>
            <w:lang w:val="en-AU"/>
          </w:rPr>
          <w:id w:val="1552655558"/>
          <w:citation/>
        </w:sdtPr>
        <w:sdtContent>
          <w:r w:rsidR="00D33F34" w:rsidRPr="00A745AD">
            <w:rPr>
              <w:lang w:val="en-AU"/>
            </w:rPr>
            <w:fldChar w:fldCharType="begin"/>
          </w:r>
          <w:r w:rsidR="00D33F34" w:rsidRPr="00886339">
            <w:rPr>
              <w:lang w:val="en-AU"/>
            </w:rPr>
            <w:instrText xml:space="preserve"> CITATION How13 \l 3081 </w:instrText>
          </w:r>
          <w:r w:rsidR="00D33F34" w:rsidRPr="00460700">
            <w:rPr>
              <w:lang w:val="en-AU"/>
            </w:rPr>
            <w:fldChar w:fldCharType="separate"/>
          </w:r>
          <w:r w:rsidR="002E795E" w:rsidRPr="002E795E">
            <w:rPr>
              <w:noProof/>
              <w:lang w:val="en-AU"/>
            </w:rPr>
            <w:t>[10]</w:t>
          </w:r>
          <w:r w:rsidR="00D33F34" w:rsidRPr="00A745AD">
            <w:rPr>
              <w:lang w:val="en-AU"/>
            </w:rPr>
            <w:fldChar w:fldCharType="end"/>
          </w:r>
        </w:sdtContent>
      </w:sdt>
      <w:r w:rsidR="00FF5C76" w:rsidRPr="00F548EB">
        <w:rPr>
          <w:lang w:val="en-AU"/>
        </w:rPr>
        <w:t xml:space="preserve"> is a mobile application that, rather than being based around stress in particular, was developed to help reduce gait asymmetry. Gait asymmetry involves physiological reactions to cause abnormal movements of the human body and limbs, and is very common in the event of a stroke. This is particularly useful to this project for us to unde</w:t>
      </w:r>
      <w:r w:rsidR="00FF5C76" w:rsidRPr="00854929">
        <w:rPr>
          <w:lang w:val="en-AU"/>
        </w:rPr>
        <w:t xml:space="preserve">rstand how sensors are used to detect changes in movement as someone walks. Using the accelerometer, the application was able to determine how the person walks, and measure to what degree they were able to walk “normally” - that is, in a straight line, as </w:t>
      </w:r>
      <w:r w:rsidR="00FF5C76" w:rsidRPr="00367583">
        <w:rPr>
          <w:lang w:val="en-AU"/>
        </w:rPr>
        <w:t>per the instructions provided. Making use of all three axes of motion and space, the degrees of asymmetry were calculated on average and the variance between each sampled value could be used to assess recovery progress.</w:t>
      </w:r>
    </w:p>
    <w:p w:rsidR="00FF5C76" w:rsidRPr="00854929" w:rsidRDefault="00FF5C76" w:rsidP="00517AF0">
      <w:pPr>
        <w:rPr>
          <w:lang w:val="en-AU"/>
        </w:rPr>
      </w:pPr>
      <w:r w:rsidRPr="00367583">
        <w:rPr>
          <w:lang w:val="en-AU"/>
        </w:rPr>
        <w:t>Data collection techniques involving</w:t>
      </w:r>
      <w:r w:rsidRPr="004564DA">
        <w:rPr>
          <w:lang w:val="en-AU"/>
        </w:rPr>
        <w:t xml:space="preserve"> speech were also studied, as this is a key factor that is proportional to the mood of a person. The product, AMMON </w:t>
      </w:r>
      <w:sdt>
        <w:sdtPr>
          <w:rPr>
            <w:lang w:val="en-AU"/>
          </w:rPr>
          <w:id w:val="1704675798"/>
          <w:citation/>
        </w:sdtPr>
        <w:sdtContent>
          <w:r w:rsidR="00D33F34" w:rsidRPr="00A745AD">
            <w:rPr>
              <w:lang w:val="en-AU"/>
            </w:rPr>
            <w:fldChar w:fldCharType="begin"/>
          </w:r>
          <w:r w:rsidR="00D33F34" w:rsidRPr="00886339">
            <w:rPr>
              <w:lang w:val="en-AU"/>
            </w:rPr>
            <w:instrText xml:space="preserve"> CITATION Cha11 \l 3081 </w:instrText>
          </w:r>
          <w:r w:rsidR="00D33F34" w:rsidRPr="00460700">
            <w:rPr>
              <w:lang w:val="en-AU"/>
            </w:rPr>
            <w:fldChar w:fldCharType="separate"/>
          </w:r>
          <w:r w:rsidR="002E795E" w:rsidRPr="002E795E">
            <w:rPr>
              <w:noProof/>
              <w:lang w:val="en-AU"/>
            </w:rPr>
            <w:t>[11]</w:t>
          </w:r>
          <w:r w:rsidR="00D33F34" w:rsidRPr="00A745AD">
            <w:rPr>
              <w:lang w:val="en-AU"/>
            </w:rPr>
            <w:fldChar w:fldCharType="end"/>
          </w:r>
        </w:sdtContent>
      </w:sdt>
      <w:r w:rsidRPr="00F548EB">
        <w:rPr>
          <w:lang w:val="en-AU"/>
        </w:rPr>
        <w:t>, is a library used to detect stress through speech in mobile phone applications specifically. It was devel</w:t>
      </w:r>
      <w:r w:rsidRPr="00854929">
        <w:rPr>
          <w:lang w:val="en-AU"/>
        </w:rPr>
        <w:t>oped in C, and tested on a number of subjects. This is partially inspired by a previous project, SoundSense</w:t>
      </w:r>
      <w:r w:rsidR="00A74C9C" w:rsidRPr="00854929">
        <w:rPr>
          <w:lang w:val="en-AU"/>
        </w:rPr>
        <w:t xml:space="preserve"> </w:t>
      </w:r>
      <w:sdt>
        <w:sdtPr>
          <w:rPr>
            <w:lang w:val="en-AU"/>
          </w:rPr>
          <w:id w:val="-1843848568"/>
          <w:citation/>
        </w:sdtPr>
        <w:sdtContent>
          <w:r w:rsidR="00A74C9C" w:rsidRPr="00A745AD">
            <w:rPr>
              <w:lang w:val="en-AU"/>
            </w:rPr>
            <w:fldChar w:fldCharType="begin"/>
          </w:r>
          <w:r w:rsidR="00A74C9C" w:rsidRPr="00886339">
            <w:rPr>
              <w:lang w:val="en-AU"/>
            </w:rPr>
            <w:instrText xml:space="preserve"> CITATION LuH091 \l 3081 </w:instrText>
          </w:r>
          <w:r w:rsidR="00A74C9C" w:rsidRPr="00460700">
            <w:rPr>
              <w:lang w:val="en-AU"/>
            </w:rPr>
            <w:fldChar w:fldCharType="separate"/>
          </w:r>
          <w:r w:rsidR="002E795E" w:rsidRPr="002E795E">
            <w:rPr>
              <w:noProof/>
              <w:lang w:val="en-AU"/>
            </w:rPr>
            <w:t>[12]</w:t>
          </w:r>
          <w:r w:rsidR="00A74C9C" w:rsidRPr="00A745AD">
            <w:rPr>
              <w:lang w:val="en-AU"/>
            </w:rPr>
            <w:fldChar w:fldCharType="end"/>
          </w:r>
        </w:sdtContent>
      </w:sdt>
      <w:r w:rsidRPr="00F548EB">
        <w:rPr>
          <w:lang w:val="en-AU"/>
        </w:rPr>
        <w:t xml:space="preserve">. It uses a linear SVM to predict the nature of the mental health. However, it is completely supervised learning, </w:t>
      </w:r>
      <w:r w:rsidRPr="00854929">
        <w:rPr>
          <w:lang w:val="en-AU"/>
        </w:rPr>
        <w:t>and so was done completely offline with all data included in the library. Ultimately, the outcome was a success, as it achieved its aim in being as accurate as state-of-the-art technology for the same purpose on a PC.</w:t>
      </w:r>
    </w:p>
    <w:p w:rsidR="00027338" w:rsidRPr="00F548EB" w:rsidRDefault="00027338" w:rsidP="00027338">
      <w:pPr>
        <w:rPr>
          <w:lang w:val="en-AU"/>
        </w:rPr>
      </w:pPr>
      <w:r w:rsidRPr="00367583">
        <w:rPr>
          <w:lang w:val="en-AU"/>
        </w:rPr>
        <w:t xml:space="preserve">We can draw a number of parallels between each of the applications, whilst also noting key differences in achieving certain elements of our common goal. We can see in </w:t>
      </w:r>
      <w:sdt>
        <w:sdtPr>
          <w:rPr>
            <w:lang w:val="en-AU"/>
          </w:rPr>
          <w:id w:val="1888600873"/>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w:t>
      </w:r>
      <w:sdt>
        <w:sdtPr>
          <w:rPr>
            <w:lang w:val="en-AU"/>
          </w:rPr>
          <w:id w:val="1332031067"/>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w:t>
      </w:r>
      <w:sdt>
        <w:sdtPr>
          <w:rPr>
            <w:lang w:val="en-AU"/>
          </w:rPr>
          <w:id w:val="133073244"/>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A745AD">
            <w:rPr>
              <w:lang w:val="en-AU"/>
            </w:rPr>
            <w:fldChar w:fldCharType="end"/>
          </w:r>
        </w:sdtContent>
      </w:sdt>
      <w:r w:rsidRPr="00F548EB">
        <w:rPr>
          <w:lang w:val="en-AU"/>
        </w:rPr>
        <w:t xml:space="preserve"> and </w:t>
      </w:r>
      <w:sdt>
        <w:sdtPr>
          <w:rPr>
            <w:lang w:val="en-AU"/>
          </w:rPr>
          <w:id w:val="482896705"/>
          <w:citation/>
        </w:sdtPr>
        <w:sdtContent>
          <w:r w:rsidRPr="00A745AD">
            <w:rPr>
              <w:lang w:val="en-AU"/>
            </w:rPr>
            <w:fldChar w:fldCharType="begin"/>
          </w:r>
          <w:r w:rsidRPr="00886339">
            <w:rPr>
              <w:lang w:val="en-AU"/>
            </w:rPr>
            <w:instrText xml:space="preserve"> CITATION Log07 \l 1033 </w:instrText>
          </w:r>
          <w:r w:rsidRPr="00460700">
            <w:rPr>
              <w:lang w:val="en-AU"/>
            </w:rPr>
            <w:fldChar w:fldCharType="separate"/>
          </w:r>
          <w:r w:rsidR="002E795E" w:rsidRPr="002E795E">
            <w:rPr>
              <w:noProof/>
              <w:lang w:val="en-AU"/>
            </w:rPr>
            <w:t>[7]</w:t>
          </w:r>
          <w:r w:rsidRPr="00A745AD">
            <w:rPr>
              <w:lang w:val="en-AU"/>
            </w:rPr>
            <w:fldChar w:fldCharType="end"/>
          </w:r>
        </w:sdtContent>
      </w:sdt>
      <w:r w:rsidRPr="00F548EB">
        <w:rPr>
          <w:lang w:val="en-AU"/>
        </w:rPr>
        <w:t xml:space="preserve">, phones are used for the collecting and processing of data to generate information regarding human interaction. In particular, </w:t>
      </w:r>
      <w:sdt>
        <w:sdtPr>
          <w:rPr>
            <w:lang w:val="en-AU"/>
          </w:rPr>
          <w:id w:val="1526754772"/>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w:t>
      </w:r>
      <w:sdt>
        <w:sdtPr>
          <w:rPr>
            <w:lang w:val="en-AU"/>
          </w:rPr>
          <w:id w:val="684633282"/>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and </w:t>
      </w:r>
      <w:sdt>
        <w:sdtPr>
          <w:rPr>
            <w:lang w:val="en-AU"/>
          </w:rPr>
          <w:id w:val="681713992"/>
          <w:citation/>
        </w:sdtPr>
        <w:sdtContent>
          <w:r w:rsidRPr="00A745AD">
            <w:rPr>
              <w:lang w:val="en-AU"/>
            </w:rPr>
            <w:fldChar w:fldCharType="begin"/>
          </w:r>
          <w:r w:rsidRPr="00886339">
            <w:rPr>
              <w:lang w:val="en-AU"/>
            </w:rPr>
            <w:instrText xml:space="preserve"> CITATION Log07 \l 1033 </w:instrText>
          </w:r>
          <w:r w:rsidRPr="00460700">
            <w:rPr>
              <w:lang w:val="en-AU"/>
            </w:rPr>
            <w:fldChar w:fldCharType="separate"/>
          </w:r>
          <w:r w:rsidR="002E795E" w:rsidRPr="002E795E">
            <w:rPr>
              <w:noProof/>
              <w:lang w:val="en-AU"/>
            </w:rPr>
            <w:t>[7]</w:t>
          </w:r>
          <w:r w:rsidRPr="00A745AD">
            <w:rPr>
              <w:lang w:val="en-AU"/>
            </w:rPr>
            <w:fldChar w:fldCharType="end"/>
          </w:r>
        </w:sdtContent>
      </w:sdt>
      <w:r w:rsidRPr="00F548EB">
        <w:rPr>
          <w:lang w:val="en-AU"/>
        </w:rPr>
        <w:t xml:space="preserve"> collect physiological information, with </w:t>
      </w:r>
      <w:sdt>
        <w:sdtPr>
          <w:rPr>
            <w:lang w:val="en-AU"/>
          </w:rPr>
          <w:id w:val="2025523682"/>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and </w:t>
      </w:r>
      <w:sdt>
        <w:sdtPr>
          <w:rPr>
            <w:lang w:val="en-AU"/>
          </w:rPr>
          <w:id w:val="-1444614289"/>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specifically using this to calculate one’s mood, which we can directly infer one’s level of stress. </w:t>
      </w:r>
      <w:sdt>
        <w:sdtPr>
          <w:rPr>
            <w:lang w:val="en-AU"/>
          </w:rPr>
          <w:id w:val="-510836148"/>
          <w:citation/>
        </w:sdtPr>
        <w:sdtContent>
          <w:r w:rsidRPr="00A745AD">
            <w:rPr>
              <w:lang w:val="en-AU"/>
            </w:rPr>
            <w:fldChar w:fldCharType="begin"/>
          </w:r>
          <w:r w:rsidRPr="00886339">
            <w:rPr>
              <w:lang w:val="en-AU"/>
            </w:rPr>
            <w:instrText xml:space="preserve"> CITATION Log07 \l 1033 </w:instrText>
          </w:r>
          <w:r w:rsidRPr="00460700">
            <w:rPr>
              <w:lang w:val="en-AU"/>
            </w:rPr>
            <w:fldChar w:fldCharType="separate"/>
          </w:r>
          <w:r w:rsidR="002E795E" w:rsidRPr="002E795E">
            <w:rPr>
              <w:noProof/>
              <w:lang w:val="en-AU"/>
            </w:rPr>
            <w:t>[7]</w:t>
          </w:r>
          <w:r w:rsidRPr="00A745AD">
            <w:rPr>
              <w:lang w:val="en-AU"/>
            </w:rPr>
            <w:fldChar w:fldCharType="end"/>
          </w:r>
        </w:sdtContent>
      </w:sdt>
      <w:proofErr w:type="gramStart"/>
      <w:r w:rsidRPr="00F548EB">
        <w:rPr>
          <w:lang w:val="en-AU"/>
        </w:rPr>
        <w:t>, on the other hand, collect</w:t>
      </w:r>
      <w:r w:rsidRPr="00854929">
        <w:rPr>
          <w:lang w:val="en-AU"/>
        </w:rPr>
        <w:t>s physiological data to specifically respond to a dangerous, and very key, stress response.</w:t>
      </w:r>
      <w:proofErr w:type="gramEnd"/>
      <w:r w:rsidRPr="00854929">
        <w:rPr>
          <w:lang w:val="en-AU"/>
        </w:rPr>
        <w:t xml:space="preserve"> </w:t>
      </w:r>
      <w:sdt>
        <w:sdtPr>
          <w:rPr>
            <w:lang w:val="en-AU"/>
          </w:rPr>
          <w:id w:val="287180814"/>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A745AD">
            <w:rPr>
              <w:lang w:val="en-AU"/>
            </w:rPr>
            <w:fldChar w:fldCharType="end"/>
          </w:r>
        </w:sdtContent>
      </w:sdt>
      <w:r w:rsidRPr="00F548EB">
        <w:rPr>
          <w:lang w:val="en-AU"/>
        </w:rPr>
        <w:t xml:space="preserve"> </w:t>
      </w:r>
      <w:proofErr w:type="gramStart"/>
      <w:r w:rsidRPr="00F548EB">
        <w:rPr>
          <w:lang w:val="en-AU"/>
        </w:rPr>
        <w:t>does</w:t>
      </w:r>
      <w:proofErr w:type="gramEnd"/>
      <w:r w:rsidRPr="00F548EB">
        <w:rPr>
          <w:lang w:val="en-AU"/>
        </w:rPr>
        <w:t xml:space="preserve"> not utilise physiological reactions, yet still manages to detect stress through other interesting means. </w:t>
      </w:r>
      <w:sdt>
        <w:sdtPr>
          <w:rPr>
            <w:lang w:val="en-AU"/>
          </w:rPr>
          <w:id w:val="944498899"/>
          <w:citation/>
        </w:sdtPr>
        <w:sdtContent>
          <w:r w:rsidRPr="00A745AD">
            <w:rPr>
              <w:lang w:val="en-AU"/>
            </w:rPr>
            <w:fldChar w:fldCharType="begin"/>
          </w:r>
          <w:r w:rsidRPr="00886339">
            <w:rPr>
              <w:lang w:val="en-AU"/>
            </w:rPr>
            <w:instrText xml:space="preserve"> CITATION Her12 \l 1033 </w:instrText>
          </w:r>
          <w:r w:rsidRPr="00460700">
            <w:rPr>
              <w:lang w:val="en-AU"/>
            </w:rPr>
            <w:fldChar w:fldCharType="separate"/>
          </w:r>
          <w:r w:rsidR="002E795E" w:rsidRPr="002E795E">
            <w:rPr>
              <w:noProof/>
              <w:lang w:val="en-AU"/>
            </w:rPr>
            <w:t>[6]</w:t>
          </w:r>
          <w:r w:rsidRPr="00A745AD">
            <w:rPr>
              <w:lang w:val="en-AU"/>
            </w:rPr>
            <w:fldChar w:fldCharType="end"/>
          </w:r>
        </w:sdtContent>
      </w:sdt>
      <w:r w:rsidRPr="00F548EB">
        <w:rPr>
          <w:lang w:val="en-AU"/>
        </w:rPr>
        <w:t xml:space="preserve"> </w:t>
      </w:r>
      <w:proofErr w:type="gramStart"/>
      <w:r w:rsidRPr="00F548EB">
        <w:rPr>
          <w:lang w:val="en-AU"/>
        </w:rPr>
        <w:t>is</w:t>
      </w:r>
      <w:proofErr w:type="gramEnd"/>
      <w:r w:rsidRPr="00F548EB">
        <w:rPr>
          <w:lang w:val="en-AU"/>
        </w:rPr>
        <w:t xml:space="preserve"> very different, since it uses other technologies to collect useful data, analyse the data and produce results based off one parameter to scale what mood the person is in.</w:t>
      </w:r>
    </w:p>
    <w:p w:rsidR="00027338" w:rsidRPr="00854929" w:rsidRDefault="00027338" w:rsidP="00027338">
      <w:pPr>
        <w:rPr>
          <w:lang w:val="en-AU"/>
        </w:rPr>
      </w:pPr>
      <w:r w:rsidRPr="00F548EB">
        <w:rPr>
          <w:lang w:val="en-AU"/>
        </w:rPr>
        <w:t xml:space="preserve">The methodology used in </w:t>
      </w:r>
      <w:sdt>
        <w:sdtPr>
          <w:rPr>
            <w:lang w:val="en-AU"/>
          </w:rPr>
          <w:id w:val="1420670504"/>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and </w:t>
      </w:r>
      <w:sdt>
        <w:sdtPr>
          <w:rPr>
            <w:lang w:val="en-AU"/>
          </w:rPr>
          <w:id w:val="-475227543"/>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are one of the most advanced, despite </w:t>
      </w:r>
      <w:sdt>
        <w:sdtPr>
          <w:rPr>
            <w:lang w:val="en-AU"/>
          </w:rPr>
          <w:id w:val="1866478814"/>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being a relatively older use of phone applications for this purpose. In </w:t>
      </w:r>
      <w:sdt>
        <w:sdtPr>
          <w:rPr>
            <w:lang w:val="en-AU"/>
          </w:rPr>
          <w:id w:val="492758906"/>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the hardware itself is very intricate – it has the capacity to collate many parameters within a very small device that is “comfortable to wear for long </w:t>
      </w:r>
      <w:r w:rsidRPr="00F548EB">
        <w:rPr>
          <w:lang w:val="en-AU"/>
        </w:rPr>
        <w:lastRenderedPageBreak/>
        <w:t xml:space="preserve">hours in the field” </w:t>
      </w:r>
      <w:sdt>
        <w:sdtPr>
          <w:rPr>
            <w:lang w:val="en-AU"/>
          </w:rPr>
          <w:id w:val="-1310551212"/>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However, we can agree that not having hardware attached to us is, in itself, a superior advantage. </w:t>
      </w:r>
      <w:sdt>
        <w:sdtPr>
          <w:rPr>
            <w:lang w:val="en-AU"/>
          </w:rPr>
          <w:id w:val="-984090556"/>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w:t>
      </w:r>
      <w:proofErr w:type="gramStart"/>
      <w:r w:rsidRPr="00F548EB">
        <w:rPr>
          <w:lang w:val="en-AU"/>
        </w:rPr>
        <w:t>further</w:t>
      </w:r>
      <w:proofErr w:type="gramEnd"/>
      <w:r w:rsidRPr="00F548EB">
        <w:rPr>
          <w:lang w:val="en-AU"/>
        </w:rPr>
        <w:t xml:space="preserve"> inspires the idea of collecting data using the phone’s hardware, which is, of course, a much more comfortable option for the user. It also results in the user being much less conscious of the analysis, since the phone sim</w:t>
      </w:r>
      <w:r w:rsidRPr="00854929">
        <w:rPr>
          <w:lang w:val="en-AU"/>
        </w:rPr>
        <w:t>ply runs in the background and causes less disruption with the user’s activities whilst collecting and analysing data.</w:t>
      </w:r>
    </w:p>
    <w:p w:rsidR="00027338" w:rsidRPr="00854929" w:rsidRDefault="00027338" w:rsidP="00027338">
      <w:pPr>
        <w:rPr>
          <w:lang w:val="en-AU"/>
        </w:rPr>
      </w:pPr>
      <w:r w:rsidRPr="00854929">
        <w:rPr>
          <w:lang w:val="en-AU"/>
        </w:rPr>
        <w:t xml:space="preserve">As such, </w:t>
      </w:r>
      <w:sdt>
        <w:sdtPr>
          <w:rPr>
            <w:lang w:val="en-AU"/>
          </w:rPr>
          <w:id w:val="-1334754923"/>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inspires the idea of utilising the phone’s hardware. We can note that the physiological reactions sensed in </w:t>
      </w:r>
      <w:sdt>
        <w:sdtPr>
          <w:rPr>
            <w:lang w:val="en-AU"/>
          </w:rPr>
          <w:id w:val="-50458449"/>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can now be sensed using current mobile phone technology. There are methods to calculate one’s heart rate, such as in the application “Stress Check” </w:t>
      </w:r>
      <w:sdt>
        <w:sdtPr>
          <w:rPr>
            <w:lang w:val="en-AU"/>
          </w:rPr>
          <w:id w:val="-737323219"/>
          <w:citation/>
        </w:sdtPr>
        <w:sdtContent>
          <w:r w:rsidRPr="00A745AD">
            <w:rPr>
              <w:lang w:val="en-AU"/>
            </w:rPr>
            <w:fldChar w:fldCharType="begin"/>
          </w:r>
          <w:r w:rsidRPr="00886339">
            <w:rPr>
              <w:lang w:val="en-AU"/>
            </w:rPr>
            <w:instrText xml:space="preserve"> CITATION Azu12 \l 1033 </w:instrText>
          </w:r>
          <w:r w:rsidRPr="00460700">
            <w:rPr>
              <w:lang w:val="en-AU"/>
            </w:rPr>
            <w:fldChar w:fldCharType="separate"/>
          </w:r>
          <w:r w:rsidR="002E795E" w:rsidRPr="002E795E">
            <w:rPr>
              <w:noProof/>
              <w:lang w:val="en-AU"/>
            </w:rPr>
            <w:t>[13]</w:t>
          </w:r>
          <w:r w:rsidRPr="00A745AD">
            <w:rPr>
              <w:lang w:val="en-AU"/>
            </w:rPr>
            <w:fldChar w:fldCharType="end"/>
          </w:r>
        </w:sdtContent>
      </w:sdt>
      <w:r w:rsidRPr="00F548EB">
        <w:rPr>
          <w:lang w:val="en-AU"/>
        </w:rPr>
        <w:t>. This application uses the phone’s camera and flashlight to detect one’s heart rate. We can detect respiratory function using the phone’s inbuilt accelerometer to detect a rate of displacement on one’s lung area, hence allowing us to accurately calculate changes in volume of air with</w:t>
      </w:r>
      <w:r w:rsidRPr="00854929">
        <w:rPr>
          <w:lang w:val="en-AU"/>
        </w:rPr>
        <w:t xml:space="preserve">in one’s lungs </w:t>
      </w:r>
      <w:sdt>
        <w:sdtPr>
          <w:rPr>
            <w:lang w:val="en-AU"/>
          </w:rPr>
          <w:id w:val="-804471177"/>
          <w:citation/>
        </w:sdtPr>
        <w:sdtContent>
          <w:r w:rsidRPr="00A745AD">
            <w:rPr>
              <w:lang w:val="en-AU"/>
            </w:rPr>
            <w:fldChar w:fldCharType="begin"/>
          </w:r>
          <w:r w:rsidRPr="00886339">
            <w:rPr>
              <w:lang w:val="en-AU"/>
            </w:rPr>
            <w:instrText xml:space="preserve"> CITATION Cha10 \l 1033 </w:instrText>
          </w:r>
          <w:r w:rsidRPr="00460700">
            <w:rPr>
              <w:lang w:val="en-AU"/>
            </w:rPr>
            <w:fldChar w:fldCharType="separate"/>
          </w:r>
          <w:r w:rsidR="002E795E" w:rsidRPr="002E795E">
            <w:rPr>
              <w:noProof/>
              <w:lang w:val="en-AU"/>
            </w:rPr>
            <w:t>[14]</w:t>
          </w:r>
          <w:r w:rsidRPr="00A745AD">
            <w:rPr>
              <w:lang w:val="en-AU"/>
            </w:rPr>
            <w:fldChar w:fldCharType="end"/>
          </w:r>
        </w:sdtContent>
      </w:sdt>
      <w:r w:rsidRPr="00F548EB">
        <w:rPr>
          <w:lang w:val="en-AU"/>
        </w:rPr>
        <w:t xml:space="preserve">. </w:t>
      </w:r>
      <w:sdt>
        <w:sdtPr>
          <w:rPr>
            <w:lang w:val="en-AU"/>
          </w:rPr>
          <w:id w:val="538553405"/>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w:t>
      </w:r>
      <w:proofErr w:type="gramStart"/>
      <w:r w:rsidRPr="00F548EB">
        <w:rPr>
          <w:lang w:val="en-AU"/>
        </w:rPr>
        <w:t>also</w:t>
      </w:r>
      <w:proofErr w:type="gramEnd"/>
      <w:r w:rsidRPr="00F548EB">
        <w:rPr>
          <w:lang w:val="en-AU"/>
        </w:rPr>
        <w:t xml:space="preserve"> detects skin temperature, which can be found using the phone’s thermometer. All these inbuilt hardware render the external hardware used by </w:t>
      </w:r>
      <w:sdt>
        <w:sdtPr>
          <w:rPr>
            <w:lang w:val="en-AU"/>
          </w:rPr>
          <w:id w:val="85507223"/>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as redundant. The advantage that the external hardware offers, however, is that people still claim accuracy, however </w:t>
      </w:r>
      <w:sdt>
        <w:sdtPr>
          <w:rPr>
            <w:lang w:val="en-AU"/>
          </w:rPr>
          <w:id w:val="-449551981"/>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despite using dated technology, still determines one of the highest accuracies out of all the soluti</w:t>
      </w:r>
      <w:r w:rsidRPr="00854929">
        <w:rPr>
          <w:lang w:val="en-AU"/>
        </w:rPr>
        <w:t>ons. This can be attributed to many factors, with the inaccurate nature of using the internal hardware of a phone being one of them.</w:t>
      </w:r>
    </w:p>
    <w:p w:rsidR="00027338" w:rsidRPr="00367583" w:rsidRDefault="00027338" w:rsidP="00027338">
      <w:pPr>
        <w:rPr>
          <w:lang w:val="en-AU"/>
        </w:rPr>
      </w:pPr>
      <w:r w:rsidRPr="00854929">
        <w:rPr>
          <w:lang w:val="en-AU"/>
        </w:rPr>
        <w:t xml:space="preserve">Whilst both </w:t>
      </w:r>
      <w:sdt>
        <w:sdtPr>
          <w:rPr>
            <w:lang w:val="en-AU"/>
          </w:rPr>
          <w:id w:val="99999154"/>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and </w:t>
      </w:r>
      <w:sdt>
        <w:sdtPr>
          <w:rPr>
            <w:lang w:val="en-AU"/>
          </w:rPr>
          <w:id w:val="-487939146"/>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uses static information for its inferences, </w:t>
      </w:r>
      <w:sdt>
        <w:sdtPr>
          <w:rPr>
            <w:lang w:val="en-AU"/>
          </w:rPr>
          <w:id w:val="1228719090"/>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has a 90% accuracy rate for 20+ participants, and </w:t>
      </w:r>
      <w:sdt>
        <w:sdtPr>
          <w:rPr>
            <w:lang w:val="en-AU"/>
          </w:rPr>
          <w:id w:val="-998490840"/>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has an overall accuracy of 60%, with variations of ±5% due to different phones. A phone’s internal hardware can cause inaccuracies specif</w:t>
      </w:r>
      <w:r w:rsidRPr="00854929">
        <w:rPr>
          <w:lang w:val="en-AU"/>
        </w:rPr>
        <w:t xml:space="preserve">ically due to its physical placement upon collecting of data, as well as the design of the hardware itself. </w:t>
      </w:r>
      <w:sdt>
        <w:sdtPr>
          <w:rPr>
            <w:lang w:val="en-AU"/>
          </w:rPr>
          <w:id w:val="-1127459567"/>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w:t>
      </w:r>
      <w:proofErr w:type="gramStart"/>
      <w:r w:rsidRPr="00F548EB">
        <w:rPr>
          <w:lang w:val="en-AU"/>
        </w:rPr>
        <w:t>conveniently</w:t>
      </w:r>
      <w:proofErr w:type="gramEnd"/>
      <w:r w:rsidRPr="00F548EB">
        <w:rPr>
          <w:lang w:val="en-AU"/>
        </w:rPr>
        <w:t xml:space="preserve"> places the hardware on the person’s chest. Whilst this is possible to achieve using internal hardware,</w:t>
      </w:r>
      <w:r w:rsidRPr="00854929">
        <w:rPr>
          <w:lang w:val="en-AU"/>
        </w:rPr>
        <w:t xml:space="preserve"> it is highly inconvenient for one to place their phone on their chest – this would take the element of convenience by using a mobile phone’s internal hardware to create less interference with their daily activity. </w:t>
      </w:r>
      <w:sdt>
        <w:sdtPr>
          <w:rPr>
            <w:lang w:val="en-AU"/>
          </w:rPr>
          <w:id w:val="-306085755"/>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w:t>
      </w:r>
      <w:proofErr w:type="gramStart"/>
      <w:r w:rsidRPr="00F548EB">
        <w:rPr>
          <w:lang w:val="en-AU"/>
        </w:rPr>
        <w:t>only</w:t>
      </w:r>
      <w:proofErr w:type="gramEnd"/>
      <w:r w:rsidRPr="00F548EB">
        <w:rPr>
          <w:lang w:val="en-AU"/>
        </w:rPr>
        <w:t xml:space="preserve"> use</w:t>
      </w:r>
      <w:r w:rsidRPr="00854929">
        <w:rPr>
          <w:lang w:val="en-AU"/>
        </w:rPr>
        <w:t>s the common camera and microphone hardware in a phone. Depending on where it is positioned, it can be used conveniently for analysis. However, at the same time, there is a degree of inaccuracy, depending on at what distance the phone is placed at during i</w:t>
      </w:r>
      <w:r w:rsidRPr="00367583">
        <w:rPr>
          <w:lang w:val="en-AU"/>
        </w:rPr>
        <w:t>ts inaccuracies. Whilst the hardware is of relatively good quality, it is found that dedicated hardware to these purposes are still of better quality.</w:t>
      </w:r>
    </w:p>
    <w:p w:rsidR="00027338" w:rsidRPr="00854929" w:rsidRDefault="00027338" w:rsidP="00027338">
      <w:pPr>
        <w:rPr>
          <w:lang w:val="en-AU"/>
        </w:rPr>
      </w:pPr>
      <w:r w:rsidRPr="00367583">
        <w:rPr>
          <w:lang w:val="en-AU"/>
        </w:rPr>
        <w:lastRenderedPageBreak/>
        <w:t>One significant advantage that each of the solutions offer is the use multiple parameters to determine its results. These use algorithms that can weigh the importance of each of the parameters and make a decision from there. This is highly advantageous, as it allows us to hone in on the specific reasoning behind the physiological reactions. We must remember t</w:t>
      </w:r>
      <w:r w:rsidRPr="00886339">
        <w:rPr>
          <w:lang w:val="en-AU"/>
        </w:rPr>
        <w:t xml:space="preserve">hat physiological reactions can apply to more than one type of response </w:t>
      </w:r>
      <w:sdt>
        <w:sdtPr>
          <w:rPr>
            <w:lang w:val="en-AU"/>
          </w:rPr>
          <w:id w:val="-451554509"/>
          <w:citation/>
        </w:sdtPr>
        <w:sdtContent>
          <w:r w:rsidRPr="00A745AD">
            <w:rPr>
              <w:lang w:val="en-AU"/>
            </w:rPr>
            <w:fldChar w:fldCharType="begin"/>
          </w:r>
          <w:r w:rsidRPr="00886339">
            <w:rPr>
              <w:lang w:val="en-AU"/>
            </w:rPr>
            <w:instrText xml:space="preserve"> CITATION Car07 \l 1033 </w:instrText>
          </w:r>
          <w:r w:rsidRPr="00460700">
            <w:rPr>
              <w:lang w:val="en-AU"/>
            </w:rPr>
            <w:fldChar w:fldCharType="separate"/>
          </w:r>
          <w:r w:rsidR="002E795E" w:rsidRPr="002E795E">
            <w:rPr>
              <w:noProof/>
              <w:lang w:val="en-AU"/>
            </w:rPr>
            <w:t>[1]</w:t>
          </w:r>
          <w:r w:rsidRPr="00A745AD">
            <w:rPr>
              <w:lang w:val="en-AU"/>
            </w:rPr>
            <w:fldChar w:fldCharType="end"/>
          </w:r>
        </w:sdtContent>
      </w:sdt>
      <w:r w:rsidRPr="00F548EB">
        <w:rPr>
          <w:lang w:val="en-AU"/>
        </w:rPr>
        <w:t>. The use of multiple parameters offers a distinguished combination of symptoms which can be more accurately associated with stress. However one disadva</w:t>
      </w:r>
      <w:r w:rsidRPr="00854929">
        <w:rPr>
          <w:lang w:val="en-AU"/>
        </w:rPr>
        <w:t>ntage of these applications is that these are static algorithms that do not account for differences in human nature from user to user. These algorithms can be improved so as to cater for users more accurately.</w:t>
      </w:r>
    </w:p>
    <w:p w:rsidR="00B078B3" w:rsidRPr="00886339" w:rsidRDefault="00B078B3" w:rsidP="00027338">
      <w:pPr>
        <w:rPr>
          <w:lang w:val="en-AU"/>
        </w:rPr>
      </w:pPr>
      <w:r w:rsidRPr="00854929">
        <w:rPr>
          <w:lang w:val="en-AU"/>
        </w:rPr>
        <w:t xml:space="preserve">We must draw a further parallel between </w:t>
      </w:r>
      <w:r w:rsidR="008C564C" w:rsidRPr="00854929">
        <w:rPr>
          <w:lang w:val="en-AU"/>
        </w:rPr>
        <w:t>SocioP</w:t>
      </w:r>
      <w:r w:rsidR="008C564C" w:rsidRPr="00A745AD">
        <w:rPr>
          <w:lang w:val="en-AU"/>
        </w:rPr>
        <w:t xml:space="preserve">hone </w:t>
      </w:r>
      <w:sdt>
        <w:sdtPr>
          <w:rPr>
            <w:lang w:val="en-AU"/>
          </w:rPr>
          <w:id w:val="1086961913"/>
          <w:citation/>
        </w:sdtPr>
        <w:sdtContent>
          <w:r w:rsidRPr="00A745AD">
            <w:rPr>
              <w:lang w:val="en-AU"/>
            </w:rPr>
            <w:fldChar w:fldCharType="begin"/>
          </w:r>
          <w:r w:rsidRPr="00886339">
            <w:rPr>
              <w:lang w:val="en-AU"/>
            </w:rPr>
            <w:instrText xml:space="preserve"> CITATION Lee13 \l 3081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and </w:t>
      </w:r>
      <w:r w:rsidR="0097389C" w:rsidRPr="00F548EB">
        <w:rPr>
          <w:lang w:val="en-AU"/>
        </w:rPr>
        <w:t xml:space="preserve">AMMON </w:t>
      </w:r>
      <w:sdt>
        <w:sdtPr>
          <w:rPr>
            <w:lang w:val="en-AU"/>
          </w:rPr>
          <w:id w:val="517580573"/>
          <w:citation/>
        </w:sdtPr>
        <w:sdtContent>
          <w:r w:rsidRPr="00A745AD">
            <w:rPr>
              <w:lang w:val="en-AU"/>
            </w:rPr>
            <w:fldChar w:fldCharType="begin"/>
          </w:r>
          <w:r w:rsidRPr="00886339">
            <w:rPr>
              <w:lang w:val="en-AU"/>
            </w:rPr>
            <w:instrText xml:space="preserve"> CITATION Cha11 \l 3081 </w:instrText>
          </w:r>
          <w:r w:rsidRPr="00460700">
            <w:rPr>
              <w:lang w:val="en-AU"/>
            </w:rPr>
            <w:fldChar w:fldCharType="separate"/>
          </w:r>
          <w:r w:rsidR="002E795E" w:rsidRPr="002E795E">
            <w:rPr>
              <w:noProof/>
              <w:lang w:val="en-AU"/>
            </w:rPr>
            <w:t>[11]</w:t>
          </w:r>
          <w:r w:rsidRPr="00A745AD">
            <w:rPr>
              <w:lang w:val="en-AU"/>
            </w:rPr>
            <w:fldChar w:fldCharType="end"/>
          </w:r>
        </w:sdtContent>
      </w:sdt>
      <w:r w:rsidRPr="00F548EB">
        <w:rPr>
          <w:lang w:val="en-AU"/>
        </w:rPr>
        <w:t xml:space="preserve"> as two of the key applications used to detect changes in speech during times of emotional stress or distress. As mentioned before, SocioPhone has produced </w:t>
      </w:r>
      <w:r w:rsidR="00917C35" w:rsidRPr="00854929">
        <w:rPr>
          <w:lang w:val="en-AU"/>
        </w:rPr>
        <w:t xml:space="preserve">an </w:t>
      </w:r>
      <w:r w:rsidRPr="00854929">
        <w:rPr>
          <w:lang w:val="en-AU"/>
        </w:rPr>
        <w:t>accuracy</w:t>
      </w:r>
      <w:r w:rsidR="00917C35" w:rsidRPr="00854929">
        <w:rPr>
          <w:lang w:val="en-AU"/>
        </w:rPr>
        <w:t xml:space="preserve"> of 60</w:t>
      </w:r>
      <w:r w:rsidR="00917C35" w:rsidRPr="00A745AD">
        <w:rPr>
          <w:rFonts w:cs="Times New Roman"/>
          <w:lang w:val="en-AU"/>
        </w:rPr>
        <w:t>±</w:t>
      </w:r>
      <w:r w:rsidR="00917C35" w:rsidRPr="00A745AD">
        <w:rPr>
          <w:lang w:val="en-AU"/>
        </w:rPr>
        <w:t>5%</w:t>
      </w:r>
      <w:r w:rsidRPr="00367583">
        <w:rPr>
          <w:lang w:val="en-AU"/>
        </w:rPr>
        <w:t xml:space="preserve">. </w:t>
      </w:r>
      <w:r w:rsidR="00917C35" w:rsidRPr="00367583">
        <w:rPr>
          <w:lang w:val="en-AU"/>
        </w:rPr>
        <w:t>On the other hand</w:t>
      </w:r>
      <w:r w:rsidR="008C564C" w:rsidRPr="004564DA">
        <w:rPr>
          <w:lang w:val="en-AU"/>
        </w:rPr>
        <w:t>, AMMON produced an accuracy of 93.6% accuracy.</w:t>
      </w:r>
      <w:r w:rsidR="00917C35" w:rsidRPr="00886339">
        <w:rPr>
          <w:lang w:val="en-AU"/>
        </w:rPr>
        <w:t xml:space="preserve"> Whilst these both are dependent on speech variations</w:t>
      </w:r>
    </w:p>
    <w:p w:rsidR="0097389C" w:rsidRPr="00367583" w:rsidRDefault="0097389C" w:rsidP="00027338">
      <w:pPr>
        <w:rPr>
          <w:lang w:val="en-AU"/>
        </w:rPr>
      </w:pPr>
      <w:r w:rsidRPr="00886339">
        <w:rPr>
          <w:lang w:val="en-AU"/>
        </w:rPr>
        <w:t>AMMON in particular has used a balanced data set to ensure a 50% degree of accuracy.</w:t>
      </w:r>
      <w:r w:rsidR="00352ECD" w:rsidRPr="00886339">
        <w:rPr>
          <w:lang w:val="en-AU"/>
        </w:rPr>
        <w:t xml:space="preserve"> Balanced data is essential as training data</w:t>
      </w:r>
      <w:r w:rsidR="0026212F" w:rsidRPr="00886339">
        <w:rPr>
          <w:lang w:val="en-AU"/>
        </w:rPr>
        <w:t xml:space="preserve">. Whilst we can note that data that is biased towards one particular result can still produce results of decent accuracy, it can fundamentally be proven that balanced data will produced more accurate results </w:t>
      </w:r>
      <w:sdt>
        <w:sdtPr>
          <w:rPr>
            <w:lang w:val="en-AU"/>
          </w:rPr>
          <w:id w:val="846147076"/>
          <w:citation/>
        </w:sdtPr>
        <w:sdtContent>
          <w:r w:rsidR="0026212F" w:rsidRPr="00A745AD">
            <w:rPr>
              <w:lang w:val="en-AU"/>
            </w:rPr>
            <w:fldChar w:fldCharType="begin"/>
          </w:r>
          <w:r w:rsidR="0026212F" w:rsidRPr="00886339">
            <w:rPr>
              <w:lang w:val="en-AU"/>
            </w:rPr>
            <w:instrText xml:space="preserve"> CITATION Wei13 \l 3081 </w:instrText>
          </w:r>
          <w:r w:rsidR="0026212F" w:rsidRPr="00460700">
            <w:rPr>
              <w:lang w:val="en-AU"/>
            </w:rPr>
            <w:fldChar w:fldCharType="separate"/>
          </w:r>
          <w:r w:rsidR="002E795E" w:rsidRPr="002E795E">
            <w:rPr>
              <w:noProof/>
              <w:lang w:val="en-AU"/>
            </w:rPr>
            <w:t>[15]</w:t>
          </w:r>
          <w:r w:rsidR="0026212F" w:rsidRPr="00A745AD">
            <w:rPr>
              <w:lang w:val="en-AU"/>
            </w:rPr>
            <w:fldChar w:fldCharType="end"/>
          </w:r>
        </w:sdtContent>
      </w:sdt>
      <w:r w:rsidR="0026212F" w:rsidRPr="00F548EB">
        <w:rPr>
          <w:lang w:val="en-AU"/>
        </w:rPr>
        <w:t>.</w:t>
      </w:r>
      <w:r w:rsidR="006E5E8B" w:rsidRPr="00F548EB">
        <w:rPr>
          <w:lang w:val="en-AU"/>
        </w:rPr>
        <w:t xml:space="preserve"> Thus, we recognise t</w:t>
      </w:r>
      <w:r w:rsidR="006E5E8B" w:rsidRPr="00854929">
        <w:rPr>
          <w:lang w:val="en-AU"/>
        </w:rPr>
        <w:t>his as one particularly important characteristic regarding machine learning</w:t>
      </w:r>
      <w:r w:rsidR="00917C35" w:rsidRPr="00367583">
        <w:rPr>
          <w:lang w:val="en-AU"/>
        </w:rPr>
        <w:t>.</w:t>
      </w:r>
    </w:p>
    <w:p w:rsidR="00027338" w:rsidRPr="00854929" w:rsidRDefault="00835174" w:rsidP="00027338">
      <w:pPr>
        <w:rPr>
          <w:lang w:val="en-AU"/>
        </w:rPr>
      </w:pPr>
      <w:sdt>
        <w:sdtPr>
          <w:rPr>
            <w:lang w:val="en-AU"/>
          </w:rPr>
          <w:id w:val="-1679116233"/>
          <w:citation/>
        </w:sdtPr>
        <w:sdtContent>
          <w:r w:rsidR="00027338" w:rsidRPr="00A745AD">
            <w:rPr>
              <w:lang w:val="en-AU"/>
            </w:rPr>
            <w:fldChar w:fldCharType="begin"/>
          </w:r>
          <w:r w:rsidR="00027338" w:rsidRPr="00886339">
            <w:rPr>
              <w:lang w:val="en-AU"/>
            </w:rPr>
            <w:instrText xml:space="preserve"> CITATION LiK13 \l 1033 </w:instrText>
          </w:r>
          <w:r w:rsidR="00027338" w:rsidRPr="00460700">
            <w:rPr>
              <w:lang w:val="en-AU"/>
            </w:rPr>
            <w:fldChar w:fldCharType="separate"/>
          </w:r>
          <w:r w:rsidR="002E795E" w:rsidRPr="002E795E">
            <w:rPr>
              <w:noProof/>
              <w:lang w:val="en-AU"/>
            </w:rPr>
            <w:t>[5]</w:t>
          </w:r>
          <w:r w:rsidR="00027338" w:rsidRPr="00A745AD">
            <w:rPr>
              <w:lang w:val="en-AU"/>
            </w:rPr>
            <w:fldChar w:fldCharType="end"/>
          </w:r>
        </w:sdtContent>
      </w:sdt>
      <w:r w:rsidR="00027338" w:rsidRPr="00F548EB">
        <w:rPr>
          <w:lang w:val="en-AU"/>
        </w:rPr>
        <w:t xml:space="preserve"> </w:t>
      </w:r>
      <w:proofErr w:type="gramStart"/>
      <w:r w:rsidR="00027338" w:rsidRPr="00F548EB">
        <w:rPr>
          <w:lang w:val="en-AU"/>
        </w:rPr>
        <w:t>has</w:t>
      </w:r>
      <w:proofErr w:type="gramEnd"/>
      <w:r w:rsidR="00027338" w:rsidRPr="00F548EB">
        <w:rPr>
          <w:lang w:val="en-AU"/>
        </w:rPr>
        <w:t xml:space="preserve"> a contrasting aspect to its ability to cater for multiple users. It uses aspects of machine learning over a period of time to increase the acc</w:t>
      </w:r>
      <w:r w:rsidR="00027338" w:rsidRPr="00854929">
        <w:rPr>
          <w:lang w:val="en-AU"/>
        </w:rPr>
        <w:t xml:space="preserve">uracy of the application. Using only static inferences, the application offers a very low accuracy (66%), whilst post-training, the application was able to provide an accuracy of 93% to the two users </w:t>
      </w:r>
      <w:sdt>
        <w:sdtPr>
          <w:rPr>
            <w:lang w:val="en-AU"/>
          </w:rPr>
          <w:id w:val="428398246"/>
          <w:citation/>
        </w:sdtPr>
        <w:sdtContent>
          <w:r w:rsidR="00027338" w:rsidRPr="00A745AD">
            <w:rPr>
              <w:lang w:val="en-AU"/>
            </w:rPr>
            <w:fldChar w:fldCharType="begin"/>
          </w:r>
          <w:r w:rsidR="00027338" w:rsidRPr="00886339">
            <w:rPr>
              <w:lang w:val="en-AU"/>
            </w:rPr>
            <w:instrText xml:space="preserve"> CITATION LiK13 \l 1033 </w:instrText>
          </w:r>
          <w:r w:rsidR="00027338" w:rsidRPr="00460700">
            <w:rPr>
              <w:lang w:val="en-AU"/>
            </w:rPr>
            <w:fldChar w:fldCharType="separate"/>
          </w:r>
          <w:r w:rsidR="002E795E" w:rsidRPr="002E795E">
            <w:rPr>
              <w:noProof/>
              <w:lang w:val="en-AU"/>
            </w:rPr>
            <w:t>[5]</w:t>
          </w:r>
          <w:r w:rsidR="00027338" w:rsidRPr="00A745AD">
            <w:rPr>
              <w:lang w:val="en-AU"/>
            </w:rPr>
            <w:fldChar w:fldCharType="end"/>
          </w:r>
        </w:sdtContent>
      </w:sdt>
      <w:r w:rsidR="00027338" w:rsidRPr="00F548EB">
        <w:rPr>
          <w:lang w:val="en-AU"/>
        </w:rPr>
        <w:t xml:space="preserve">. This is a highly significant change attributed solely to concepts of machine learning, and hence a large factor to consider in achieving our own personal goal. The application actually uses less reliable methods of detecting moods than as per previously mentioned, but achieves </w:t>
      </w:r>
      <w:r w:rsidR="00027338" w:rsidRPr="00854929">
        <w:rPr>
          <w:lang w:val="en-AU"/>
        </w:rPr>
        <w:t>the same degree of accuracy as those applications.</w:t>
      </w:r>
    </w:p>
    <w:p w:rsidR="00027338" w:rsidRPr="00F548EB" w:rsidRDefault="00027338" w:rsidP="00027338">
      <w:pPr>
        <w:rPr>
          <w:lang w:val="en-AU"/>
        </w:rPr>
      </w:pPr>
      <w:r w:rsidRPr="00367583">
        <w:rPr>
          <w:lang w:val="en-AU"/>
        </w:rPr>
        <w:t xml:space="preserve">The application uses a supervised learning algorithm referred to as Sequential Forward Selection (SFS). SFS involves machine learning via regression. Unknown data inputs estimate and produce an inference using regression techniques. The algorithm is used hand-in-hand with a personalised data model to create an even more accurate data model on a case-by-case basis. Whilst the personalised </w:t>
      </w:r>
      <w:r w:rsidRPr="00367583">
        <w:rPr>
          <w:lang w:val="en-AU"/>
        </w:rPr>
        <w:lastRenderedPageBreak/>
        <w:t>data model can be used by itself to create inferences, it also involves a much longer time-frame for the model to reach its potential. This issue is solved by complementing with the SFS algorithm, which acts as a “one-size-fits-all” model to give the application a starting idea of how to process the information, as opposed t</w:t>
      </w:r>
      <w:r w:rsidRPr="004564DA">
        <w:rPr>
          <w:lang w:val="en-AU"/>
        </w:rPr>
        <w:t xml:space="preserve">o developing it from scratch </w:t>
      </w:r>
      <w:sdt>
        <w:sdtPr>
          <w:rPr>
            <w:lang w:val="en-AU"/>
          </w:rPr>
          <w:id w:val="1489593690"/>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A745AD">
            <w:rPr>
              <w:lang w:val="en-AU"/>
            </w:rPr>
            <w:fldChar w:fldCharType="end"/>
          </w:r>
        </w:sdtContent>
      </w:sdt>
      <w:r w:rsidRPr="00F548EB">
        <w:rPr>
          <w:lang w:val="en-AU"/>
        </w:rPr>
        <w:t>. The following graph gives us the best idea of how the application evolves over the 60-day learning period.</w:t>
      </w:r>
    </w:p>
    <w:p w:rsidR="00027338" w:rsidRPr="00F548EB" w:rsidRDefault="00027338" w:rsidP="00027338">
      <w:pPr>
        <w:keepNext/>
        <w:jc w:val="center"/>
        <w:rPr>
          <w:lang w:val="en-AU"/>
        </w:rPr>
      </w:pPr>
      <w:r w:rsidRPr="00F548EB">
        <w:rPr>
          <w:noProof/>
          <w:lang w:val="en-AU" w:eastAsia="en-AU"/>
        </w:rPr>
        <w:drawing>
          <wp:inline distT="0" distB="0" distL="0" distR="0" wp14:anchorId="000B1BB3" wp14:editId="45325E1F">
            <wp:extent cx="4970030" cy="345141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9479" t="34934" r="10663" b="43772"/>
                    <a:stretch/>
                  </pic:blipFill>
                  <pic:spPr bwMode="auto">
                    <a:xfrm>
                      <a:off x="0" y="0"/>
                      <a:ext cx="4970030" cy="3451412"/>
                    </a:xfrm>
                    <a:prstGeom prst="rect">
                      <a:avLst/>
                    </a:prstGeom>
                    <a:ln>
                      <a:noFill/>
                    </a:ln>
                    <a:extLst>
                      <a:ext uri="{53640926-AAD7-44D8-BBD7-CCE9431645EC}">
                        <a14:shadowObscured xmlns:a14="http://schemas.microsoft.com/office/drawing/2010/main"/>
                      </a:ext>
                    </a:extLst>
                  </pic:spPr>
                </pic:pic>
              </a:graphicData>
            </a:graphic>
          </wp:inline>
        </w:drawing>
      </w:r>
    </w:p>
    <w:p w:rsidR="00027338" w:rsidRPr="00886339" w:rsidRDefault="00027338" w:rsidP="00027338">
      <w:pPr>
        <w:pStyle w:val="Caption"/>
        <w:jc w:val="center"/>
        <w:rPr>
          <w:color w:val="auto"/>
          <w:lang w:val="en-AU"/>
        </w:rPr>
      </w:pPr>
      <w:bookmarkStart w:id="45" w:name="_Toc402133742"/>
      <w:r w:rsidRPr="00854929">
        <w:rPr>
          <w:color w:val="auto"/>
          <w:lang w:val="en-AU"/>
        </w:rPr>
        <w:t xml:space="preserve">Figure </w:t>
      </w:r>
      <w:r w:rsidRPr="00886339">
        <w:rPr>
          <w:color w:val="auto"/>
          <w:lang w:val="en-AU"/>
        </w:rPr>
        <w:fldChar w:fldCharType="begin"/>
      </w:r>
      <w:r w:rsidRPr="00886339">
        <w:rPr>
          <w:color w:val="auto"/>
          <w:lang w:val="en-AU"/>
        </w:rPr>
        <w:instrText xml:space="preserve"> SEQ Figure \* ARABIC </w:instrText>
      </w:r>
      <w:r w:rsidRPr="00460700">
        <w:rPr>
          <w:color w:val="auto"/>
          <w:lang w:val="en-AU"/>
        </w:rPr>
        <w:fldChar w:fldCharType="separate"/>
      </w:r>
      <w:r w:rsidR="003E0BF6" w:rsidRPr="00886339">
        <w:rPr>
          <w:noProof/>
          <w:color w:val="auto"/>
          <w:lang w:val="en-AU"/>
        </w:rPr>
        <w:t>1</w:t>
      </w:r>
      <w:r w:rsidRPr="002617FB">
        <w:rPr>
          <w:color w:val="auto"/>
          <w:lang w:val="en-AU"/>
        </w:rPr>
        <w:fldChar w:fldCharType="end"/>
      </w:r>
      <w:r w:rsidR="003E0969" w:rsidRPr="00886339">
        <w:rPr>
          <w:color w:val="auto"/>
          <w:lang w:val="en-AU"/>
        </w:rPr>
        <w:t xml:space="preserve"> –</w:t>
      </w:r>
      <w:r w:rsidRPr="00886339">
        <w:rPr>
          <w:color w:val="auto"/>
          <w:lang w:val="en-AU"/>
        </w:rPr>
        <w:t xml:space="preserve"> Improvement in accuracy over a 60-day period due to machine learning</w:t>
      </w:r>
      <w:bookmarkEnd w:id="45"/>
    </w:p>
    <w:p w:rsidR="00027338" w:rsidRPr="00F548EB" w:rsidRDefault="00027338" w:rsidP="00027338">
      <w:pPr>
        <w:rPr>
          <w:lang w:val="en-AU"/>
        </w:rPr>
      </w:pPr>
      <w:r w:rsidRPr="00886339">
        <w:rPr>
          <w:lang w:val="en-AU"/>
        </w:rPr>
        <w:t xml:space="preserve">The initial concept of how to detect mood, however, is not as superior for the purposes of detecting stress. The application is not reliant on physiological stress responses, but rather stress responses based on direct phone activity. This, of course, leads to a low degree of accuracy; as such activity widely differs from person to person, with very little overlap of common activities for all potential users. This is let alone how people’s activities vary upon the onset of stress. We can directly conclude this from </w:t>
      </w:r>
      <w:sdt>
        <w:sdtPr>
          <w:rPr>
            <w:lang w:val="en-AU"/>
          </w:rPr>
          <w:id w:val="1310129629"/>
          <w:citation/>
        </w:sdtPr>
        <w:sdtContent>
          <w:r w:rsidRPr="00A745AD">
            <w:rPr>
              <w:lang w:val="en-AU"/>
            </w:rPr>
            <w:fldChar w:fldCharType="begin"/>
          </w:r>
          <w:r w:rsidRPr="00886339">
            <w:rPr>
              <w:lang w:val="en-AU"/>
            </w:rPr>
            <w:instrText xml:space="preserve"> CITATION Car07 \l 1033  \m Seg14 \m Ame14</w:instrText>
          </w:r>
          <w:r w:rsidRPr="00460700">
            <w:rPr>
              <w:lang w:val="en-AU"/>
            </w:rPr>
            <w:fldChar w:fldCharType="separate"/>
          </w:r>
          <w:r w:rsidR="002E795E" w:rsidRPr="002E795E">
            <w:rPr>
              <w:noProof/>
              <w:lang w:val="en-AU"/>
            </w:rPr>
            <w:t>[1, 16, 17]</w:t>
          </w:r>
          <w:r w:rsidRPr="00A745AD">
            <w:rPr>
              <w:lang w:val="en-AU"/>
            </w:rPr>
            <w:fldChar w:fldCharType="end"/>
          </w:r>
        </w:sdtContent>
      </w:sdt>
      <w:r w:rsidRPr="00F548EB">
        <w:rPr>
          <w:lang w:val="en-AU"/>
        </w:rPr>
        <w:t>.</w:t>
      </w:r>
    </w:p>
    <w:p w:rsidR="00027338" w:rsidRPr="00367583" w:rsidRDefault="00027338" w:rsidP="00027338">
      <w:pPr>
        <w:rPr>
          <w:lang w:val="en-AU"/>
        </w:rPr>
      </w:pPr>
      <w:r w:rsidRPr="00854929">
        <w:rPr>
          <w:lang w:val="en-AU"/>
        </w:rPr>
        <w:t>As such, the main aspect of the application to take as inspiration is the concept of supervised machine learning to create an accurate model. Whilst the methods of co</w:t>
      </w:r>
      <w:r w:rsidRPr="00367583">
        <w:rPr>
          <w:lang w:val="en-AU"/>
        </w:rPr>
        <w:t>llecting data are respectable, other applications have more accurate results from methods of collecting physiological data to detect the onset of stress.</w:t>
      </w:r>
    </w:p>
    <w:p w:rsidR="00027338" w:rsidRPr="00854929" w:rsidRDefault="00835174" w:rsidP="00027338">
      <w:pPr>
        <w:rPr>
          <w:lang w:val="en-AU"/>
        </w:rPr>
      </w:pPr>
      <w:sdt>
        <w:sdtPr>
          <w:rPr>
            <w:lang w:val="en-AU"/>
          </w:rPr>
          <w:id w:val="-1266535558"/>
          <w:citation/>
        </w:sdtPr>
        <w:sdtContent>
          <w:r w:rsidR="00027338" w:rsidRPr="00A745AD">
            <w:rPr>
              <w:lang w:val="en-AU"/>
            </w:rPr>
            <w:fldChar w:fldCharType="begin"/>
          </w:r>
          <w:r w:rsidR="00027338" w:rsidRPr="00886339">
            <w:rPr>
              <w:lang w:val="en-AU"/>
            </w:rPr>
            <w:instrText xml:space="preserve"> CITATION Log07 \l 1033 </w:instrText>
          </w:r>
          <w:r w:rsidR="00027338" w:rsidRPr="00460700">
            <w:rPr>
              <w:lang w:val="en-AU"/>
            </w:rPr>
            <w:fldChar w:fldCharType="separate"/>
          </w:r>
          <w:r w:rsidR="002E795E" w:rsidRPr="002E795E">
            <w:rPr>
              <w:noProof/>
              <w:lang w:val="en-AU"/>
            </w:rPr>
            <w:t>[7]</w:t>
          </w:r>
          <w:r w:rsidR="00027338" w:rsidRPr="00A745AD">
            <w:rPr>
              <w:lang w:val="en-AU"/>
            </w:rPr>
            <w:fldChar w:fldCharType="end"/>
          </w:r>
        </w:sdtContent>
      </w:sdt>
      <w:r w:rsidR="00027338" w:rsidRPr="00F548EB">
        <w:rPr>
          <w:lang w:val="en-AU"/>
        </w:rPr>
        <w:t xml:space="preserve"> </w:t>
      </w:r>
      <w:proofErr w:type="gramStart"/>
      <w:r w:rsidR="00027338" w:rsidRPr="00F548EB">
        <w:rPr>
          <w:lang w:val="en-AU"/>
        </w:rPr>
        <w:t>is</w:t>
      </w:r>
      <w:proofErr w:type="gramEnd"/>
      <w:r w:rsidR="00027338" w:rsidRPr="00F548EB">
        <w:rPr>
          <w:lang w:val="en-AU"/>
        </w:rPr>
        <w:t xml:space="preserve"> another old application which has still proven to be very resourceful. The big picture of our aim involves the dangers that stressors and stress responses bring to an individual, and the technology used in </w:t>
      </w:r>
      <w:sdt>
        <w:sdtPr>
          <w:rPr>
            <w:lang w:val="en-AU"/>
          </w:rPr>
          <w:id w:val="-338390000"/>
          <w:citation/>
        </w:sdtPr>
        <w:sdtContent>
          <w:r w:rsidR="00027338" w:rsidRPr="00A745AD">
            <w:rPr>
              <w:lang w:val="en-AU"/>
            </w:rPr>
            <w:fldChar w:fldCharType="begin"/>
          </w:r>
          <w:r w:rsidR="00027338" w:rsidRPr="00886339">
            <w:rPr>
              <w:lang w:val="en-AU"/>
            </w:rPr>
            <w:instrText xml:space="preserve"> CITATION Log07 \l 1033 </w:instrText>
          </w:r>
          <w:r w:rsidR="00027338" w:rsidRPr="00460700">
            <w:rPr>
              <w:lang w:val="en-AU"/>
            </w:rPr>
            <w:fldChar w:fldCharType="separate"/>
          </w:r>
          <w:r w:rsidR="002E795E" w:rsidRPr="002E795E">
            <w:rPr>
              <w:noProof/>
              <w:lang w:val="en-AU"/>
            </w:rPr>
            <w:t>[7]</w:t>
          </w:r>
          <w:r w:rsidR="00027338" w:rsidRPr="00A745AD">
            <w:rPr>
              <w:lang w:val="en-AU"/>
            </w:rPr>
            <w:fldChar w:fldCharType="end"/>
          </w:r>
        </w:sdtContent>
      </w:sdt>
      <w:r w:rsidR="00027338" w:rsidRPr="00F548EB">
        <w:rPr>
          <w:lang w:val="en-AU"/>
        </w:rPr>
        <w:t xml:space="preserve"> can be used to address this issue directly. We can also use these methods to determine levels of stress. This methodology still uses external hardware to obtain the raw data regarding blood pressure. However, the application is used for the processing of this data, after it is received from the external hardware. The information is then </w:t>
      </w:r>
      <w:r w:rsidR="00027338" w:rsidRPr="00854929">
        <w:rPr>
          <w:lang w:val="en-AU"/>
        </w:rPr>
        <w:t>sent to a central server for notification using mobile technology.</w:t>
      </w:r>
    </w:p>
    <w:p w:rsidR="00027338" w:rsidRPr="00854929" w:rsidRDefault="00027338" w:rsidP="00027338">
      <w:pPr>
        <w:rPr>
          <w:lang w:val="en-AU"/>
        </w:rPr>
      </w:pPr>
      <w:r w:rsidRPr="00367583">
        <w:rPr>
          <w:lang w:val="en-AU"/>
        </w:rPr>
        <w:t>The application uses one of the most direct symptoms of stress responses possible, however is currently not very feasible to achieve only using a phone’s hardware. Whilst there have been developments, such as the enterprise iHealth Wireless Blood Pressure Wrist Monitor</w:t>
      </w:r>
      <w:sdt>
        <w:sdtPr>
          <w:rPr>
            <w:lang w:val="en-AU"/>
          </w:rPr>
          <w:id w:val="-1544127572"/>
          <w:citation/>
        </w:sdtPr>
        <w:sdtContent>
          <w:r w:rsidRPr="00A745AD">
            <w:rPr>
              <w:lang w:val="en-AU"/>
            </w:rPr>
            <w:fldChar w:fldCharType="begin"/>
          </w:r>
          <w:r w:rsidRPr="00886339">
            <w:rPr>
              <w:lang w:val="en-AU"/>
            </w:rPr>
            <w:instrText xml:space="preserve"> CITATION iHe12 \l 1033 </w:instrText>
          </w:r>
          <w:r w:rsidRPr="00460700">
            <w:rPr>
              <w:lang w:val="en-AU"/>
            </w:rPr>
            <w:fldChar w:fldCharType="separate"/>
          </w:r>
          <w:r w:rsidR="002E795E">
            <w:rPr>
              <w:noProof/>
              <w:lang w:val="en-AU"/>
            </w:rPr>
            <w:t xml:space="preserve"> </w:t>
          </w:r>
          <w:r w:rsidR="002E795E" w:rsidRPr="002E795E">
            <w:rPr>
              <w:noProof/>
              <w:lang w:val="en-AU"/>
            </w:rPr>
            <w:t>[18]</w:t>
          </w:r>
          <w:r w:rsidRPr="00A745AD">
            <w:rPr>
              <w:lang w:val="en-AU"/>
            </w:rPr>
            <w:fldChar w:fldCharType="end"/>
          </w:r>
        </w:sdtContent>
      </w:sdt>
      <w:r w:rsidRPr="00F548EB">
        <w:rPr>
          <w:lang w:val="en-AU"/>
        </w:rPr>
        <w:t>, none have progressed past the stage being restricted to using external hardware to determine this parameter accurately. As such, it is curre</w:t>
      </w:r>
      <w:r w:rsidRPr="00854929">
        <w:rPr>
          <w:lang w:val="en-AU"/>
        </w:rPr>
        <w:t>ntly infeasible to achieve our goal until the necessary hardware is incorporated into mobile phones.</w:t>
      </w:r>
    </w:p>
    <w:p w:rsidR="00027338" w:rsidRPr="00886339" w:rsidRDefault="00027338" w:rsidP="00027338">
      <w:pPr>
        <w:rPr>
          <w:lang w:val="en-AU"/>
        </w:rPr>
      </w:pPr>
      <w:r w:rsidRPr="00367583">
        <w:rPr>
          <w:lang w:val="en-AU"/>
        </w:rPr>
        <w:t>The application, however, inspires the idea of further refinement of the application, by sending the data to relevant places. Being a problem that has only been brought to attention as of recent, we do not have much data that is collated and sourced from using such means. This application, however, takes this data. Hence, this solution proves useful for the collection of data, as well as the benefits of aler</w:t>
      </w:r>
      <w:r w:rsidRPr="00886339">
        <w:rPr>
          <w:lang w:val="en-AU"/>
        </w:rPr>
        <w:t xml:space="preserve">ting the appropriate people, for monitoring purposes, in a non-invasive manner. </w:t>
      </w:r>
    </w:p>
    <w:p w:rsidR="00BC026F" w:rsidRPr="00886339" w:rsidRDefault="009357AF" w:rsidP="00BD5FBE">
      <w:pPr>
        <w:rPr>
          <w:lang w:val="en-AU"/>
        </w:rPr>
      </w:pPr>
      <w:r w:rsidRPr="00886339">
        <w:rPr>
          <w:lang w:val="en-AU"/>
        </w:rPr>
        <w:t xml:space="preserve">Whilst not all projects studied used machine learning techniques, it is still important to recognise the importance of it in the research and projects thus far. </w:t>
      </w:r>
      <w:r w:rsidR="00DB57FC" w:rsidRPr="00886339">
        <w:rPr>
          <w:lang w:val="en-AU"/>
        </w:rPr>
        <w:t>Another n</w:t>
      </w:r>
      <w:r w:rsidRPr="00886339">
        <w:rPr>
          <w:lang w:val="en-AU"/>
        </w:rPr>
        <w:t>amely</w:t>
      </w:r>
      <w:r w:rsidR="00DB57FC" w:rsidRPr="00886339">
        <w:rPr>
          <w:lang w:val="en-AU"/>
        </w:rPr>
        <w:t xml:space="preserve"> example we can look at shows how the different methods of machine learning act to give varying accuracies of results</w:t>
      </w:r>
      <w:r w:rsidRPr="00886339">
        <w:rPr>
          <w:lang w:val="en-AU"/>
        </w:rPr>
        <w:t xml:space="preserve"> </w:t>
      </w:r>
      <w:sdt>
        <w:sdtPr>
          <w:rPr>
            <w:lang w:val="en-AU"/>
          </w:rPr>
          <w:id w:val="-2084833180"/>
          <w:citation/>
        </w:sdtPr>
        <w:sdtContent>
          <w:r w:rsidR="00A74C9C" w:rsidRPr="00A745AD">
            <w:rPr>
              <w:lang w:val="en-AU"/>
            </w:rPr>
            <w:fldChar w:fldCharType="begin"/>
          </w:r>
          <w:r w:rsidR="00A74C9C" w:rsidRPr="00886339">
            <w:rPr>
              <w:lang w:val="en-AU"/>
            </w:rPr>
            <w:instrText xml:space="preserve"> CITATION LuH12 \l 3081 </w:instrText>
          </w:r>
          <w:r w:rsidR="00A74C9C" w:rsidRPr="00460700">
            <w:rPr>
              <w:lang w:val="en-AU"/>
            </w:rPr>
            <w:fldChar w:fldCharType="separate"/>
          </w:r>
          <w:r w:rsidR="002E795E" w:rsidRPr="002E795E">
            <w:rPr>
              <w:noProof/>
              <w:lang w:val="en-AU"/>
            </w:rPr>
            <w:t>[8]</w:t>
          </w:r>
          <w:r w:rsidR="00A74C9C" w:rsidRPr="00A745AD">
            <w:rPr>
              <w:lang w:val="en-AU"/>
            </w:rPr>
            <w:fldChar w:fldCharType="end"/>
          </w:r>
        </w:sdtContent>
      </w:sdt>
      <w:r w:rsidRPr="00F548EB">
        <w:rPr>
          <w:lang w:val="en-AU"/>
        </w:rPr>
        <w:t>. This was especially important in ensuring the accuracy of the product in determining stress from a multi</w:t>
      </w:r>
      <w:r w:rsidRPr="00854929">
        <w:rPr>
          <w:lang w:val="en-AU"/>
        </w:rPr>
        <w:t xml:space="preserve">tude of different symptoms. </w:t>
      </w:r>
      <w:r w:rsidR="00BC026F" w:rsidRPr="00367583">
        <w:rPr>
          <w:lang w:val="en-AU"/>
        </w:rPr>
        <w:t>They implemented three models, using various techniques including the use of</w:t>
      </w:r>
      <w:r w:rsidRPr="00367583">
        <w:rPr>
          <w:lang w:val="en-AU"/>
        </w:rPr>
        <w:t xml:space="preserve"> the linear SVM</w:t>
      </w:r>
      <w:r w:rsidR="00BC026F" w:rsidRPr="00886339">
        <w:rPr>
          <w:lang w:val="en-AU"/>
        </w:rPr>
        <w:t>. Each model used machine learning, but varied between levels of supervised and unsupervised learning.</w:t>
      </w:r>
    </w:p>
    <w:p w:rsidR="000B4BB5" w:rsidRPr="00886339" w:rsidRDefault="009357AF" w:rsidP="00BD5FBE">
      <w:pPr>
        <w:rPr>
          <w:lang w:val="en-AU"/>
        </w:rPr>
      </w:pPr>
      <w:r w:rsidRPr="00886339">
        <w:rPr>
          <w:lang w:val="en-AU"/>
        </w:rPr>
        <w:t>Machine learning is particularly helpful in determining use-cases that are tailored to the user – especially if unsupervised or semi-supervised learning is allowed.</w:t>
      </w:r>
      <w:r w:rsidR="00BD5FBE" w:rsidRPr="00886339">
        <w:rPr>
          <w:lang w:val="en-AU"/>
        </w:rPr>
        <w:t xml:space="preserve"> In this case, semi-supervised learning is used to </w:t>
      </w:r>
      <w:r w:rsidR="006302B1" w:rsidRPr="00886339">
        <w:rPr>
          <w:lang w:val="en-AU"/>
        </w:rPr>
        <w:t>develop</w:t>
      </w:r>
      <w:r w:rsidR="00BD5FBE" w:rsidRPr="00886339">
        <w:rPr>
          <w:lang w:val="en-AU"/>
        </w:rPr>
        <w:t xml:space="preserve"> their model. Their “supervised adaptation” involves “a user explicitly </w:t>
      </w:r>
      <w:r w:rsidR="00BD5FBE" w:rsidRPr="00886339">
        <w:rPr>
          <w:lang w:val="en-AU"/>
        </w:rPr>
        <w:lastRenderedPageBreak/>
        <w:t xml:space="preserve">contributes labelled data for adaptation” whereas the “unsupervised adaptation”, i.e. self-training, involves “leverages self-train technique by utilizing </w:t>
      </w:r>
      <w:proofErr w:type="spellStart"/>
      <w:r w:rsidR="00BD5FBE" w:rsidRPr="00886339">
        <w:rPr>
          <w:lang w:val="en-AU"/>
        </w:rPr>
        <w:t>unlabeled</w:t>
      </w:r>
      <w:proofErr w:type="spellEnd"/>
      <w:r w:rsidR="00BD5FBE" w:rsidRPr="00886339">
        <w:rPr>
          <w:lang w:val="en-AU"/>
        </w:rPr>
        <w:t xml:space="preserve"> data”</w:t>
      </w:r>
      <w:r w:rsidR="009B0633" w:rsidRPr="00886339">
        <w:rPr>
          <w:lang w:val="en-AU"/>
        </w:rPr>
        <w:t xml:space="preserve">. What we see </w:t>
      </w:r>
      <w:r w:rsidR="00BC026F" w:rsidRPr="00886339">
        <w:rPr>
          <w:lang w:val="en-AU"/>
        </w:rPr>
        <w:t xml:space="preserve">when we compare </w:t>
      </w:r>
      <w:r w:rsidR="006302B1" w:rsidRPr="00886339">
        <w:rPr>
          <w:lang w:val="en-AU"/>
        </w:rPr>
        <w:t xml:space="preserve">two </w:t>
      </w:r>
      <w:r w:rsidR="00BC026F" w:rsidRPr="00886339">
        <w:rPr>
          <w:lang w:val="en-AU"/>
        </w:rPr>
        <w:t xml:space="preserve">of their </w:t>
      </w:r>
      <w:r w:rsidR="006302B1" w:rsidRPr="00886339">
        <w:rPr>
          <w:lang w:val="en-AU"/>
        </w:rPr>
        <w:t>models</w:t>
      </w:r>
      <w:r w:rsidR="00BC026F" w:rsidRPr="00886339">
        <w:rPr>
          <w:lang w:val="en-AU"/>
        </w:rPr>
        <w:t>,</w:t>
      </w:r>
      <w:r w:rsidR="006302B1" w:rsidRPr="00886339">
        <w:rPr>
          <w:lang w:val="en-AU"/>
        </w:rPr>
        <w:t xml:space="preserve"> where one was universal </w:t>
      </w:r>
      <w:r w:rsidR="00BC026F" w:rsidRPr="00886339">
        <w:rPr>
          <w:lang w:val="en-AU"/>
        </w:rPr>
        <w:t xml:space="preserve">(fully supervised) </w:t>
      </w:r>
      <w:r w:rsidR="006302B1" w:rsidRPr="00886339">
        <w:rPr>
          <w:lang w:val="en-AU"/>
        </w:rPr>
        <w:t>and the other was personalised</w:t>
      </w:r>
      <w:r w:rsidR="00BC026F" w:rsidRPr="00886339">
        <w:rPr>
          <w:lang w:val="en-AU"/>
        </w:rPr>
        <w:t xml:space="preserve"> (fully unsupervised),</w:t>
      </w:r>
      <w:r w:rsidR="006302B1" w:rsidRPr="00886339">
        <w:rPr>
          <w:lang w:val="en-AU"/>
        </w:rPr>
        <w:t xml:space="preserve"> was that the personalised one was the most </w:t>
      </w:r>
      <w:r w:rsidR="00791A37" w:rsidRPr="00886339">
        <w:rPr>
          <w:lang w:val="en-AU"/>
        </w:rPr>
        <w:t>accurate</w:t>
      </w:r>
      <w:r w:rsidR="006302B1" w:rsidRPr="00886339">
        <w:rPr>
          <w:lang w:val="en-AU"/>
        </w:rPr>
        <w:t xml:space="preserve"> model, whereas the universal one was the least accurate</w:t>
      </w:r>
      <w:r w:rsidR="00791A37" w:rsidRPr="00886339">
        <w:rPr>
          <w:lang w:val="en-AU"/>
        </w:rPr>
        <w:t>.</w:t>
      </w:r>
      <w:r w:rsidR="006302B1" w:rsidRPr="00886339">
        <w:rPr>
          <w:lang w:val="en-AU"/>
        </w:rPr>
        <w:t xml:space="preserve"> </w:t>
      </w:r>
      <w:r w:rsidR="00791A37" w:rsidRPr="00886339">
        <w:rPr>
          <w:lang w:val="en-AU"/>
        </w:rPr>
        <w:t xml:space="preserve">As an example, for an outdoor environment, the models achieved </w:t>
      </w:r>
      <w:r w:rsidR="006302B1" w:rsidRPr="00886339">
        <w:rPr>
          <w:lang w:val="en-AU"/>
        </w:rPr>
        <w:t xml:space="preserve">accuracies </w:t>
      </w:r>
      <w:r w:rsidR="00791A37" w:rsidRPr="00886339">
        <w:rPr>
          <w:lang w:val="en-AU"/>
        </w:rPr>
        <w:t xml:space="preserve">of </w:t>
      </w:r>
      <w:r w:rsidR="006302B1" w:rsidRPr="00886339">
        <w:rPr>
          <w:lang w:val="en-AU"/>
        </w:rPr>
        <w:t>77.9% and 66.6% respectively.</w:t>
      </w:r>
      <w:r w:rsidR="00547BD5" w:rsidRPr="00886339">
        <w:rPr>
          <w:lang w:val="en-AU"/>
        </w:rPr>
        <w:t xml:space="preserve"> We also note that the variance of the results for the supervised learning is much higher, as seen in the diagram below.</w:t>
      </w:r>
    </w:p>
    <w:p w:rsidR="004D030F" w:rsidRPr="00F548EB" w:rsidRDefault="00547BD5" w:rsidP="004D030F">
      <w:pPr>
        <w:keepNext/>
        <w:jc w:val="center"/>
        <w:rPr>
          <w:lang w:val="en-AU"/>
        </w:rPr>
      </w:pPr>
      <w:r w:rsidRPr="00F548EB">
        <w:rPr>
          <w:noProof/>
          <w:lang w:val="en-AU" w:eastAsia="en-AU"/>
        </w:rPr>
        <w:drawing>
          <wp:inline distT="0" distB="0" distL="0" distR="0" wp14:anchorId="385198AA" wp14:editId="2D5A8B39">
            <wp:extent cx="4831028" cy="3657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sssense_accuracy.PNG"/>
                    <pic:cNvPicPr/>
                  </pic:nvPicPr>
                  <pic:blipFill>
                    <a:blip r:embed="rId13">
                      <a:extLst>
                        <a:ext uri="{28A0092B-C50C-407E-A947-70E740481C1C}">
                          <a14:useLocalDpi xmlns:a14="http://schemas.microsoft.com/office/drawing/2010/main" val="0"/>
                        </a:ext>
                      </a:extLst>
                    </a:blip>
                    <a:stretch>
                      <a:fillRect/>
                    </a:stretch>
                  </pic:blipFill>
                  <pic:spPr>
                    <a:xfrm>
                      <a:off x="0" y="0"/>
                      <a:ext cx="4844533" cy="3667825"/>
                    </a:xfrm>
                    <a:prstGeom prst="rect">
                      <a:avLst/>
                    </a:prstGeom>
                  </pic:spPr>
                </pic:pic>
              </a:graphicData>
            </a:graphic>
          </wp:inline>
        </w:drawing>
      </w:r>
    </w:p>
    <w:p w:rsidR="00547BD5" w:rsidRPr="00886339" w:rsidRDefault="004D030F" w:rsidP="004D030F">
      <w:pPr>
        <w:pStyle w:val="Caption"/>
        <w:jc w:val="center"/>
        <w:rPr>
          <w:color w:val="auto"/>
          <w:lang w:val="en-AU"/>
        </w:rPr>
      </w:pPr>
      <w:bookmarkStart w:id="46" w:name="_Toc402133743"/>
      <w:r w:rsidRPr="00854929">
        <w:rPr>
          <w:color w:val="auto"/>
          <w:lang w:val="en-AU"/>
        </w:rPr>
        <w:t xml:space="preserve">Figure </w:t>
      </w:r>
      <w:r w:rsidRPr="00886339">
        <w:rPr>
          <w:color w:val="auto"/>
          <w:lang w:val="en-AU"/>
        </w:rPr>
        <w:fldChar w:fldCharType="begin"/>
      </w:r>
      <w:r w:rsidRPr="00886339">
        <w:rPr>
          <w:color w:val="auto"/>
          <w:lang w:val="en-AU"/>
        </w:rPr>
        <w:instrText xml:space="preserve"> SEQ Figure \* ARABIC </w:instrText>
      </w:r>
      <w:r w:rsidRPr="00460700">
        <w:rPr>
          <w:color w:val="auto"/>
          <w:lang w:val="en-AU"/>
        </w:rPr>
        <w:fldChar w:fldCharType="separate"/>
      </w:r>
      <w:r w:rsidR="003E0BF6" w:rsidRPr="00886339">
        <w:rPr>
          <w:noProof/>
          <w:color w:val="auto"/>
          <w:lang w:val="en-AU"/>
        </w:rPr>
        <w:t>2</w:t>
      </w:r>
      <w:r w:rsidRPr="002617FB">
        <w:rPr>
          <w:color w:val="auto"/>
          <w:lang w:val="en-AU"/>
        </w:rPr>
        <w:fldChar w:fldCharType="end"/>
      </w:r>
      <w:r w:rsidRPr="00886339">
        <w:rPr>
          <w:color w:val="auto"/>
          <w:lang w:val="en-AU"/>
        </w:rPr>
        <w:t xml:space="preserve"> </w:t>
      </w:r>
      <w:r w:rsidR="003E0969" w:rsidRPr="00886339">
        <w:rPr>
          <w:color w:val="auto"/>
          <w:lang w:val="en-AU"/>
        </w:rPr>
        <w:t>–</w:t>
      </w:r>
      <w:r w:rsidRPr="00886339">
        <w:rPr>
          <w:color w:val="auto"/>
          <w:lang w:val="en-AU"/>
        </w:rPr>
        <w:t xml:space="preserve"> Varying accuracies </w:t>
      </w:r>
      <w:r w:rsidR="00C3519B" w:rsidRPr="00886339">
        <w:rPr>
          <w:color w:val="auto"/>
          <w:lang w:val="en-AU"/>
        </w:rPr>
        <w:t>dependent</w:t>
      </w:r>
      <w:r w:rsidRPr="00886339">
        <w:rPr>
          <w:color w:val="auto"/>
          <w:lang w:val="en-AU"/>
        </w:rPr>
        <w:t xml:space="preserve"> on level of supervision in StressSense</w:t>
      </w:r>
      <w:bookmarkEnd w:id="46"/>
    </w:p>
    <w:p w:rsidR="00DF4CF8" w:rsidRPr="00F548EB" w:rsidRDefault="00BC026F" w:rsidP="00BD5FBE">
      <w:pPr>
        <w:rPr>
          <w:lang w:val="en-AU"/>
        </w:rPr>
      </w:pPr>
      <w:r w:rsidRPr="00886339">
        <w:rPr>
          <w:lang w:val="en-AU"/>
        </w:rPr>
        <w:t xml:space="preserve">Thus, we cannot </w:t>
      </w:r>
      <w:r w:rsidR="00DF4CF8" w:rsidRPr="00886339">
        <w:rPr>
          <w:lang w:val="en-AU"/>
        </w:rPr>
        <w:t xml:space="preserve">reject the notion of unsupervised learning completely. Whilst it is very risky to use </w:t>
      </w:r>
      <w:sdt>
        <w:sdtPr>
          <w:rPr>
            <w:lang w:val="en-AU"/>
          </w:rPr>
          <w:id w:val="1112707307"/>
          <w:citation/>
        </w:sdtPr>
        <w:sdtContent>
          <w:r w:rsidR="00DF4CF8" w:rsidRPr="00A745AD">
            <w:rPr>
              <w:lang w:val="en-AU"/>
            </w:rPr>
            <w:fldChar w:fldCharType="begin"/>
          </w:r>
          <w:r w:rsidR="00DF4CF8" w:rsidRPr="00886339">
            <w:rPr>
              <w:lang w:val="en-AU"/>
            </w:rPr>
            <w:instrText xml:space="preserve"> CITATION Pet12 \l 3081 </w:instrText>
          </w:r>
          <w:r w:rsidR="00DF4CF8" w:rsidRPr="00460700">
            <w:rPr>
              <w:lang w:val="en-AU"/>
            </w:rPr>
            <w:fldChar w:fldCharType="separate"/>
          </w:r>
          <w:r w:rsidR="002E795E" w:rsidRPr="002E795E">
            <w:rPr>
              <w:noProof/>
              <w:lang w:val="en-AU"/>
            </w:rPr>
            <w:t>[2]</w:t>
          </w:r>
          <w:r w:rsidR="00DF4CF8" w:rsidRPr="00A745AD">
            <w:rPr>
              <w:lang w:val="en-AU"/>
            </w:rPr>
            <w:fldChar w:fldCharType="end"/>
          </w:r>
        </w:sdtContent>
      </w:sdt>
      <w:r w:rsidR="00DF4CF8" w:rsidRPr="00F548EB">
        <w:rPr>
          <w:lang w:val="en-AU"/>
        </w:rPr>
        <w:t>, it also produces the most correct results</w:t>
      </w:r>
      <w:sdt>
        <w:sdtPr>
          <w:rPr>
            <w:lang w:val="en-AU"/>
          </w:rPr>
          <w:id w:val="-1353029438"/>
          <w:citation/>
        </w:sdtPr>
        <w:sdtContent>
          <w:r w:rsidR="007F752D" w:rsidRPr="00A745AD">
            <w:rPr>
              <w:lang w:val="en-AU"/>
            </w:rPr>
            <w:fldChar w:fldCharType="begin"/>
          </w:r>
          <w:r w:rsidR="007F752D" w:rsidRPr="00886339">
            <w:rPr>
              <w:lang w:val="en-AU"/>
            </w:rPr>
            <w:instrText xml:space="preserve"> CITATION LuH12 \l 3081 </w:instrText>
          </w:r>
          <w:r w:rsidR="007F752D" w:rsidRPr="00460700">
            <w:rPr>
              <w:lang w:val="en-AU"/>
            </w:rPr>
            <w:fldChar w:fldCharType="separate"/>
          </w:r>
          <w:r w:rsidR="002E795E">
            <w:rPr>
              <w:noProof/>
              <w:lang w:val="en-AU"/>
            </w:rPr>
            <w:t xml:space="preserve"> </w:t>
          </w:r>
          <w:r w:rsidR="002E795E" w:rsidRPr="002E795E">
            <w:rPr>
              <w:noProof/>
              <w:lang w:val="en-AU"/>
            </w:rPr>
            <w:t>[8]</w:t>
          </w:r>
          <w:r w:rsidR="007F752D" w:rsidRPr="00A745AD">
            <w:rPr>
              <w:lang w:val="en-AU"/>
            </w:rPr>
            <w:fldChar w:fldCharType="end"/>
          </w:r>
        </w:sdtContent>
      </w:sdt>
      <w:r w:rsidR="00DF4CF8" w:rsidRPr="00F548EB">
        <w:rPr>
          <w:lang w:val="en-AU"/>
        </w:rPr>
        <w:t>. The risks involved are if:</w:t>
      </w:r>
    </w:p>
    <w:p w:rsidR="00DF4CF8" w:rsidRPr="00854929" w:rsidRDefault="00DF4CF8" w:rsidP="00027338">
      <w:pPr>
        <w:pStyle w:val="ListParagraph"/>
        <w:numPr>
          <w:ilvl w:val="0"/>
          <w:numId w:val="6"/>
        </w:numPr>
        <w:rPr>
          <w:lang w:val="en-AU"/>
        </w:rPr>
      </w:pPr>
      <w:r w:rsidRPr="00854929">
        <w:rPr>
          <w:lang w:val="en-AU"/>
        </w:rPr>
        <w:t>Algorithms are implemented correctly, and</w:t>
      </w:r>
    </w:p>
    <w:p w:rsidR="00BC026F" w:rsidRPr="00367583" w:rsidRDefault="00DF4CF8" w:rsidP="00027338">
      <w:pPr>
        <w:pStyle w:val="ListParagraph"/>
        <w:numPr>
          <w:ilvl w:val="0"/>
          <w:numId w:val="6"/>
        </w:numPr>
        <w:rPr>
          <w:lang w:val="en-AU"/>
        </w:rPr>
      </w:pPr>
      <w:r w:rsidRPr="00367583">
        <w:rPr>
          <w:lang w:val="en-AU"/>
        </w:rPr>
        <w:t>if the users use the application correctly, and do not feed it bogus data – be it intentional or unintentional</w:t>
      </w:r>
    </w:p>
    <w:p w:rsidR="00F9574B" w:rsidRPr="00886339" w:rsidRDefault="00F9574B" w:rsidP="00F9574B">
      <w:pPr>
        <w:rPr>
          <w:lang w:val="en-AU"/>
        </w:rPr>
      </w:pPr>
      <w:r w:rsidRPr="00886339">
        <w:rPr>
          <w:lang w:val="en-AU"/>
        </w:rPr>
        <w:t>The second point is the most important regarding the risks regarding machine learning, and is one we shall consider later in this paper.***TODO</w:t>
      </w:r>
      <w:r w:rsidR="008E1C0A" w:rsidRPr="00886339">
        <w:rPr>
          <w:lang w:val="en-AU"/>
        </w:rPr>
        <w:t xml:space="preserve"> – where is it addressed?</w:t>
      </w:r>
      <w:r w:rsidRPr="00886339">
        <w:rPr>
          <w:lang w:val="en-AU"/>
        </w:rPr>
        <w:t>***</w:t>
      </w:r>
    </w:p>
    <w:p w:rsidR="00CA5FD8" w:rsidRPr="00886339" w:rsidRDefault="00CA5FD8" w:rsidP="005943F3">
      <w:pPr>
        <w:pStyle w:val="Heading3"/>
      </w:pPr>
      <w:bookmarkStart w:id="47" w:name="_Toc402133715"/>
      <w:r w:rsidRPr="00886339">
        <w:lastRenderedPageBreak/>
        <w:t>2.</w:t>
      </w:r>
      <w:r w:rsidR="005943F3" w:rsidRPr="00886339">
        <w:t>1</w:t>
      </w:r>
      <w:r w:rsidRPr="00886339">
        <w:t>.2 Non-mobile-application solutions</w:t>
      </w:r>
      <w:r w:rsidR="006E0412" w:rsidRPr="00886339">
        <w:t>, and data collection methods</w:t>
      </w:r>
      <w:bookmarkEnd w:id="47"/>
    </w:p>
    <w:p w:rsidR="00FF5C76" w:rsidRPr="00886339" w:rsidRDefault="00FF5C76" w:rsidP="00B0399F">
      <w:pPr>
        <w:rPr>
          <w:lang w:val="en-AU"/>
        </w:rPr>
      </w:pPr>
      <w:r w:rsidRPr="00886339">
        <w:rPr>
          <w:lang w:val="en-AU"/>
        </w:rPr>
        <w:t>There are many applications that do not include using a mobile phone that are used to detect stress – most of which are as effective, if not more than current state-of-the-art technologies using a mobile phone.</w:t>
      </w:r>
      <w:r w:rsidR="001C0872" w:rsidRPr="00886339">
        <w:rPr>
          <w:lang w:val="en-AU"/>
        </w:rPr>
        <w:t xml:space="preserve"> Good examples to illustrate this are as per below.</w:t>
      </w:r>
    </w:p>
    <w:p w:rsidR="00FF5C76" w:rsidRPr="00886339" w:rsidRDefault="00FF5C76" w:rsidP="00B0399F">
      <w:pPr>
        <w:rPr>
          <w:lang w:val="en-AU"/>
        </w:rPr>
      </w:pPr>
      <w:r w:rsidRPr="00886339">
        <w:rPr>
          <w:lang w:val="en-AU"/>
        </w:rPr>
        <w:t>Mood Meter</w:t>
      </w:r>
      <w:r w:rsidR="00EA605F" w:rsidRPr="00886339">
        <w:rPr>
          <w:lang w:val="en-AU"/>
        </w:rPr>
        <w:t xml:space="preserve"> </w:t>
      </w:r>
      <w:r w:rsidRPr="00886339">
        <w:rPr>
          <w:lang w:val="en-AU"/>
        </w:rPr>
        <w:t>[7] was not a mobile-phone based application, but still uses technology that mobile phones are currently able to use today. A camera is used to detect people’s “smiles”, and rate them on a scale according to the “Shore framework” [9] – a geometric algorithm that detects a smile, and its intensity, with a high degree of accuracy even from a distance [7]. The data is then processed and sent to a central server for collating and further processing.</w:t>
      </w:r>
    </w:p>
    <w:p w:rsidR="00FF5C76" w:rsidRPr="00854929" w:rsidRDefault="00FF5C76" w:rsidP="00517AF0">
      <w:pPr>
        <w:rPr>
          <w:lang w:val="en-AU"/>
        </w:rPr>
      </w:pPr>
      <w:r w:rsidRPr="00886339">
        <w:rPr>
          <w:lang w:val="en-AU"/>
        </w:rPr>
        <w:t xml:space="preserve">The use of a heart rate monitor to detect stress is a particularly useful one, with one of the main symptoms of stress being an increase in heart rate. We must note that the type of stress detected is of all kinds, and even beyond the scope of research. However, we must appreciate the advantages offered before us. One particular application involves sensors of minimal obstruction </w:t>
      </w:r>
      <w:sdt>
        <w:sdtPr>
          <w:rPr>
            <w:lang w:val="en-AU"/>
          </w:rPr>
          <w:id w:val="402035637"/>
          <w:citation/>
        </w:sdtPr>
        <w:sdtContent>
          <w:r w:rsidR="00104187" w:rsidRPr="00A745AD">
            <w:rPr>
              <w:lang w:val="en-AU"/>
            </w:rPr>
            <w:fldChar w:fldCharType="begin"/>
          </w:r>
          <w:r w:rsidR="00104187" w:rsidRPr="00886339">
            <w:rPr>
              <w:lang w:val="en-AU"/>
            </w:rPr>
            <w:instrText xml:space="preserve"> CITATION Cho09 \l 3081 </w:instrText>
          </w:r>
          <w:r w:rsidR="00104187" w:rsidRPr="00460700">
            <w:rPr>
              <w:lang w:val="en-AU"/>
            </w:rPr>
            <w:fldChar w:fldCharType="separate"/>
          </w:r>
          <w:r w:rsidR="002E795E" w:rsidRPr="002E795E">
            <w:rPr>
              <w:noProof/>
              <w:lang w:val="en-AU"/>
            </w:rPr>
            <w:t>[19]</w:t>
          </w:r>
          <w:r w:rsidR="00104187" w:rsidRPr="00A745AD">
            <w:rPr>
              <w:lang w:val="en-AU"/>
            </w:rPr>
            <w:fldChar w:fldCharType="end"/>
          </w:r>
        </w:sdtContent>
      </w:sdt>
      <w:r w:rsidRPr="00F548EB">
        <w:rPr>
          <w:lang w:val="en-AU"/>
        </w:rPr>
        <w:t xml:space="preserve">. The sensors are used to </w:t>
      </w:r>
      <w:r w:rsidRPr="00854929">
        <w:rPr>
          <w:lang w:val="en-AU"/>
        </w:rPr>
        <w:t>collect data regarding a variable heart rate over time. This is statistically analysed to determine changes in stress levels.</w:t>
      </w:r>
    </w:p>
    <w:p w:rsidR="00FF5C76" w:rsidRPr="00854929" w:rsidRDefault="00FF5C76" w:rsidP="00517AF0">
      <w:pPr>
        <w:rPr>
          <w:lang w:val="en-AU"/>
        </w:rPr>
      </w:pPr>
      <w:r w:rsidRPr="00367583">
        <w:rPr>
          <w:lang w:val="en-AU"/>
        </w:rPr>
        <w:t xml:space="preserve">Similarly, blood pressure can also be analysed using a blood pressure cuff. This, complemented with changes in heart rate, gives us ample information, as seen before. Experiments involving these signals, as well as changes in eye activity have been done in </w:t>
      </w:r>
      <w:sdt>
        <w:sdtPr>
          <w:rPr>
            <w:lang w:val="en-AU"/>
          </w:rPr>
          <w:id w:val="436874527"/>
          <w:citation/>
        </w:sdtPr>
        <w:sdtContent>
          <w:r w:rsidR="00104187" w:rsidRPr="00A745AD">
            <w:rPr>
              <w:lang w:val="en-AU"/>
            </w:rPr>
            <w:fldChar w:fldCharType="begin"/>
          </w:r>
          <w:r w:rsidR="00104187" w:rsidRPr="00886339">
            <w:rPr>
              <w:lang w:val="en-AU"/>
            </w:rPr>
            <w:instrText xml:space="preserve"> CITATION Sha13 \l 3081 </w:instrText>
          </w:r>
          <w:r w:rsidR="00104187" w:rsidRPr="00460700">
            <w:rPr>
              <w:lang w:val="en-AU"/>
            </w:rPr>
            <w:fldChar w:fldCharType="separate"/>
          </w:r>
          <w:r w:rsidR="002E795E" w:rsidRPr="002E795E">
            <w:rPr>
              <w:noProof/>
              <w:lang w:val="en-AU"/>
            </w:rPr>
            <w:t>[20]</w:t>
          </w:r>
          <w:r w:rsidR="00104187" w:rsidRPr="00A745AD">
            <w:rPr>
              <w:lang w:val="en-AU"/>
            </w:rPr>
            <w:fldChar w:fldCharType="end"/>
          </w:r>
        </w:sdtContent>
      </w:sdt>
      <w:r w:rsidRPr="00F548EB">
        <w:rPr>
          <w:lang w:val="en-AU"/>
        </w:rPr>
        <w:t>. Through the watching of films, stresses were incited. From here, the changes from the person's</w:t>
      </w:r>
      <w:r w:rsidRPr="00854929">
        <w:rPr>
          <w:lang w:val="en-AU"/>
        </w:rPr>
        <w:t xml:space="preserve"> different states were matched up with the bodily activity of the person. The data underwent statistical analysis, and machine learning algorithms were applied to determine stress. These, once again, produced meaningful results.</w:t>
      </w:r>
    </w:p>
    <w:p w:rsidR="00FF5C76" w:rsidRPr="00854929" w:rsidRDefault="00FF5C76" w:rsidP="00517AF0">
      <w:pPr>
        <w:rPr>
          <w:lang w:val="en-AU"/>
        </w:rPr>
      </w:pPr>
      <w:r w:rsidRPr="00367583">
        <w:rPr>
          <w:lang w:val="en-AU"/>
        </w:rPr>
        <w:t xml:space="preserve">Cardio-respiratory systems are most evident in continual physical stress in particular, such as physical shocks from running, or simply having a bucket of ice poured over your body. However, experiments have been done to observe symptoms due to mental stress </w:t>
      </w:r>
      <w:sdt>
        <w:sdtPr>
          <w:rPr>
            <w:lang w:val="en-AU"/>
          </w:rPr>
          <w:id w:val="961385676"/>
          <w:citation/>
        </w:sdtPr>
        <w:sdtContent>
          <w:r w:rsidR="00104187" w:rsidRPr="00A745AD">
            <w:rPr>
              <w:lang w:val="en-AU"/>
            </w:rPr>
            <w:fldChar w:fldCharType="begin"/>
          </w:r>
          <w:r w:rsidR="00104187" w:rsidRPr="00886339">
            <w:rPr>
              <w:lang w:val="en-AU"/>
            </w:rPr>
            <w:instrText xml:space="preserve"> CITATION Cho10 \l 3081 </w:instrText>
          </w:r>
          <w:r w:rsidR="00104187" w:rsidRPr="00460700">
            <w:rPr>
              <w:lang w:val="en-AU"/>
            </w:rPr>
            <w:fldChar w:fldCharType="separate"/>
          </w:r>
          <w:r w:rsidR="002E795E" w:rsidRPr="002E795E">
            <w:rPr>
              <w:noProof/>
              <w:lang w:val="en-AU"/>
            </w:rPr>
            <w:t>[21]</w:t>
          </w:r>
          <w:r w:rsidR="00104187" w:rsidRPr="00A745AD">
            <w:rPr>
              <w:lang w:val="en-AU"/>
            </w:rPr>
            <w:fldChar w:fldCharType="end"/>
          </w:r>
        </w:sdtContent>
      </w:sdt>
      <w:r w:rsidRPr="00F548EB">
        <w:rPr>
          <w:lang w:val="en-AU"/>
        </w:rPr>
        <w:t>. As a result, experiments have been done so as to analyse oscillations not only in heart rate variability, but also in breathing patterns and sweating. This is performed in a similar manner to that as of above, and has produced significant result</w:t>
      </w:r>
      <w:r w:rsidRPr="00854929">
        <w:rPr>
          <w:lang w:val="en-AU"/>
        </w:rPr>
        <w:t>s that are actually positive.</w:t>
      </w:r>
    </w:p>
    <w:p w:rsidR="00FF5C76" w:rsidRPr="00F548EB" w:rsidRDefault="00FF5C76" w:rsidP="00517AF0">
      <w:pPr>
        <w:rPr>
          <w:lang w:val="en-AU"/>
        </w:rPr>
      </w:pPr>
      <w:r w:rsidRPr="00854929">
        <w:rPr>
          <w:lang w:val="en-AU"/>
        </w:rPr>
        <w:lastRenderedPageBreak/>
        <w:t>Ideally, the developed solution would involve remote data collection. Frameworks have been produced to detect heart rates remotely i.e. without physical contact. This is done through a number of physiological reactions associa</w:t>
      </w:r>
      <w:r w:rsidRPr="00367583">
        <w:rPr>
          <w:lang w:val="en-AU"/>
        </w:rPr>
        <w:t>ted with the heart rate, such as reading the human face (an extremity of the body) using thermal infrared imaging</w:t>
      </w:r>
      <w:r w:rsidR="00496855" w:rsidRPr="00367583">
        <w:rPr>
          <w:lang w:val="en-AU"/>
        </w:rPr>
        <w:t xml:space="preserve"> </w:t>
      </w:r>
      <w:sdt>
        <w:sdtPr>
          <w:rPr>
            <w:lang w:val="en-AU"/>
          </w:rPr>
          <w:id w:val="-1382783162"/>
          <w:citation/>
        </w:sdtPr>
        <w:sdtContent>
          <w:r w:rsidR="00496855" w:rsidRPr="00A745AD">
            <w:rPr>
              <w:lang w:val="en-AU"/>
            </w:rPr>
            <w:fldChar w:fldCharType="begin"/>
          </w:r>
          <w:r w:rsidR="00496855" w:rsidRPr="00886339">
            <w:rPr>
              <w:lang w:val="en-AU"/>
            </w:rPr>
            <w:instrText xml:space="preserve"> CITATION Bou13 \l 3081 </w:instrText>
          </w:r>
          <w:r w:rsidR="00496855" w:rsidRPr="00460700">
            <w:rPr>
              <w:lang w:val="en-AU"/>
            </w:rPr>
            <w:fldChar w:fldCharType="separate"/>
          </w:r>
          <w:r w:rsidR="002E795E" w:rsidRPr="002E795E">
            <w:rPr>
              <w:noProof/>
              <w:lang w:val="en-AU"/>
            </w:rPr>
            <w:t>[22]</w:t>
          </w:r>
          <w:r w:rsidR="00496855" w:rsidRPr="00A745AD">
            <w:rPr>
              <w:lang w:val="en-AU"/>
            </w:rPr>
            <w:fldChar w:fldCharType="end"/>
          </w:r>
        </w:sdtContent>
      </w:sdt>
      <w:r w:rsidRPr="00F548EB">
        <w:rPr>
          <w:lang w:val="en-AU"/>
        </w:rPr>
        <w:t>. This produced significant results that actually determined changes between stress and a lack thereof.</w:t>
      </w:r>
    </w:p>
    <w:p w:rsidR="000B52C1" w:rsidRPr="00854929" w:rsidRDefault="00FF5C76" w:rsidP="00AA03E8">
      <w:pPr>
        <w:rPr>
          <w:lang w:val="en-AU"/>
        </w:rPr>
      </w:pPr>
      <w:r w:rsidRPr="00854929">
        <w:rPr>
          <w:lang w:val="en-AU"/>
        </w:rPr>
        <w:t>We must note that the extremity of the human body is a particularly good source of detecting changes in heart rate. This is due to the nature at which blood collects and empties at this particular point. Whilst the human body extremities also include smaller fe</w:t>
      </w:r>
      <w:r w:rsidRPr="00367583">
        <w:rPr>
          <w:lang w:val="en-AU"/>
        </w:rPr>
        <w:t>atures such as toes and fingers, the face is an optimal place to analyse blood flushes. Most blood rushes to this extremity due to the size of the head in comparison to other extremities. Thus, this produces the largest changes in visual flush as well as temperature due to blood flushes. We must also remember that the rate of flushes in and out of the extremity is directly proportional to one’s pulse i.e. their heart rate. Thus, thermal imaging, which can detect small changes in colour due to blood flushing</w:t>
      </w:r>
      <w:r w:rsidR="00496855" w:rsidRPr="004564DA">
        <w:rPr>
          <w:lang w:val="en-AU"/>
        </w:rPr>
        <w:t xml:space="preserve"> </w:t>
      </w:r>
      <w:sdt>
        <w:sdtPr>
          <w:rPr>
            <w:lang w:val="en-AU"/>
          </w:rPr>
          <w:id w:val="1964304061"/>
          <w:citation/>
        </w:sdtPr>
        <w:sdtContent>
          <w:r w:rsidR="00496855" w:rsidRPr="00A745AD">
            <w:rPr>
              <w:lang w:val="en-AU"/>
            </w:rPr>
            <w:fldChar w:fldCharType="begin"/>
          </w:r>
          <w:r w:rsidR="00496855" w:rsidRPr="00886339">
            <w:rPr>
              <w:lang w:val="en-AU"/>
            </w:rPr>
            <w:instrText xml:space="preserve"> CITATION Bou13 \l 3081 </w:instrText>
          </w:r>
          <w:r w:rsidR="00496855" w:rsidRPr="00460700">
            <w:rPr>
              <w:lang w:val="en-AU"/>
            </w:rPr>
            <w:fldChar w:fldCharType="separate"/>
          </w:r>
          <w:r w:rsidR="002E795E" w:rsidRPr="002E795E">
            <w:rPr>
              <w:noProof/>
              <w:lang w:val="en-AU"/>
            </w:rPr>
            <w:t>[22]</w:t>
          </w:r>
          <w:r w:rsidR="00496855" w:rsidRPr="00A745AD">
            <w:rPr>
              <w:lang w:val="en-AU"/>
            </w:rPr>
            <w:fldChar w:fldCharType="end"/>
          </w:r>
        </w:sdtContent>
      </w:sdt>
      <w:r w:rsidRPr="00F548EB">
        <w:rPr>
          <w:lang w:val="en-AU"/>
        </w:rPr>
        <w:t>, namely, can be used effectively to detect the nature of one’s heart rate.</w:t>
      </w:r>
    </w:p>
    <w:p w:rsidR="00A43F42" w:rsidRPr="00854929" w:rsidRDefault="000B52C1" w:rsidP="00AA03E8">
      <w:pPr>
        <w:rPr>
          <w:lang w:val="en-AU"/>
        </w:rPr>
      </w:pPr>
      <w:r w:rsidRPr="00367583">
        <w:rPr>
          <w:lang w:val="en-AU"/>
        </w:rPr>
        <w:t>We have seen good methodologies to look into regarding what to look out for with stress.</w:t>
      </w:r>
      <w:r w:rsidR="00DD6262" w:rsidRPr="00367583">
        <w:rPr>
          <w:lang w:val="en-AU"/>
        </w:rPr>
        <w:t xml:space="preserve"> Throughout </w:t>
      </w:r>
      <w:r w:rsidR="00496855" w:rsidRPr="00886339">
        <w:rPr>
          <w:lang w:val="en-AU"/>
        </w:rPr>
        <w:t xml:space="preserve">all </w:t>
      </w:r>
      <w:r w:rsidR="00DD6262" w:rsidRPr="00886339">
        <w:rPr>
          <w:lang w:val="en-AU"/>
        </w:rPr>
        <w:t>papers, we notice o</w:t>
      </w:r>
      <w:r w:rsidRPr="00886339">
        <w:rPr>
          <w:lang w:val="en-AU"/>
        </w:rPr>
        <w:t>ne of the ways of detecting a stress symptom</w:t>
      </w:r>
      <w:r w:rsidR="00DD6262" w:rsidRPr="00886339">
        <w:rPr>
          <w:lang w:val="en-AU"/>
        </w:rPr>
        <w:t xml:space="preserve"> is via detecting heart rate volatility (HRV)</w:t>
      </w:r>
      <w:r w:rsidR="00A43F42" w:rsidRPr="00886339">
        <w:rPr>
          <w:lang w:val="en-AU"/>
        </w:rPr>
        <w:t xml:space="preserve"> </w:t>
      </w:r>
      <w:sdt>
        <w:sdtPr>
          <w:rPr>
            <w:lang w:val="en-AU"/>
          </w:rPr>
          <w:id w:val="-799615499"/>
          <w:citation/>
        </w:sdtPr>
        <w:sdtContent>
          <w:r w:rsidR="00104187" w:rsidRPr="00A745AD">
            <w:rPr>
              <w:lang w:val="en-AU"/>
            </w:rPr>
            <w:fldChar w:fldCharType="begin"/>
          </w:r>
          <w:r w:rsidR="00104187" w:rsidRPr="00886339">
            <w:rPr>
              <w:lang w:val="en-AU"/>
            </w:rPr>
            <w:instrText xml:space="preserve"> CITATION Cho09 \l 3081  \m Sha13 \m Cho10</w:instrText>
          </w:r>
          <w:r w:rsidR="00496855" w:rsidRPr="00886339">
            <w:rPr>
              <w:lang w:val="en-AU"/>
            </w:rPr>
            <w:instrText xml:space="preserve"> \m Bou13</w:instrText>
          </w:r>
          <w:r w:rsidR="00104187" w:rsidRPr="00460700">
            <w:rPr>
              <w:lang w:val="en-AU"/>
            </w:rPr>
            <w:fldChar w:fldCharType="separate"/>
          </w:r>
          <w:r w:rsidR="002E795E" w:rsidRPr="002E795E">
            <w:rPr>
              <w:noProof/>
              <w:lang w:val="en-AU"/>
            </w:rPr>
            <w:t>[19, 20, 21, 22]</w:t>
          </w:r>
          <w:r w:rsidR="00104187" w:rsidRPr="00A745AD">
            <w:rPr>
              <w:lang w:val="en-AU"/>
            </w:rPr>
            <w:fldChar w:fldCharType="end"/>
          </w:r>
        </w:sdtContent>
      </w:sdt>
      <w:r w:rsidR="00496855" w:rsidRPr="00F548EB">
        <w:rPr>
          <w:lang w:val="en-AU"/>
        </w:rPr>
        <w:t>, with each research paper deeming different importance on it</w:t>
      </w:r>
      <w:r w:rsidR="00DD6262" w:rsidRPr="00F548EB">
        <w:rPr>
          <w:lang w:val="en-AU"/>
        </w:rPr>
        <w:t>. As aforementioned, t</w:t>
      </w:r>
      <w:r w:rsidR="00A43F42" w:rsidRPr="00854929">
        <w:rPr>
          <w:lang w:val="en-AU"/>
        </w:rPr>
        <w:t>his is extremely important due to the strong correlation between one’s heart rate and their emotional state i.e. their stress levels. In particular, those that used HRV to detect stress levels ended up with a very positive result that showed strong significance.</w:t>
      </w:r>
    </w:p>
    <w:p w:rsidR="00EF5B85" w:rsidRPr="00886339" w:rsidRDefault="00EF5B85" w:rsidP="00AA03E8">
      <w:pPr>
        <w:rPr>
          <w:lang w:val="en-AU"/>
        </w:rPr>
      </w:pPr>
      <w:r w:rsidRPr="00367583">
        <w:rPr>
          <w:lang w:val="en-AU"/>
        </w:rPr>
        <w:t xml:space="preserve">In </w:t>
      </w:r>
      <w:r w:rsidR="001E77E0" w:rsidRPr="00367583">
        <w:rPr>
          <w:lang w:val="en-AU"/>
        </w:rPr>
        <w:t>one particular</w:t>
      </w:r>
      <w:r w:rsidRPr="004564DA">
        <w:rPr>
          <w:lang w:val="en-AU"/>
        </w:rPr>
        <w:t xml:space="preserve"> instance,</w:t>
      </w:r>
      <w:r w:rsidRPr="00886339">
        <w:rPr>
          <w:lang w:val="en-AU"/>
        </w:rPr>
        <w:t xml:space="preserve"> machine learning is still used</w:t>
      </w:r>
      <w:r w:rsidR="001E77E0" w:rsidRPr="00886339">
        <w:rPr>
          <w:rStyle w:val="CommentReference"/>
          <w:lang w:val="en-AU"/>
        </w:rPr>
        <w:t xml:space="preserve">. </w:t>
      </w:r>
      <w:r w:rsidRPr="00886339">
        <w:rPr>
          <w:lang w:val="en-AU"/>
        </w:rPr>
        <w:t>We have mentioned the advantages of machine learning</w:t>
      </w:r>
      <w:r w:rsidR="00D83F46" w:rsidRPr="00886339">
        <w:rPr>
          <w:lang w:val="en-AU"/>
        </w:rPr>
        <w:t xml:space="preserve"> previously. In </w:t>
      </w:r>
      <w:r w:rsidR="000C043B" w:rsidRPr="00886339">
        <w:rPr>
          <w:lang w:val="en-AU"/>
        </w:rPr>
        <w:t xml:space="preserve">the case of </w:t>
      </w:r>
      <w:sdt>
        <w:sdtPr>
          <w:rPr>
            <w:lang w:val="en-AU"/>
          </w:rPr>
          <w:id w:val="-1517306587"/>
          <w:citation/>
        </w:sdtPr>
        <w:sdtContent>
          <w:r w:rsidR="000C043B" w:rsidRPr="00A745AD">
            <w:rPr>
              <w:lang w:val="en-AU"/>
            </w:rPr>
            <w:fldChar w:fldCharType="begin"/>
          </w:r>
          <w:r w:rsidR="000C043B" w:rsidRPr="00886339">
            <w:rPr>
              <w:lang w:val="en-AU"/>
            </w:rPr>
            <w:instrText xml:space="preserve"> CITATION Sha13 \l 3081 </w:instrText>
          </w:r>
          <w:r w:rsidR="000C043B" w:rsidRPr="00460700">
            <w:rPr>
              <w:lang w:val="en-AU"/>
            </w:rPr>
            <w:fldChar w:fldCharType="separate"/>
          </w:r>
          <w:r w:rsidR="002E795E" w:rsidRPr="002E795E">
            <w:rPr>
              <w:noProof/>
              <w:lang w:val="en-AU"/>
            </w:rPr>
            <w:t>[20]</w:t>
          </w:r>
          <w:r w:rsidR="000C043B" w:rsidRPr="00A745AD">
            <w:rPr>
              <w:lang w:val="en-AU"/>
            </w:rPr>
            <w:fldChar w:fldCharType="end"/>
          </w:r>
        </w:sdtContent>
      </w:sdt>
      <w:r w:rsidR="00D83F46" w:rsidRPr="00F548EB">
        <w:rPr>
          <w:lang w:val="en-AU"/>
        </w:rPr>
        <w:t xml:space="preserve">, </w:t>
      </w:r>
      <w:r w:rsidR="000C043B" w:rsidRPr="00F548EB">
        <w:rPr>
          <w:lang w:val="en-AU"/>
        </w:rPr>
        <w:t xml:space="preserve">universal </w:t>
      </w:r>
      <w:r w:rsidR="00BA01C8" w:rsidRPr="00854929">
        <w:rPr>
          <w:lang w:val="en-AU"/>
        </w:rPr>
        <w:t>optimised</w:t>
      </w:r>
      <w:r w:rsidR="000C043B" w:rsidRPr="00854929">
        <w:rPr>
          <w:lang w:val="en-AU"/>
        </w:rPr>
        <w:t xml:space="preserve"> search algorithms were used in their SVM and artificial neural networks (ANNs). All test</w:t>
      </w:r>
      <w:r w:rsidR="000C043B" w:rsidRPr="00367583">
        <w:rPr>
          <w:lang w:val="en-AU"/>
        </w:rPr>
        <w:t xml:space="preserve"> subjects used were between the age of 18 and 30. What we noticed is the machine learning algorithm used was not significant enough of a factor to change the accuracy. </w:t>
      </w:r>
      <w:r w:rsidR="00ED2104" w:rsidRPr="00367583">
        <w:rPr>
          <w:lang w:val="en-AU"/>
        </w:rPr>
        <w:t xml:space="preserve">The more significant case involved method of detection. Methods involving detections in </w:t>
      </w:r>
      <w:r w:rsidR="00ED2104" w:rsidRPr="00886339">
        <w:rPr>
          <w:lang w:val="en-AU"/>
        </w:rPr>
        <w:t xml:space="preserve">physical reactions labelled as “primary stress signals” returned </w:t>
      </w:r>
      <w:r w:rsidR="0085166E" w:rsidRPr="00886339">
        <w:rPr>
          <w:lang w:val="en-AU"/>
        </w:rPr>
        <w:t xml:space="preserve">an </w:t>
      </w:r>
      <w:r w:rsidR="00105D1A" w:rsidRPr="00886339">
        <w:rPr>
          <w:lang w:val="en-AU"/>
        </w:rPr>
        <w:t>accuracy</w:t>
      </w:r>
      <w:r w:rsidR="00ED2104" w:rsidRPr="00886339">
        <w:rPr>
          <w:lang w:val="en-AU"/>
        </w:rPr>
        <w:t xml:space="preserve"> </w:t>
      </w:r>
      <w:r w:rsidR="0085166E" w:rsidRPr="00886339">
        <w:rPr>
          <w:lang w:val="en-AU"/>
        </w:rPr>
        <w:t>of</w:t>
      </w:r>
      <w:r w:rsidR="00ED2104" w:rsidRPr="00886339">
        <w:rPr>
          <w:lang w:val="en-AU"/>
        </w:rPr>
        <w:t xml:space="preserve"> 95%. </w:t>
      </w:r>
      <w:r w:rsidR="00B947D3" w:rsidRPr="00886339">
        <w:rPr>
          <w:lang w:val="en-AU"/>
        </w:rPr>
        <w:t xml:space="preserve">However, </w:t>
      </w:r>
      <w:r w:rsidR="00ED2104" w:rsidRPr="00886339">
        <w:rPr>
          <w:lang w:val="en-AU"/>
        </w:rPr>
        <w:t>when using electroencephalography (EEG) to detect physiological changes, the accuracy was determined to be 91%.</w:t>
      </w:r>
      <w:r w:rsidR="00E454E2" w:rsidRPr="00886339">
        <w:rPr>
          <w:lang w:val="en-AU"/>
        </w:rPr>
        <w:t xml:space="preserve"> With all factors deemed constant, we see that physical symptoms are, indeed, very powerful in determining stress.</w:t>
      </w:r>
    </w:p>
    <w:p w:rsidR="00296DC2" w:rsidRPr="00886339" w:rsidRDefault="00296DC2" w:rsidP="00AA03E8">
      <w:pPr>
        <w:rPr>
          <w:lang w:val="en-AU"/>
        </w:rPr>
      </w:pPr>
      <w:r w:rsidRPr="00886339">
        <w:rPr>
          <w:lang w:val="en-AU"/>
        </w:rPr>
        <w:lastRenderedPageBreak/>
        <w:t>We also note that in this experiment, the heart rate was not a key determining factor as a data source. This was a very intricate set up with a large amount of excessive equipment, since it was to simulate a virtual environment. A lot of data samples were taken from various sources, allowing the increased accuracy without the high dependence on HRV – something that is not common.</w:t>
      </w:r>
    </w:p>
    <w:p w:rsidR="00296DC2" w:rsidRPr="00367583" w:rsidRDefault="00296DC2" w:rsidP="00AA03E8">
      <w:pPr>
        <w:rPr>
          <w:lang w:val="en-AU"/>
        </w:rPr>
      </w:pPr>
      <w:r w:rsidRPr="00886339">
        <w:rPr>
          <w:lang w:val="en-AU"/>
        </w:rPr>
        <w:t xml:space="preserve">In </w:t>
      </w:r>
      <w:r w:rsidR="003B59F7" w:rsidRPr="00886339">
        <w:rPr>
          <w:lang w:val="en-AU"/>
        </w:rPr>
        <w:t>the other three cases</w:t>
      </w:r>
      <w:r w:rsidRPr="00886339">
        <w:rPr>
          <w:lang w:val="en-AU"/>
        </w:rPr>
        <w:t xml:space="preserve">, we use a less complex form of machine learning and less equipment than the previous example. </w:t>
      </w:r>
      <w:r w:rsidR="009C683B" w:rsidRPr="00886339">
        <w:rPr>
          <w:lang w:val="en-AU"/>
        </w:rPr>
        <w:t xml:space="preserve">We notice that despite the complexity of algorithms, we end up with a lower accuracy. One example is </w:t>
      </w:r>
      <w:r w:rsidR="00B92CD1" w:rsidRPr="00886339">
        <w:rPr>
          <w:lang w:val="en-AU"/>
        </w:rPr>
        <w:t>83</w:t>
      </w:r>
      <w:r w:rsidR="009C683B" w:rsidRPr="00886339">
        <w:rPr>
          <w:lang w:val="en-AU"/>
        </w:rPr>
        <w:t xml:space="preserve">% accuracy when still detecting heart condition, muscle tension and respiration </w:t>
      </w:r>
      <w:sdt>
        <w:sdtPr>
          <w:rPr>
            <w:lang w:val="en-AU"/>
          </w:rPr>
          <w:id w:val="58460036"/>
          <w:citation/>
        </w:sdtPr>
        <w:sdtContent>
          <w:r w:rsidR="009C683B" w:rsidRPr="00F548EB">
            <w:rPr>
              <w:lang w:val="en-AU"/>
            </w:rPr>
            <w:fldChar w:fldCharType="begin"/>
          </w:r>
          <w:r w:rsidR="009C683B" w:rsidRPr="00886339">
            <w:rPr>
              <w:lang w:val="en-AU"/>
            </w:rPr>
            <w:instrText xml:space="preserve"> CITATION Cho09 \l 3081 </w:instrText>
          </w:r>
          <w:r w:rsidR="009C683B" w:rsidRPr="00460700">
            <w:rPr>
              <w:lang w:val="en-AU"/>
            </w:rPr>
            <w:fldChar w:fldCharType="separate"/>
          </w:r>
          <w:r w:rsidR="002E795E" w:rsidRPr="002E795E">
            <w:rPr>
              <w:noProof/>
              <w:lang w:val="en-AU"/>
            </w:rPr>
            <w:t>[19]</w:t>
          </w:r>
          <w:r w:rsidR="009C683B" w:rsidRPr="00F548EB">
            <w:rPr>
              <w:lang w:val="en-AU"/>
            </w:rPr>
            <w:fldChar w:fldCharType="end"/>
          </w:r>
        </w:sdtContent>
      </w:sdt>
      <w:r w:rsidR="009C683B" w:rsidRPr="009159E1">
        <w:rPr>
          <w:lang w:val="en-AU"/>
        </w:rPr>
        <w:t>. This used a non-linear Volterra series to establish stress levels</w:t>
      </w:r>
      <w:r w:rsidR="00BA01C8" w:rsidRPr="009159E1">
        <w:rPr>
          <w:rStyle w:val="FootnoteReference"/>
          <w:lang w:val="en-AU"/>
        </w:rPr>
        <w:footnoteReference w:id="3"/>
      </w:r>
      <w:r w:rsidR="009C683B" w:rsidRPr="009159E1">
        <w:rPr>
          <w:lang w:val="en-AU"/>
        </w:rPr>
        <w:t xml:space="preserve">. In the same way that the charge of a battery deteriorates over time, we note that </w:t>
      </w:r>
      <w:r w:rsidR="006569F8" w:rsidRPr="007E7ED6">
        <w:rPr>
          <w:lang w:val="en-AU"/>
        </w:rPr>
        <w:t>the heart signals observed over time from the heart monitor has varying importance. This p</w:t>
      </w:r>
      <w:r w:rsidR="006569F8" w:rsidRPr="00854929">
        <w:rPr>
          <w:lang w:val="en-AU"/>
        </w:rPr>
        <w:t>rocedure of detecting stress, in particular, places a higher importance on HRV than the other factors. Therefore, we can appreciate machine learning as an important factor, as well as the other factors that determine stress that are not weighted as importa</w:t>
      </w:r>
      <w:r w:rsidR="006569F8" w:rsidRPr="00367583">
        <w:rPr>
          <w:lang w:val="en-AU"/>
        </w:rPr>
        <w:t>ntly.</w:t>
      </w:r>
    </w:p>
    <w:p w:rsidR="00AB0666" w:rsidRPr="00854929" w:rsidRDefault="00D2112D" w:rsidP="005D5388">
      <w:pPr>
        <w:rPr>
          <w:lang w:val="en-AU"/>
        </w:rPr>
      </w:pPr>
      <w:r w:rsidRPr="00886339">
        <w:rPr>
          <w:lang w:val="en-AU"/>
        </w:rPr>
        <w:t xml:space="preserve">Respiration </w:t>
      </w:r>
      <w:r w:rsidR="005D5388" w:rsidRPr="00886339">
        <w:rPr>
          <w:lang w:val="en-AU"/>
        </w:rPr>
        <w:t xml:space="preserve">was the second most prominent factor in these determinations. Namely, in non-mobile-phone applications, we notice its use in </w:t>
      </w:r>
      <w:sdt>
        <w:sdtPr>
          <w:rPr>
            <w:lang w:val="en-AU"/>
          </w:rPr>
          <w:id w:val="998615790"/>
          <w:citation/>
        </w:sdtPr>
        <w:sdtContent>
          <w:r w:rsidR="005D5388" w:rsidRPr="00F548EB">
            <w:rPr>
              <w:lang w:val="en-AU"/>
            </w:rPr>
            <w:fldChar w:fldCharType="begin"/>
          </w:r>
          <w:r w:rsidR="005D5388" w:rsidRPr="00886339">
            <w:rPr>
              <w:lang w:val="en-AU"/>
            </w:rPr>
            <w:instrText xml:space="preserve"> CITATION Sha13 \l 3081 </w:instrText>
          </w:r>
          <w:r w:rsidR="005D5388" w:rsidRPr="00460700">
            <w:rPr>
              <w:lang w:val="en-AU"/>
            </w:rPr>
            <w:fldChar w:fldCharType="separate"/>
          </w:r>
          <w:r w:rsidR="002E795E" w:rsidRPr="002E795E">
            <w:rPr>
              <w:noProof/>
              <w:lang w:val="en-AU"/>
            </w:rPr>
            <w:t>[20]</w:t>
          </w:r>
          <w:r w:rsidR="005D5388" w:rsidRPr="00F548EB">
            <w:rPr>
              <w:lang w:val="en-AU"/>
            </w:rPr>
            <w:fldChar w:fldCharType="end"/>
          </w:r>
        </w:sdtContent>
      </w:sdt>
      <w:r w:rsidR="005D5388" w:rsidRPr="009159E1">
        <w:rPr>
          <w:lang w:val="en-AU"/>
        </w:rPr>
        <w:t xml:space="preserve"> as a very good example. </w:t>
      </w:r>
      <w:r w:rsidR="00AB0666" w:rsidRPr="009159E1">
        <w:rPr>
          <w:lang w:val="en-AU"/>
        </w:rPr>
        <w:t>However, this uses an undiscussed hardware – ECG a</w:t>
      </w:r>
      <w:r w:rsidR="00AB0666" w:rsidRPr="007E7ED6">
        <w:rPr>
          <w:lang w:val="en-AU"/>
        </w:rPr>
        <w:t>nd GS</w:t>
      </w:r>
      <w:r w:rsidR="00AB0666" w:rsidRPr="00F548EB">
        <w:rPr>
          <w:lang w:val="en-AU"/>
        </w:rPr>
        <w:t xml:space="preserve">Rs. These are highly accurate pieces of equipment that can be used to detect one’s conductivity of the skin. This has a strong correlation with sweating, a symptom of stress. This is due to the high electrolyte content of sweat – hence dry skin has a much </w:t>
      </w:r>
      <w:r w:rsidR="00AB0666" w:rsidRPr="00854929">
        <w:rPr>
          <w:lang w:val="en-AU"/>
        </w:rPr>
        <w:t>higher resistance than wet skin. The difference is significant enough to detect a change in.</w:t>
      </w:r>
    </w:p>
    <w:p w:rsidR="005D5388" w:rsidRPr="00886339" w:rsidRDefault="00AB0666" w:rsidP="005D5388">
      <w:pPr>
        <w:rPr>
          <w:lang w:val="en-AU"/>
        </w:rPr>
      </w:pPr>
      <w:r w:rsidRPr="00367583">
        <w:rPr>
          <w:lang w:val="en-AU"/>
        </w:rPr>
        <w:t>Again, we’ve noted the accuracy it’s produced, and can attribute a part of that to the many factors that it takes into account. We must still consider the importance of the use of the SVM to create further accuracy, as well as the detection via eye-ball – something that no other relevant paper has considered and produced a strong accuracy.</w:t>
      </w:r>
    </w:p>
    <w:p w:rsidR="003B23EE" w:rsidRPr="00886339" w:rsidRDefault="00A428B2" w:rsidP="005943F3">
      <w:pPr>
        <w:rPr>
          <w:lang w:val="en-AU"/>
        </w:rPr>
      </w:pPr>
      <w:r w:rsidRPr="00886339">
        <w:rPr>
          <w:lang w:val="en-AU"/>
        </w:rPr>
        <w:t xml:space="preserve">Overall, the accuracies determined throughout these experiments have a much higher accuracy than that of </w:t>
      </w:r>
      <w:r w:rsidR="00631DE5" w:rsidRPr="00886339">
        <w:rPr>
          <w:lang w:val="en-AU"/>
        </w:rPr>
        <w:t>those described in section 2.1.1</w:t>
      </w:r>
      <w:r w:rsidRPr="00886339">
        <w:rPr>
          <w:lang w:val="en-AU"/>
        </w:rPr>
        <w:t xml:space="preserve"> – up </w:t>
      </w:r>
      <w:r w:rsidR="009568C5" w:rsidRPr="00886339">
        <w:rPr>
          <w:lang w:val="en-AU"/>
        </w:rPr>
        <w:t>to 95%, versus a maximum of 83%</w:t>
      </w:r>
      <w:r w:rsidR="00356A05" w:rsidRPr="00886339">
        <w:rPr>
          <w:lang w:val="en-AU"/>
        </w:rPr>
        <w:t>.</w:t>
      </w:r>
      <w:r w:rsidRPr="00886339">
        <w:rPr>
          <w:lang w:val="en-AU"/>
        </w:rPr>
        <w:t xml:space="preserve"> What these procedures </w:t>
      </w:r>
      <w:r w:rsidR="009568C5" w:rsidRPr="00886339">
        <w:rPr>
          <w:lang w:val="en-AU"/>
        </w:rPr>
        <w:t xml:space="preserve">don’t </w:t>
      </w:r>
      <w:r w:rsidRPr="00886339">
        <w:rPr>
          <w:lang w:val="en-AU"/>
        </w:rPr>
        <w:t xml:space="preserve">have that </w:t>
      </w:r>
      <w:r w:rsidR="009568C5" w:rsidRPr="00886339">
        <w:rPr>
          <w:lang w:val="en-AU"/>
        </w:rPr>
        <w:t xml:space="preserve">those did are the </w:t>
      </w:r>
      <w:r w:rsidR="00356A05" w:rsidRPr="00886339">
        <w:rPr>
          <w:lang w:val="en-AU"/>
        </w:rPr>
        <w:t xml:space="preserve">restrictions that a mobile phone system uses. In particular, we must note that specialised external hardware provides a significant advantage in </w:t>
      </w:r>
      <w:r w:rsidR="00356A05" w:rsidRPr="00886339">
        <w:rPr>
          <w:lang w:val="en-AU"/>
        </w:rPr>
        <w:lastRenderedPageBreak/>
        <w:t>accuracy over those of a mobile phone.</w:t>
      </w:r>
      <w:r w:rsidR="000905A8" w:rsidRPr="00886339">
        <w:rPr>
          <w:lang w:val="en-AU"/>
        </w:rPr>
        <w:t xml:space="preserve"> Their usage is also less applicable to the practical world, as the equipment is optimised for simulations rather than day-to-day use. This is a significant disadvantage to a lot of non-mobile solutions and, thus, is a further inspiration for our proposed solution.</w:t>
      </w:r>
    </w:p>
    <w:p w:rsidR="005943F3" w:rsidRPr="00886339" w:rsidRDefault="005943F3" w:rsidP="005943F3">
      <w:pPr>
        <w:pStyle w:val="Heading3"/>
      </w:pPr>
      <w:bookmarkStart w:id="48" w:name="_Toc402133716"/>
      <w:r w:rsidRPr="00886339">
        <w:t>2.1.3 Research regarding stress factors generally</w:t>
      </w:r>
      <w:bookmarkEnd w:id="48"/>
    </w:p>
    <w:p w:rsidR="005943F3" w:rsidRPr="00886339" w:rsidRDefault="005943F3" w:rsidP="005943F3">
      <w:pPr>
        <w:rPr>
          <w:lang w:val="en-AU"/>
        </w:rPr>
      </w:pPr>
      <w:r w:rsidRPr="00886339">
        <w:rPr>
          <w:lang w:val="en-AU"/>
        </w:rPr>
        <w:t xml:space="preserve">There are a number of articles that describe the changes in emotions and stress due to various </w:t>
      </w:r>
      <w:r w:rsidR="00FA551E" w:rsidRPr="00886339">
        <w:rPr>
          <w:lang w:val="en-AU"/>
        </w:rPr>
        <w:t>factors</w:t>
      </w:r>
      <w:r w:rsidR="00DE2FA0" w:rsidRPr="00886339">
        <w:rPr>
          <w:lang w:val="en-AU"/>
        </w:rPr>
        <w:t>. A few different cases were analysed for the sake of diversity and a better understanding of the problem and potential solutions at hand</w:t>
      </w:r>
      <w:r w:rsidRPr="00886339">
        <w:rPr>
          <w:lang w:val="en-AU"/>
        </w:rPr>
        <w:t>.</w:t>
      </w:r>
      <w:r w:rsidR="009100FB" w:rsidRPr="00886339">
        <w:rPr>
          <w:lang w:val="en-AU"/>
        </w:rPr>
        <w:t xml:space="preserve"> These were also assessed for relevancy in applying to our proposed methodology.</w:t>
      </w:r>
    </w:p>
    <w:p w:rsidR="005943F3" w:rsidRPr="00367583" w:rsidRDefault="005943F3" w:rsidP="005943F3">
      <w:pPr>
        <w:rPr>
          <w:lang w:val="en-AU"/>
        </w:rPr>
      </w:pPr>
      <w:r w:rsidRPr="009159E1">
        <w:rPr>
          <w:lang w:val="en-AU"/>
        </w:rPr>
        <w:t>One particular study involves the changes of the human emotional state based on social media patterns, and resulted in the development of “Moon Phrases”</w:t>
      </w:r>
      <w:sdt>
        <w:sdtPr>
          <w:rPr>
            <w:lang w:val="en-AU"/>
          </w:rPr>
          <w:id w:val="853380022"/>
          <w:citation/>
        </w:sdtPr>
        <w:sdtContent>
          <w:r w:rsidR="00D33F34" w:rsidRPr="00F548EB">
            <w:rPr>
              <w:lang w:val="en-AU"/>
            </w:rPr>
            <w:fldChar w:fldCharType="begin"/>
          </w:r>
          <w:r w:rsidR="00D33F34" w:rsidRPr="00886339">
            <w:rPr>
              <w:lang w:val="en-AU"/>
            </w:rPr>
            <w:instrText xml:space="preserve"> CITATION DeC13 \l 3081 </w:instrText>
          </w:r>
          <w:r w:rsidR="00D33F34" w:rsidRPr="00460700">
            <w:rPr>
              <w:lang w:val="en-AU"/>
            </w:rPr>
            <w:fldChar w:fldCharType="separate"/>
          </w:r>
          <w:r w:rsidR="002E795E">
            <w:rPr>
              <w:noProof/>
              <w:lang w:val="en-AU"/>
            </w:rPr>
            <w:t xml:space="preserve"> </w:t>
          </w:r>
          <w:r w:rsidR="002E795E" w:rsidRPr="002E795E">
            <w:rPr>
              <w:noProof/>
              <w:lang w:val="en-AU"/>
            </w:rPr>
            <w:t>[23]</w:t>
          </w:r>
          <w:r w:rsidR="00D33F34" w:rsidRPr="00F548EB">
            <w:rPr>
              <w:lang w:val="en-AU"/>
            </w:rPr>
            <w:fldChar w:fldCharType="end"/>
          </w:r>
        </w:sdtContent>
      </w:sdt>
      <w:r w:rsidRPr="009159E1">
        <w:rPr>
          <w:lang w:val="en-AU"/>
        </w:rPr>
        <w:t>. This is increasingly relevant in this current time, considering the amount that social media is used. One of th</w:t>
      </w:r>
      <w:r w:rsidRPr="007E7ED6">
        <w:rPr>
          <w:lang w:val="en-AU"/>
        </w:rPr>
        <w:t>e key</w:t>
      </w:r>
      <w:r w:rsidRPr="00F548EB">
        <w:rPr>
          <w:lang w:val="en-AU"/>
        </w:rPr>
        <w:t xml:space="preserve"> factors that can be used to detect emotional disturbances is changes in linguistics. In particular, people express their emotions through Facebook, Twitter, etc. when interacting with friends or strangers. Initially, 6 subjects had their social media use </w:t>
      </w:r>
      <w:r w:rsidRPr="00854929">
        <w:rPr>
          <w:lang w:val="en-AU"/>
        </w:rPr>
        <w:t>analysed with feedback as to their current mood at the time. From here, a framework was developed which isolated linguistic factors to determine the mood in which a person was in based on their activity. Whilst it has not achieved its aim in acting as an i</w:t>
      </w:r>
      <w:r w:rsidRPr="00367583">
        <w:rPr>
          <w:lang w:val="en-AU"/>
        </w:rPr>
        <w:t>ntervention mechanism, it has still progressed towards it through accurate identification of emotional wellbeing and has the potential to have a positive impact on reducing negative behaviour of heavy social media users.</w:t>
      </w:r>
    </w:p>
    <w:p w:rsidR="005943F3" w:rsidRPr="009159E1" w:rsidRDefault="005943F3" w:rsidP="005943F3">
      <w:pPr>
        <w:rPr>
          <w:lang w:val="en-AU"/>
        </w:rPr>
      </w:pPr>
      <w:r w:rsidRPr="00367583">
        <w:rPr>
          <w:lang w:val="en-AU"/>
        </w:rPr>
        <w:t>Whilst our main focus has been on p</w:t>
      </w:r>
      <w:r w:rsidRPr="004564DA">
        <w:rPr>
          <w:lang w:val="en-AU"/>
        </w:rPr>
        <w:t>hysiological and physical reactions thus far, there are also deeper biological reactions to stress as well that can be analysed. It has been reported that prominent stressors that cause this include general stress, heat shock, cold shock, cytoplasmic stres</w:t>
      </w:r>
      <w:r w:rsidRPr="00886339">
        <w:rPr>
          <w:lang w:val="en-AU"/>
        </w:rPr>
        <w:t xml:space="preserve">s, and starvation. The experiment involved the extraction of the biosensor (a trigger for our biological stress responses) and seeing under what conditions they survive. A study of this was conducted successfully </w:t>
      </w:r>
      <w:sdt>
        <w:sdtPr>
          <w:rPr>
            <w:lang w:val="en-AU"/>
          </w:rPr>
          <w:id w:val="1189881838"/>
          <w:citation/>
        </w:sdtPr>
        <w:sdtContent>
          <w:r w:rsidR="003B23EE" w:rsidRPr="00F548EB">
            <w:rPr>
              <w:lang w:val="en-AU"/>
            </w:rPr>
            <w:fldChar w:fldCharType="begin"/>
          </w:r>
          <w:r w:rsidR="003B23EE" w:rsidRPr="00886339">
            <w:rPr>
              <w:lang w:val="en-AU"/>
            </w:rPr>
            <w:instrText xml:space="preserve"> CITATION Abr11 \l 3081 </w:instrText>
          </w:r>
          <w:r w:rsidR="003B23EE" w:rsidRPr="00460700">
            <w:rPr>
              <w:lang w:val="en-AU"/>
            </w:rPr>
            <w:fldChar w:fldCharType="separate"/>
          </w:r>
          <w:r w:rsidR="002E795E" w:rsidRPr="002E795E">
            <w:rPr>
              <w:noProof/>
              <w:lang w:val="en-AU"/>
            </w:rPr>
            <w:t>[24]</w:t>
          </w:r>
          <w:r w:rsidR="003B23EE" w:rsidRPr="00F548EB">
            <w:rPr>
              <w:lang w:val="en-AU"/>
            </w:rPr>
            <w:fldChar w:fldCharType="end"/>
          </w:r>
        </w:sdtContent>
      </w:sdt>
    </w:p>
    <w:p w:rsidR="003B23EE" w:rsidRPr="00F548EB" w:rsidRDefault="003B23EE" w:rsidP="005943F3">
      <w:pPr>
        <w:rPr>
          <w:lang w:val="en-AU"/>
        </w:rPr>
      </w:pPr>
      <w:r w:rsidRPr="007E7ED6">
        <w:rPr>
          <w:lang w:val="en-AU"/>
        </w:rPr>
        <w:t xml:space="preserve">In terms </w:t>
      </w:r>
      <w:r w:rsidRPr="00F548EB">
        <w:rPr>
          <w:lang w:val="en-AU"/>
        </w:rPr>
        <w:t>of capabilities, phones are not equipped with all the hardware required for the analysis which we require currently. One example is obtaining biological data to help determine stress levels</w:t>
      </w:r>
      <w:sdt>
        <w:sdtPr>
          <w:rPr>
            <w:lang w:val="en-AU"/>
          </w:rPr>
          <w:id w:val="1184788263"/>
          <w:citation/>
        </w:sdtPr>
        <w:sdtContent>
          <w:r w:rsidRPr="00F548EB">
            <w:rPr>
              <w:lang w:val="en-AU"/>
            </w:rPr>
            <w:fldChar w:fldCharType="begin"/>
          </w:r>
          <w:r w:rsidRPr="00886339">
            <w:rPr>
              <w:lang w:val="en-AU"/>
            </w:rPr>
            <w:instrText xml:space="preserve"> CITATION Abr11 \l 3081 </w:instrText>
          </w:r>
          <w:r w:rsidRPr="00460700">
            <w:rPr>
              <w:lang w:val="en-AU"/>
            </w:rPr>
            <w:fldChar w:fldCharType="separate"/>
          </w:r>
          <w:r w:rsidR="002E795E">
            <w:rPr>
              <w:noProof/>
              <w:lang w:val="en-AU"/>
            </w:rPr>
            <w:t xml:space="preserve"> </w:t>
          </w:r>
          <w:r w:rsidR="002E795E" w:rsidRPr="002E795E">
            <w:rPr>
              <w:noProof/>
              <w:lang w:val="en-AU"/>
            </w:rPr>
            <w:lastRenderedPageBreak/>
            <w:t>[24]</w:t>
          </w:r>
          <w:r w:rsidRPr="00F548EB">
            <w:rPr>
              <w:lang w:val="en-AU"/>
            </w:rPr>
            <w:fldChar w:fldCharType="end"/>
          </w:r>
        </w:sdtContent>
      </w:sdt>
      <w:r w:rsidRPr="009159E1">
        <w:rPr>
          <w:lang w:val="en-AU"/>
        </w:rPr>
        <w:t xml:space="preserve">. For this reason, </w:t>
      </w:r>
      <w:r w:rsidR="000D18F3" w:rsidRPr="009159E1">
        <w:rPr>
          <w:lang w:val="en-AU"/>
        </w:rPr>
        <w:t xml:space="preserve">one disadvantage of the use of a mobile phone is that it is more probable that we achieve a better accuracy in all cases with other </w:t>
      </w:r>
      <w:r w:rsidR="00525230" w:rsidRPr="007E7ED6">
        <w:rPr>
          <w:lang w:val="en-AU"/>
        </w:rPr>
        <w:t>hardware</w:t>
      </w:r>
      <w:r w:rsidR="000D18F3" w:rsidRPr="00F548EB">
        <w:rPr>
          <w:lang w:val="en-AU"/>
        </w:rPr>
        <w:t>.</w:t>
      </w:r>
    </w:p>
    <w:p w:rsidR="005943F3" w:rsidRPr="00854929" w:rsidRDefault="00FF5C76" w:rsidP="005943F3">
      <w:pPr>
        <w:pStyle w:val="Heading2"/>
      </w:pPr>
      <w:r w:rsidRPr="00854929">
        <w:br w:type="page"/>
      </w:r>
      <w:bookmarkStart w:id="49" w:name="_Toc401239242"/>
      <w:bookmarkStart w:id="50" w:name="_Toc402133717"/>
      <w:r w:rsidR="005943F3" w:rsidRPr="00854929">
        <w:lastRenderedPageBreak/>
        <w:t xml:space="preserve">2.2 Conclusions and </w:t>
      </w:r>
      <w:r w:rsidR="00E64E80" w:rsidRPr="00854929">
        <w:t xml:space="preserve">Refined </w:t>
      </w:r>
      <w:r w:rsidR="005943F3" w:rsidRPr="00854929">
        <w:t>Aim</w:t>
      </w:r>
      <w:bookmarkEnd w:id="49"/>
      <w:bookmarkEnd w:id="50"/>
    </w:p>
    <w:p w:rsidR="00F133F6" w:rsidRPr="00367583" w:rsidRDefault="00F133F6" w:rsidP="00A74C9C">
      <w:pPr>
        <w:rPr>
          <w:lang w:val="en-AU"/>
        </w:rPr>
      </w:pPr>
      <w:r w:rsidRPr="00367583">
        <w:rPr>
          <w:lang w:val="en-AU"/>
        </w:rPr>
        <w:t>Detecting the onset of stress using a mobile phone involves capitalising on stress responses from the user, measuring their intensity and making a judgement. As mentioned before, we are in need of a method of stress detection that acts dynamically, and responds to stress immediately as opposed to only upon user request.</w:t>
      </w:r>
    </w:p>
    <w:p w:rsidR="00F133F6" w:rsidRPr="009159E1" w:rsidRDefault="00F133F6" w:rsidP="00A74C9C">
      <w:pPr>
        <w:rPr>
          <w:lang w:val="en-AU"/>
        </w:rPr>
      </w:pPr>
      <w:r w:rsidRPr="00886339">
        <w:rPr>
          <w:lang w:val="en-AU"/>
        </w:rPr>
        <w:t xml:space="preserve">A key thing that defines people as different is what we respond to in a stressful manner, and what the physiological and mental reactions are. With the many different personalities everyone has, there are many responses. However, there are stress responses people experience are involuntary, and common amongst the majority of people. Hence, stress responses, which are a unique combination of physiological reactions, can be detected and identified strictly as stress. We are, of course, familiar with common stress responses. Whilst there is a large variety, examples of some common symptoms </w:t>
      </w:r>
      <w:sdt>
        <w:sdtPr>
          <w:rPr>
            <w:lang w:val="en-AU"/>
          </w:rPr>
          <w:id w:val="1633132529"/>
          <w:citation/>
        </w:sdtPr>
        <w:sdtContent>
          <w:r w:rsidRPr="00F548EB">
            <w:rPr>
              <w:lang w:val="en-AU"/>
            </w:rPr>
            <w:fldChar w:fldCharType="begin"/>
          </w:r>
          <w:r w:rsidRPr="00886339">
            <w:rPr>
              <w:lang w:val="en-AU"/>
            </w:rPr>
            <w:instrText xml:space="preserve"> CITATION Car07 \l 1033  \m Nat14 \m Seg14</w:instrText>
          </w:r>
          <w:r w:rsidRPr="00460700">
            <w:rPr>
              <w:lang w:val="en-AU"/>
            </w:rPr>
            <w:fldChar w:fldCharType="separate"/>
          </w:r>
          <w:r w:rsidR="002E795E" w:rsidRPr="002E795E">
            <w:rPr>
              <w:noProof/>
              <w:lang w:val="en-AU"/>
            </w:rPr>
            <w:t>[1, 25, 16]</w:t>
          </w:r>
          <w:r w:rsidRPr="00F548EB">
            <w:rPr>
              <w:lang w:val="en-AU"/>
            </w:rPr>
            <w:fldChar w:fldCharType="end"/>
          </w:r>
        </w:sdtContent>
      </w:sdt>
      <w:r w:rsidR="00EF5B85" w:rsidRPr="009159E1">
        <w:rPr>
          <w:lang w:val="en-AU"/>
        </w:rPr>
        <w:t xml:space="preserve"> </w:t>
      </w:r>
      <w:r w:rsidRPr="009159E1">
        <w:rPr>
          <w:lang w:val="en-AU"/>
        </w:rPr>
        <w:t>include:</w:t>
      </w:r>
    </w:p>
    <w:p w:rsidR="00F133F6" w:rsidRPr="007E7ED6" w:rsidRDefault="00F133F6" w:rsidP="00A74C9C">
      <w:pPr>
        <w:pStyle w:val="ListParagraph"/>
        <w:numPr>
          <w:ilvl w:val="0"/>
          <w:numId w:val="7"/>
        </w:numPr>
        <w:suppressAutoHyphens w:val="0"/>
        <w:rPr>
          <w:lang w:val="en-AU"/>
        </w:rPr>
      </w:pPr>
      <w:r w:rsidRPr="007E7ED6">
        <w:rPr>
          <w:lang w:val="en-AU"/>
        </w:rPr>
        <w:t>Changes in vocal pitch and amplitude</w:t>
      </w:r>
    </w:p>
    <w:p w:rsidR="00F133F6" w:rsidRPr="00854929" w:rsidRDefault="0037631C" w:rsidP="00A74C9C">
      <w:pPr>
        <w:pStyle w:val="ListParagraph"/>
        <w:numPr>
          <w:ilvl w:val="0"/>
          <w:numId w:val="7"/>
        </w:numPr>
        <w:suppressAutoHyphens w:val="0"/>
        <w:rPr>
          <w:lang w:val="en-AU"/>
        </w:rPr>
      </w:pPr>
      <w:r w:rsidRPr="00854929">
        <w:rPr>
          <w:lang w:val="en-AU"/>
        </w:rPr>
        <w:t>Erratic movement, e.g. p</w:t>
      </w:r>
      <w:r w:rsidR="00F133F6" w:rsidRPr="00854929">
        <w:rPr>
          <w:lang w:val="en-AU"/>
        </w:rPr>
        <w:t>acing up and down a certain distance</w:t>
      </w:r>
    </w:p>
    <w:p w:rsidR="00F133F6" w:rsidRPr="00367583" w:rsidRDefault="00F133F6" w:rsidP="00A74C9C">
      <w:pPr>
        <w:pStyle w:val="ListParagraph"/>
        <w:numPr>
          <w:ilvl w:val="0"/>
          <w:numId w:val="7"/>
        </w:numPr>
        <w:suppressAutoHyphens w:val="0"/>
        <w:rPr>
          <w:lang w:val="en-AU"/>
        </w:rPr>
      </w:pPr>
      <w:r w:rsidRPr="00367583">
        <w:rPr>
          <w:lang w:val="en-AU"/>
        </w:rPr>
        <w:t>Increased heart rate</w:t>
      </w:r>
    </w:p>
    <w:p w:rsidR="00F133F6" w:rsidRPr="004564DA" w:rsidRDefault="00F133F6" w:rsidP="00A74C9C">
      <w:pPr>
        <w:pStyle w:val="ListParagraph"/>
        <w:numPr>
          <w:ilvl w:val="0"/>
          <w:numId w:val="7"/>
        </w:numPr>
        <w:suppressAutoHyphens w:val="0"/>
        <w:rPr>
          <w:lang w:val="en-AU"/>
        </w:rPr>
      </w:pPr>
      <w:r w:rsidRPr="00367583">
        <w:rPr>
          <w:lang w:val="en-AU"/>
        </w:rPr>
        <w:t>Perspiration via</w:t>
      </w:r>
      <w:r w:rsidRPr="004564DA">
        <w:rPr>
          <w:lang w:val="en-AU"/>
        </w:rPr>
        <w:t xml:space="preserve"> palms</w:t>
      </w:r>
    </w:p>
    <w:p w:rsidR="00F133F6" w:rsidRPr="00886339" w:rsidRDefault="00F133F6" w:rsidP="00A74C9C">
      <w:pPr>
        <w:pStyle w:val="ListParagraph"/>
        <w:numPr>
          <w:ilvl w:val="0"/>
          <w:numId w:val="7"/>
        </w:numPr>
        <w:suppressAutoHyphens w:val="0"/>
        <w:rPr>
          <w:lang w:val="en-AU"/>
        </w:rPr>
      </w:pPr>
      <w:r w:rsidRPr="00886339">
        <w:rPr>
          <w:lang w:val="en-AU"/>
        </w:rPr>
        <w:t>Increased blood pressure</w:t>
      </w:r>
    </w:p>
    <w:p w:rsidR="00F133F6" w:rsidRPr="00886339" w:rsidRDefault="00F133F6" w:rsidP="00A74C9C">
      <w:pPr>
        <w:pStyle w:val="ListParagraph"/>
        <w:numPr>
          <w:ilvl w:val="0"/>
          <w:numId w:val="7"/>
        </w:numPr>
        <w:suppressAutoHyphens w:val="0"/>
        <w:rPr>
          <w:lang w:val="en-AU"/>
        </w:rPr>
      </w:pPr>
      <w:r w:rsidRPr="00886339">
        <w:rPr>
          <w:lang w:val="en-AU"/>
        </w:rPr>
        <w:t>Brain damage – specifically learning and memory</w:t>
      </w:r>
    </w:p>
    <w:p w:rsidR="00F133F6" w:rsidRPr="00886339" w:rsidRDefault="00F133F6" w:rsidP="00A74C9C">
      <w:pPr>
        <w:pStyle w:val="ListParagraph"/>
        <w:numPr>
          <w:ilvl w:val="0"/>
          <w:numId w:val="7"/>
        </w:numPr>
        <w:suppressAutoHyphens w:val="0"/>
        <w:rPr>
          <w:lang w:val="en-AU"/>
        </w:rPr>
      </w:pPr>
      <w:r w:rsidRPr="00886339">
        <w:rPr>
          <w:lang w:val="en-AU"/>
        </w:rPr>
        <w:t>Weakened immune system, and associated nervous system</w:t>
      </w:r>
    </w:p>
    <w:p w:rsidR="00082E02" w:rsidRPr="00886339" w:rsidRDefault="00082E02" w:rsidP="00082E02">
      <w:pPr>
        <w:suppressAutoHyphens w:val="0"/>
        <w:rPr>
          <w:lang w:val="en-AU"/>
        </w:rPr>
      </w:pPr>
      <w:r w:rsidRPr="00886339">
        <w:rPr>
          <w:lang w:val="en-AU"/>
        </w:rPr>
        <w:t xml:space="preserve">Our reviews have taught us a lot about physiological, physical and biological symptoms of stress, as well as how they are detected and strong determinants of whether one is exhibiting stress symptoms or not. We also note that some methods have produced stronger accuracies than others. Whilst accuracy is one of the most important factors, we must </w:t>
      </w:r>
      <w:r w:rsidR="004A3098" w:rsidRPr="00886339">
        <w:rPr>
          <w:lang w:val="en-AU"/>
        </w:rPr>
        <w:t>also consider other factors such as practicality in the real world. Such practicality for the user includes portability and ease of use.</w:t>
      </w:r>
    </w:p>
    <w:p w:rsidR="004A3098" w:rsidRPr="00886339" w:rsidRDefault="004A3098" w:rsidP="00082E02">
      <w:pPr>
        <w:suppressAutoHyphens w:val="0"/>
        <w:rPr>
          <w:lang w:val="en-AU"/>
        </w:rPr>
      </w:pPr>
      <w:r w:rsidRPr="00886339">
        <w:rPr>
          <w:lang w:val="en-AU"/>
        </w:rPr>
        <w:t>We have decided to use a mobile phone application to take advantage of the portable hardware within the phone itself. However, the disadvantage of this is the inability to use the intricate software offered by some of the non-mobile solutions. Thus, we must investigate what hardware offers a high accuracy and are integrated into a phone.</w:t>
      </w:r>
    </w:p>
    <w:p w:rsidR="002F3BE2" w:rsidRPr="00F548EB" w:rsidRDefault="002F3BE2" w:rsidP="00082E02">
      <w:pPr>
        <w:suppressAutoHyphens w:val="0"/>
        <w:rPr>
          <w:lang w:val="en-AU"/>
        </w:rPr>
      </w:pPr>
      <w:r w:rsidRPr="00886339">
        <w:rPr>
          <w:lang w:val="en-AU"/>
        </w:rPr>
        <w:lastRenderedPageBreak/>
        <w:t xml:space="preserve">For a start, we noted that biological symptoms </w:t>
      </w:r>
      <w:sdt>
        <w:sdtPr>
          <w:rPr>
            <w:lang w:val="en-AU"/>
          </w:rPr>
          <w:id w:val="-1156297993"/>
          <w:citation/>
        </w:sdtPr>
        <w:sdtContent>
          <w:r w:rsidRPr="00F548EB">
            <w:rPr>
              <w:lang w:val="en-AU"/>
            </w:rPr>
            <w:fldChar w:fldCharType="begin"/>
          </w:r>
          <w:r w:rsidRPr="00886339">
            <w:rPr>
              <w:lang w:val="en-AU"/>
            </w:rPr>
            <w:instrText xml:space="preserve"> CITATION Abr11 \l 3081 </w:instrText>
          </w:r>
          <w:r w:rsidRPr="00460700">
            <w:rPr>
              <w:lang w:val="en-AU"/>
            </w:rPr>
            <w:fldChar w:fldCharType="separate"/>
          </w:r>
          <w:r w:rsidR="002E795E" w:rsidRPr="002E795E">
            <w:rPr>
              <w:noProof/>
              <w:lang w:val="en-AU"/>
            </w:rPr>
            <w:t>[24]</w:t>
          </w:r>
          <w:r w:rsidRPr="00F548EB">
            <w:rPr>
              <w:lang w:val="en-AU"/>
            </w:rPr>
            <w:fldChar w:fldCharType="end"/>
          </w:r>
        </w:sdtContent>
      </w:sdt>
      <w:r w:rsidRPr="009159E1">
        <w:rPr>
          <w:lang w:val="en-AU"/>
        </w:rPr>
        <w:t xml:space="preserve"> cannot be detected with a phone, as discussed above. Thus, the main concerns for our conclusions will revolve around physiological and physical symptoms of stress. Although these offer less accuracy at times, under certain conditions, </w:t>
      </w:r>
      <w:r w:rsidRPr="007E7ED6">
        <w:rPr>
          <w:lang w:val="en-AU"/>
        </w:rPr>
        <w:t xml:space="preserve">they </w:t>
      </w:r>
      <w:r w:rsidRPr="00F548EB">
        <w:rPr>
          <w:lang w:val="en-AU"/>
        </w:rPr>
        <w:t>are the most practical symptoms to make use of.</w:t>
      </w:r>
    </w:p>
    <w:p w:rsidR="004A3098" w:rsidRPr="00886339" w:rsidRDefault="004A3098" w:rsidP="00082E02">
      <w:pPr>
        <w:suppressAutoHyphens w:val="0"/>
        <w:rPr>
          <w:lang w:val="en-AU"/>
        </w:rPr>
      </w:pPr>
      <w:r w:rsidRPr="00854929">
        <w:rPr>
          <w:lang w:val="en-AU"/>
        </w:rPr>
        <w:t>We notice that heart rate is an extremely good indicator of stress, both mentally and physically. This has been mentioned previously in the literature review, let alone within the papers themselves on numerou</w:t>
      </w:r>
      <w:r w:rsidRPr="00367583">
        <w:rPr>
          <w:lang w:val="en-AU"/>
        </w:rPr>
        <w:t xml:space="preserve">s occasions. </w:t>
      </w:r>
      <w:r w:rsidR="00F1769E" w:rsidRPr="00367583">
        <w:rPr>
          <w:lang w:val="en-AU"/>
        </w:rPr>
        <w:t>A phone has the potential to recognise one’s heart rate using the camera</w:t>
      </w:r>
      <w:r w:rsidR="00F1769E" w:rsidRPr="004564DA">
        <w:rPr>
          <w:rStyle w:val="FootnoteReference"/>
          <w:lang w:val="en-AU"/>
        </w:rPr>
        <w:footnoteReference w:id="4"/>
      </w:r>
      <w:r w:rsidR="00F1769E" w:rsidRPr="00886339">
        <w:rPr>
          <w:lang w:val="en-AU"/>
        </w:rPr>
        <w:t xml:space="preserve">. Such an example is its application in Azumio’s “Heart Rate Monitor”. Whilst this development is somewhat of an innovation based on </w:t>
      </w:r>
      <w:r w:rsidR="00B92CD1" w:rsidRPr="00886339">
        <w:rPr>
          <w:lang w:val="en-AU"/>
        </w:rPr>
        <w:t>an</w:t>
      </w:r>
      <w:r w:rsidR="00F1769E" w:rsidRPr="00886339">
        <w:rPr>
          <w:lang w:val="en-AU"/>
        </w:rPr>
        <w:t xml:space="preserve"> undedicated hardware </w:t>
      </w:r>
      <w:r w:rsidR="00B92CD1" w:rsidRPr="00886339">
        <w:rPr>
          <w:lang w:val="en-AU"/>
        </w:rPr>
        <w:t>(</w:t>
      </w:r>
      <w:r w:rsidR="00F1769E" w:rsidRPr="00886339">
        <w:rPr>
          <w:lang w:val="en-AU"/>
        </w:rPr>
        <w:t>the camera</w:t>
      </w:r>
      <w:r w:rsidR="00B92CD1" w:rsidRPr="00886339">
        <w:rPr>
          <w:lang w:val="en-AU"/>
        </w:rPr>
        <w:t>),</w:t>
      </w:r>
      <w:r w:rsidR="00F1769E" w:rsidRPr="00886339">
        <w:rPr>
          <w:lang w:val="en-AU"/>
        </w:rPr>
        <w:t xml:space="preserve"> the logic to deduce one’s heart rate through imagery is correct</w:t>
      </w:r>
      <w:r w:rsidR="00B92CD1" w:rsidRPr="00886339">
        <w:rPr>
          <w:lang w:val="en-AU"/>
        </w:rPr>
        <w:t>.</w:t>
      </w:r>
      <w:r w:rsidR="00F1769E" w:rsidRPr="00886339">
        <w:rPr>
          <w:lang w:val="en-AU"/>
        </w:rPr>
        <w:t xml:space="preserve"> Thus, we will be able to take use of this sign</w:t>
      </w:r>
      <w:r w:rsidR="00C25B9F" w:rsidRPr="00886339">
        <w:rPr>
          <w:lang w:val="en-AU"/>
        </w:rPr>
        <w:t>al using a mobile phone.</w:t>
      </w:r>
    </w:p>
    <w:p w:rsidR="00C25B9F" w:rsidRPr="00886339" w:rsidRDefault="00C25B9F" w:rsidP="00082E02">
      <w:pPr>
        <w:suppressAutoHyphens w:val="0"/>
        <w:rPr>
          <w:lang w:val="en-AU"/>
        </w:rPr>
      </w:pPr>
      <w:r w:rsidRPr="00886339">
        <w:rPr>
          <w:lang w:val="en-AU"/>
        </w:rPr>
        <w:t xml:space="preserve">Another key signal we would like to observe is respiration symptoms due to stress. Respiration occurs in the form of cardio-vascular activity or perspiration. Again, papers that used respiration techniques had a furthered accuracy which we would like to take advantage of. </w:t>
      </w:r>
    </w:p>
    <w:p w:rsidR="00C25B9F" w:rsidRPr="00886339" w:rsidRDefault="00C25B9F" w:rsidP="00082E02">
      <w:pPr>
        <w:suppressAutoHyphens w:val="0"/>
        <w:rPr>
          <w:lang w:val="en-AU"/>
        </w:rPr>
      </w:pPr>
      <w:r w:rsidRPr="00886339">
        <w:rPr>
          <w:lang w:val="en-AU"/>
        </w:rPr>
        <w:t xml:space="preserve">Perspiration can be measured in a phone using the hygrometer, which we will discuss later in this thesis. Again, this is not the dedicated purpose of the </w:t>
      </w:r>
      <w:r w:rsidR="0095087E" w:rsidRPr="00886339">
        <w:rPr>
          <w:lang w:val="en-AU"/>
        </w:rPr>
        <w:t>hygrometer</w:t>
      </w:r>
      <w:r w:rsidRPr="00886339">
        <w:rPr>
          <w:rStyle w:val="FootnoteReference"/>
          <w:lang w:val="en-AU"/>
        </w:rPr>
        <w:footnoteReference w:id="5"/>
      </w:r>
      <w:r w:rsidR="0095087E" w:rsidRPr="00886339">
        <w:rPr>
          <w:lang w:val="en-AU"/>
        </w:rPr>
        <w:t xml:space="preserve">, however the logic behind its use is correct and, provided we can provide a proof of concept to ourselves for its application, </w:t>
      </w:r>
      <w:r w:rsidR="00B92CD1" w:rsidRPr="00886339">
        <w:rPr>
          <w:lang w:val="en-AU"/>
        </w:rPr>
        <w:t>and it</w:t>
      </w:r>
      <w:r w:rsidR="0095087E" w:rsidRPr="00886339">
        <w:rPr>
          <w:lang w:val="en-AU"/>
        </w:rPr>
        <w:t xml:space="preserve"> is a feasible option to use for detecting perspiration.</w:t>
      </w:r>
    </w:p>
    <w:p w:rsidR="0095087E" w:rsidRPr="00854929" w:rsidRDefault="0037631C" w:rsidP="00082E02">
      <w:pPr>
        <w:suppressAutoHyphens w:val="0"/>
        <w:rPr>
          <w:lang w:val="en-AU"/>
        </w:rPr>
      </w:pPr>
      <w:r w:rsidRPr="00886339">
        <w:rPr>
          <w:lang w:val="en-AU"/>
        </w:rPr>
        <w:t xml:space="preserve">Lastly, we take note of two mobile applications that make use of </w:t>
      </w:r>
      <w:r w:rsidR="00B92CD1" w:rsidRPr="00886339">
        <w:rPr>
          <w:lang w:val="en-AU"/>
        </w:rPr>
        <w:t>speech</w:t>
      </w:r>
      <w:r w:rsidRPr="00886339">
        <w:rPr>
          <w:lang w:val="en-AU"/>
        </w:rPr>
        <w:t xml:space="preserve"> patterns and their associations with stress. By itself, speech has the potential to provide one of the highest accuracies. We have also noted that libraries have been developed regarding speech patterns – in particular, specifically for stress </w:t>
      </w:r>
      <w:sdt>
        <w:sdtPr>
          <w:rPr>
            <w:lang w:val="en-AU"/>
          </w:rPr>
          <w:id w:val="-1129232124"/>
          <w:citation/>
        </w:sdtPr>
        <w:sdtContent>
          <w:r w:rsidRPr="00F548EB">
            <w:rPr>
              <w:lang w:val="en-AU"/>
            </w:rPr>
            <w:fldChar w:fldCharType="begin"/>
          </w:r>
          <w:r w:rsidRPr="00886339">
            <w:rPr>
              <w:lang w:val="en-AU"/>
            </w:rPr>
            <w:instrText xml:space="preserve"> CITATION Cha11 \l 3081 </w:instrText>
          </w:r>
          <w:r w:rsidRPr="00460700">
            <w:rPr>
              <w:lang w:val="en-AU"/>
            </w:rPr>
            <w:fldChar w:fldCharType="separate"/>
          </w:r>
          <w:r w:rsidR="002E795E" w:rsidRPr="002E795E">
            <w:rPr>
              <w:noProof/>
              <w:lang w:val="en-AU"/>
            </w:rPr>
            <w:t>[11]</w:t>
          </w:r>
          <w:r w:rsidRPr="00F548EB">
            <w:rPr>
              <w:lang w:val="en-AU"/>
            </w:rPr>
            <w:fldChar w:fldCharType="end"/>
          </w:r>
        </w:sdtContent>
      </w:sdt>
      <w:r w:rsidRPr="009159E1">
        <w:rPr>
          <w:lang w:val="en-AU"/>
        </w:rPr>
        <w:t xml:space="preserve">. This is expected behaviour, with phones having a microphone dedicated to detecting speech for one of their primary uses, phone calls, and other uses such as </w:t>
      </w:r>
      <w:r w:rsidRPr="007E7ED6">
        <w:rPr>
          <w:lang w:val="en-AU"/>
        </w:rPr>
        <w:t>recor</w:t>
      </w:r>
      <w:r w:rsidRPr="00F548EB">
        <w:rPr>
          <w:lang w:val="en-AU"/>
        </w:rPr>
        <w:t>ding. Thus, this is the last physical stress reaction that we will take into account as inspiration, based on the literature reviews.</w:t>
      </w:r>
    </w:p>
    <w:p w:rsidR="0037631C" w:rsidRPr="00367583" w:rsidRDefault="0037631C" w:rsidP="00082E02">
      <w:pPr>
        <w:suppressAutoHyphens w:val="0"/>
        <w:rPr>
          <w:lang w:val="en-AU"/>
        </w:rPr>
      </w:pPr>
      <w:r w:rsidRPr="00854929">
        <w:rPr>
          <w:lang w:val="en-AU"/>
        </w:rPr>
        <w:lastRenderedPageBreak/>
        <w:t>However, we note that there are many other stress symptoms that have not been taken into account at all</w:t>
      </w:r>
      <w:r w:rsidR="000A41C0" w:rsidRPr="00367583">
        <w:rPr>
          <w:lang w:val="en-AU"/>
        </w:rPr>
        <w:t xml:space="preserve"> in our research. Due to the new nature of this topic, we cannot expect all symptoms have been taken into account thus far. Such namely stress symptoms are </w:t>
      </w:r>
      <w:r w:rsidRPr="00886339">
        <w:rPr>
          <w:lang w:val="en-AU"/>
        </w:rPr>
        <w:t>some of those mentioned above. One in particular that will be discussed later is one’s erratic movement, which can be detected using a phone’s accelerometer</w:t>
      </w:r>
      <w:r w:rsidR="002C7D7C" w:rsidRPr="00886339">
        <w:rPr>
          <w:lang w:val="en-AU"/>
        </w:rPr>
        <w:t>.</w:t>
      </w:r>
      <w:r w:rsidR="000A41C0" w:rsidRPr="00886339">
        <w:rPr>
          <w:lang w:val="en-AU"/>
        </w:rPr>
        <w:t xml:space="preserve"> Despite a lack of investigation in previous literature reviews, other sources indicate subconscious movement is a body’s way of minimising mental stress </w:t>
      </w:r>
      <w:sdt>
        <w:sdtPr>
          <w:rPr>
            <w:lang w:val="en-AU"/>
          </w:rPr>
          <w:id w:val="1207682185"/>
          <w:citation/>
        </w:sdtPr>
        <w:sdtContent>
          <w:r w:rsidR="000A41C0" w:rsidRPr="009159E1">
            <w:rPr>
              <w:lang w:val="en-AU"/>
            </w:rPr>
            <w:fldChar w:fldCharType="begin"/>
          </w:r>
          <w:r w:rsidR="000A41C0" w:rsidRPr="00886339">
            <w:rPr>
              <w:lang w:val="en-AU"/>
            </w:rPr>
            <w:instrText xml:space="preserve"> CITATION Car07 \l 3081  \m Cal14</w:instrText>
          </w:r>
          <w:r w:rsidR="000A41C0" w:rsidRPr="00460700">
            <w:rPr>
              <w:lang w:val="en-AU"/>
            </w:rPr>
            <w:fldChar w:fldCharType="separate"/>
          </w:r>
          <w:r w:rsidR="002E795E" w:rsidRPr="002E795E">
            <w:rPr>
              <w:noProof/>
              <w:lang w:val="en-AU"/>
            </w:rPr>
            <w:t>[1, 26]</w:t>
          </w:r>
          <w:r w:rsidR="000A41C0" w:rsidRPr="009159E1">
            <w:rPr>
              <w:lang w:val="en-AU"/>
            </w:rPr>
            <w:fldChar w:fldCharType="end"/>
          </w:r>
        </w:sdtContent>
      </w:sdt>
      <w:r w:rsidR="000A41C0" w:rsidRPr="009159E1">
        <w:rPr>
          <w:lang w:val="en-AU"/>
        </w:rPr>
        <w:t xml:space="preserve">. This theoretical knowledge has resulted in a decision to investigate this symptom, which </w:t>
      </w:r>
      <w:r w:rsidR="00AD79DE" w:rsidRPr="007E7ED6">
        <w:rPr>
          <w:lang w:val="en-AU"/>
        </w:rPr>
        <w:t xml:space="preserve">is </w:t>
      </w:r>
      <w:r w:rsidR="000A41C0" w:rsidRPr="00F548EB">
        <w:rPr>
          <w:lang w:val="en-AU"/>
        </w:rPr>
        <w:t>view</w:t>
      </w:r>
      <w:r w:rsidR="00AD79DE" w:rsidRPr="00F548EB">
        <w:rPr>
          <w:lang w:val="en-AU"/>
        </w:rPr>
        <w:t>ed</w:t>
      </w:r>
      <w:r w:rsidR="000A41C0" w:rsidRPr="00854929">
        <w:rPr>
          <w:lang w:val="en-AU"/>
        </w:rPr>
        <w:t xml:space="preserve"> as a knowledge gap.</w:t>
      </w:r>
    </w:p>
    <w:p w:rsidR="005943F3" w:rsidRPr="00886339" w:rsidRDefault="005943F3" w:rsidP="00A74C9C">
      <w:pPr>
        <w:suppressAutoHyphens w:val="0"/>
        <w:spacing w:after="0"/>
        <w:rPr>
          <w:lang w:val="en-AU"/>
        </w:rPr>
      </w:pPr>
      <w:r w:rsidRPr="00367583">
        <w:rPr>
          <w:lang w:val="en-AU"/>
        </w:rPr>
        <w:t>Current methodologies that are successful account for specific symptoms. The aim of the next part of the chapter is to explain the current solutions to th</w:t>
      </w:r>
      <w:r w:rsidRPr="00886339">
        <w:rPr>
          <w:lang w:val="en-AU"/>
        </w:rPr>
        <w:t>e problem at hand, what they offer for the detecting the onset of stress, and what each of the latest resolutions are lacking from the perfect solution.</w:t>
      </w:r>
      <w:r w:rsidRPr="00886339">
        <w:rPr>
          <w:lang w:val="en-AU"/>
        </w:rPr>
        <w:br w:type="page"/>
      </w:r>
    </w:p>
    <w:p w:rsidR="0062433B" w:rsidRPr="00460700" w:rsidRDefault="00D47449" w:rsidP="00460700">
      <w:pPr>
        <w:suppressAutoHyphens w:val="0"/>
        <w:spacing w:after="0" w:line="276" w:lineRule="auto"/>
        <w:jc w:val="center"/>
        <w:rPr>
          <w:rStyle w:val="Heading1Char"/>
          <w:lang w:val="en-AU"/>
        </w:rPr>
      </w:pPr>
      <w:bookmarkStart w:id="51" w:name="_Toc402133718"/>
      <w:r w:rsidRPr="00460700">
        <w:rPr>
          <w:rStyle w:val="Heading1Char"/>
          <w:lang w:val="en-AU"/>
        </w:rPr>
        <w:lastRenderedPageBreak/>
        <w:t>3</w:t>
      </w:r>
      <w:r w:rsidR="0062433B" w:rsidRPr="00460700">
        <w:rPr>
          <w:rStyle w:val="Heading1Char"/>
          <w:lang w:val="en-AU"/>
        </w:rPr>
        <w:t>. Own Work</w:t>
      </w:r>
      <w:bookmarkEnd w:id="51"/>
    </w:p>
    <w:p w:rsidR="00C90E9C" w:rsidRPr="00460700" w:rsidRDefault="00C90E9C" w:rsidP="00B02A7C">
      <w:pPr>
        <w:rPr>
          <w:lang w:val="en-AU"/>
        </w:rPr>
      </w:pPr>
      <w:commentRangeStart w:id="52"/>
      <w:del w:id="53" w:author="Veerakumar" w:date="2014-10-27T23:00:00Z">
        <w:r w:rsidRPr="00460700" w:rsidDel="00D5441B">
          <w:rPr>
            <w:lang w:val="en-AU"/>
          </w:rPr>
          <w:delText>Intro</w:delText>
        </w:r>
        <w:commentRangeEnd w:id="52"/>
        <w:r w:rsidRPr="00460700" w:rsidDel="00D5441B">
          <w:rPr>
            <w:rStyle w:val="CommentReference"/>
            <w:lang w:val="en-AU"/>
          </w:rPr>
          <w:commentReference w:id="52"/>
        </w:r>
      </w:del>
      <w:ins w:id="54" w:author="Veerakumar" w:date="2014-10-27T23:00:00Z">
        <w:r w:rsidR="00D5441B">
          <w:rPr>
            <w:lang w:val="en-AU"/>
          </w:rPr>
          <w:t xml:space="preserve">After the research conducted via our literature review, we are then ready to set a proposal forward of potentially good ideas that will help achieve our aim. We will also discuss the manners and methods in which we go about achieving our goal, as well as </w:t>
        </w:r>
      </w:ins>
      <w:ins w:id="55" w:author="Veerakumar" w:date="2014-10-27T23:05:00Z">
        <w:r w:rsidR="00206062">
          <w:rPr>
            <w:lang w:val="en-AU"/>
          </w:rPr>
          <w:t>changes in our proposal that have led to a differing product.</w:t>
        </w:r>
      </w:ins>
    </w:p>
    <w:p w:rsidR="00D47449" w:rsidRPr="00886339" w:rsidRDefault="00D47449" w:rsidP="003051B8">
      <w:pPr>
        <w:pStyle w:val="Heading2"/>
      </w:pPr>
      <w:bookmarkStart w:id="56" w:name="_Toc402133719"/>
      <w:r w:rsidRPr="00886339">
        <w:t>3.1 Proposal</w:t>
      </w:r>
      <w:bookmarkEnd w:id="56"/>
    </w:p>
    <w:p w:rsidR="00D47449" w:rsidRPr="007E7ED6" w:rsidRDefault="00D47449" w:rsidP="003051B8">
      <w:pPr>
        <w:pStyle w:val="Heading3"/>
      </w:pPr>
      <w:bookmarkStart w:id="57" w:name="_Toc402133720"/>
      <w:r w:rsidRPr="007E7ED6">
        <w:t>3.1.1 Deductions</w:t>
      </w:r>
      <w:bookmarkEnd w:id="57"/>
    </w:p>
    <w:p w:rsidR="00D47449" w:rsidRPr="00367583" w:rsidRDefault="00D47449" w:rsidP="00D47449">
      <w:pPr>
        <w:rPr>
          <w:lang w:val="en-AU"/>
        </w:rPr>
      </w:pPr>
      <w:r w:rsidRPr="00854929">
        <w:rPr>
          <w:lang w:val="en-AU"/>
        </w:rPr>
        <w:t xml:space="preserve">The aim of this chapter is to show a plan of how to fill the voids of the problem through other means. We have discussed where the current applications and solutions stand, and so from here we can utilise the benefits to fulfil the ultimate objective. We can combine these benefits, with slight additions, to </w:t>
      </w:r>
      <w:r w:rsidRPr="00367583">
        <w:rPr>
          <w:lang w:val="en-AU"/>
        </w:rPr>
        <w:t>form a long-term project. The current goal is to lay down a strong framework that can be built upon for future generations of research. The overall goal is to minimise stress responses and the dangers associated with stressors and stress responses.</w:t>
      </w:r>
    </w:p>
    <w:p w:rsidR="00D47449" w:rsidRPr="004564DA" w:rsidRDefault="00D47449" w:rsidP="00D47449">
      <w:pPr>
        <w:rPr>
          <w:lang w:val="en-AU"/>
        </w:rPr>
      </w:pPr>
      <w:r w:rsidRPr="00367583">
        <w:rPr>
          <w:lang w:val="en-AU"/>
        </w:rPr>
        <w:t>From ou</w:t>
      </w:r>
      <w:r w:rsidRPr="004564DA">
        <w:rPr>
          <w:lang w:val="en-AU"/>
        </w:rPr>
        <w:t>r previous analysis, we can deduce requirements of the following:</w:t>
      </w:r>
    </w:p>
    <w:p w:rsidR="00D47449" w:rsidRPr="00886339" w:rsidRDefault="00D47449" w:rsidP="00D47449">
      <w:pPr>
        <w:pStyle w:val="ListParagraph"/>
        <w:numPr>
          <w:ilvl w:val="0"/>
          <w:numId w:val="8"/>
        </w:numPr>
        <w:suppressAutoHyphens w:val="0"/>
        <w:rPr>
          <w:lang w:val="en-AU"/>
        </w:rPr>
      </w:pPr>
      <w:r w:rsidRPr="00886339">
        <w:rPr>
          <w:lang w:val="en-AU"/>
        </w:rPr>
        <w:t>We are in need of a system that detects the onset of stress in a convenient manner</w:t>
      </w:r>
    </w:p>
    <w:p w:rsidR="00D47449" w:rsidRPr="00886339" w:rsidRDefault="00D47449" w:rsidP="00D47449">
      <w:pPr>
        <w:pStyle w:val="ListParagraph"/>
        <w:numPr>
          <w:ilvl w:val="0"/>
          <w:numId w:val="8"/>
        </w:numPr>
        <w:suppressAutoHyphens w:val="0"/>
        <w:rPr>
          <w:lang w:val="en-AU"/>
        </w:rPr>
      </w:pPr>
      <w:r w:rsidRPr="00886339">
        <w:rPr>
          <w:lang w:val="en-AU"/>
        </w:rPr>
        <w:t>A mobile phone has been deemed the most appropriate equipment. It is portable, and allows easier detection of the onset of stress with less conscious effort. Mobile phones are also equipped with a lot of helpful hardware, and are equipped with more as time passes due to technological advancement. Due to the capabilities of a mobile phone, we will eliminate the need for external hardware, as most are used to detect stress responses are now integrated into the latest phones.</w:t>
      </w:r>
    </w:p>
    <w:p w:rsidR="00D47449" w:rsidRPr="00886339" w:rsidRDefault="00D47449" w:rsidP="00D47449">
      <w:pPr>
        <w:pStyle w:val="ListParagraph"/>
        <w:numPr>
          <w:ilvl w:val="0"/>
          <w:numId w:val="8"/>
        </w:numPr>
        <w:suppressAutoHyphens w:val="0"/>
        <w:rPr>
          <w:lang w:val="en-AU"/>
        </w:rPr>
      </w:pPr>
      <w:r w:rsidRPr="00886339">
        <w:rPr>
          <w:lang w:val="en-AU"/>
        </w:rPr>
        <w:t>Machine learning algorithms are a key part of the project, in order to ensure accuracy for all users – there is no one size fits all, and there is always room for improvement due to the varying nature of stress responses from different users.</w:t>
      </w:r>
    </w:p>
    <w:p w:rsidR="00D47449" w:rsidRPr="00886339" w:rsidRDefault="00D47449" w:rsidP="00D47449">
      <w:pPr>
        <w:pStyle w:val="ListParagraph"/>
        <w:numPr>
          <w:ilvl w:val="0"/>
          <w:numId w:val="8"/>
        </w:numPr>
        <w:suppressAutoHyphens w:val="0"/>
        <w:rPr>
          <w:lang w:val="en-AU"/>
        </w:rPr>
      </w:pPr>
      <w:r w:rsidRPr="00886339">
        <w:rPr>
          <w:lang w:val="en-AU"/>
        </w:rPr>
        <w:t xml:space="preserve">Mobile phones also have abilities to communicate, not only with the user, but globally by utilising data connections such as Wi-Fi and mobile data networks. Hence, we will require a form of persistence to collect data that can easily be sent by users of the application. This data can assist with the machine learning process and, combined with the initial data provided, </w:t>
      </w:r>
      <w:r w:rsidRPr="00886339">
        <w:rPr>
          <w:lang w:val="en-AU"/>
        </w:rPr>
        <w:lastRenderedPageBreak/>
        <w:t>allows a unique form of semi-supervised learning that has not been used in any state-of-the-art applications to date</w:t>
      </w:r>
    </w:p>
    <w:p w:rsidR="00D47449" w:rsidRPr="00886339" w:rsidRDefault="00D47449" w:rsidP="00D47449">
      <w:pPr>
        <w:rPr>
          <w:lang w:val="en-AU"/>
        </w:rPr>
      </w:pPr>
      <w:r w:rsidRPr="00886339">
        <w:rPr>
          <w:lang w:val="en-AU"/>
        </w:rPr>
        <w:t>As explained before, a person experiencing stress responses is not necessarily acting rationally. We require a solution that will collect our data through natural means. This include when the phone is on standby next to us or in our pocket, when we are using our phone for remote video or vocal communication, or simply through interactions when using other applications such as games, the Internet, video viewing, etc.</w:t>
      </w:r>
    </w:p>
    <w:p w:rsidR="00D47449" w:rsidRPr="00854929" w:rsidRDefault="00D47449" w:rsidP="00D47449">
      <w:pPr>
        <w:rPr>
          <w:lang w:val="en-AU"/>
        </w:rPr>
      </w:pPr>
      <w:r w:rsidRPr="00886339">
        <w:rPr>
          <w:lang w:val="en-AU"/>
        </w:rPr>
        <w:t xml:space="preserve">A mobile phone is a convenient gadget to use, with over two thirds of Australians owning a smart phone </w:t>
      </w:r>
      <w:sdt>
        <w:sdtPr>
          <w:rPr>
            <w:lang w:val="en-AU"/>
          </w:rPr>
          <w:id w:val="1840570749"/>
          <w:citation/>
        </w:sdtPr>
        <w:sdtContent>
          <w:r w:rsidRPr="007E7ED6">
            <w:rPr>
              <w:lang w:val="en-AU"/>
            </w:rPr>
            <w:fldChar w:fldCharType="begin"/>
          </w:r>
          <w:r w:rsidRPr="00886339">
            <w:rPr>
              <w:lang w:val="en-AU"/>
            </w:rPr>
            <w:instrText xml:space="preserve"> CITATION Sta13 \l 1033 </w:instrText>
          </w:r>
          <w:r w:rsidRPr="00460700">
            <w:rPr>
              <w:lang w:val="en-AU"/>
            </w:rPr>
            <w:fldChar w:fldCharType="separate"/>
          </w:r>
          <w:r w:rsidR="002E795E" w:rsidRPr="002E795E">
            <w:rPr>
              <w:noProof/>
              <w:lang w:val="en-AU"/>
            </w:rPr>
            <w:t>[27]</w:t>
          </w:r>
          <w:r w:rsidRPr="007E7ED6">
            <w:rPr>
              <w:lang w:val="en-AU"/>
            </w:rPr>
            <w:fldChar w:fldCharType="end"/>
          </w:r>
        </w:sdtContent>
      </w:sdt>
      <w:r w:rsidRPr="009159E1">
        <w:rPr>
          <w:lang w:val="en-AU"/>
        </w:rPr>
        <w:t>. In particular, we will initially target specific stress responses and expand on these further. Stress responses to analyse inc</w:t>
      </w:r>
      <w:r w:rsidRPr="007E7ED6">
        <w:rPr>
          <w:lang w:val="en-AU"/>
        </w:rPr>
        <w:t xml:space="preserve">lude </w:t>
      </w:r>
      <w:r w:rsidRPr="00F548EB">
        <w:rPr>
          <w:lang w:val="en-AU"/>
        </w:rPr>
        <w:t xml:space="preserve">heart rate, vocal communication, and use of sweaty palms and a person’s rate of pacing. Each of these has been determined as a stress response by </w:t>
      </w:r>
      <w:sdt>
        <w:sdtPr>
          <w:rPr>
            <w:lang w:val="en-AU"/>
          </w:rPr>
          <w:id w:val="-560247604"/>
          <w:citation/>
        </w:sdtPr>
        <w:sdtContent>
          <w:r w:rsidRPr="007E7ED6">
            <w:rPr>
              <w:lang w:val="en-AU"/>
            </w:rPr>
            <w:fldChar w:fldCharType="begin"/>
          </w:r>
          <w:r w:rsidRPr="00886339">
            <w:rPr>
              <w:lang w:val="en-AU"/>
            </w:rPr>
            <w:instrText xml:space="preserve"> CITATION Car07 \l 1033  \m Web13 \m Nat14</w:instrText>
          </w:r>
          <w:r w:rsidRPr="00460700">
            <w:rPr>
              <w:lang w:val="en-AU"/>
            </w:rPr>
            <w:fldChar w:fldCharType="separate"/>
          </w:r>
          <w:r w:rsidR="002E795E" w:rsidRPr="002E795E">
            <w:rPr>
              <w:noProof/>
              <w:lang w:val="en-AU"/>
            </w:rPr>
            <w:t>[1, 28, 25]</w:t>
          </w:r>
          <w:r w:rsidRPr="007E7ED6">
            <w:rPr>
              <w:lang w:val="en-AU"/>
            </w:rPr>
            <w:fldChar w:fldCharType="end"/>
          </w:r>
        </w:sdtContent>
      </w:sdt>
      <w:r w:rsidRPr="009159E1">
        <w:rPr>
          <w:lang w:val="en-AU"/>
        </w:rPr>
        <w:t>. It is a unique combination of physiological a</w:t>
      </w:r>
      <w:r w:rsidRPr="007E7ED6">
        <w:rPr>
          <w:lang w:val="en-AU"/>
        </w:rPr>
        <w:t>ctivi</w:t>
      </w:r>
      <w:r w:rsidRPr="00F548EB">
        <w:rPr>
          <w:lang w:val="en-AU"/>
        </w:rPr>
        <w:t>ty that is most often related to mental stress. These are also feasible symptoms to measure using the latest mobile phone technology. The associated hardware with each of these responses is the camera and flash, microphone, hygrometer and accelerometer res</w:t>
      </w:r>
      <w:r w:rsidRPr="00854929">
        <w:rPr>
          <w:lang w:val="en-AU"/>
        </w:rPr>
        <w:t>pectively. With technological advancement and time, the project will be able to expand further and detect other stress responses, such as detecting blood pressure using only the phone’s internal hardware.</w:t>
      </w:r>
    </w:p>
    <w:p w:rsidR="00D47449" w:rsidRPr="00854929" w:rsidRDefault="00D47449" w:rsidP="00D47449">
      <w:pPr>
        <w:rPr>
          <w:lang w:val="en-AU"/>
        </w:rPr>
      </w:pPr>
      <w:r w:rsidRPr="00367583">
        <w:rPr>
          <w:lang w:val="en-AU"/>
        </w:rPr>
        <w:t>Concepts of machine learning are sure to be adopted to increase accuracy. Initially, the application prototype will consider binary classification of experiencing an onset of stress or not. Future developments will involve a non-binary classification of how much stress is experienced by the user, on a scal</w:t>
      </w:r>
      <w:r w:rsidRPr="00886339">
        <w:rPr>
          <w:lang w:val="en-AU"/>
        </w:rPr>
        <w:t xml:space="preserve">e involving more than two options. In considering binary classification, we will start with a simple Bayesian model, and change the model according to what results we start to obtain, as well as what algorithm will be used. The model could be SFS, as mentioned in </w:t>
      </w:r>
      <w:sdt>
        <w:sdtPr>
          <w:rPr>
            <w:lang w:val="en-AU"/>
          </w:rPr>
          <w:id w:val="2051722501"/>
          <w:citation/>
        </w:sdtPr>
        <w:sdtContent>
          <w:r w:rsidRPr="007E7ED6">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7E7ED6">
            <w:rPr>
              <w:lang w:val="en-AU"/>
            </w:rPr>
            <w:fldChar w:fldCharType="end"/>
          </w:r>
        </w:sdtContent>
      </w:sdt>
      <w:r w:rsidRPr="009159E1">
        <w:rPr>
          <w:lang w:val="en-AU"/>
        </w:rPr>
        <w:t xml:space="preserve">, or random forest decision tree, as discussed in </w:t>
      </w:r>
      <w:sdt>
        <w:sdtPr>
          <w:rPr>
            <w:lang w:val="en-AU"/>
          </w:rPr>
          <w:id w:val="-1900583363"/>
          <w:citation/>
        </w:sdtPr>
        <w:sdtContent>
          <w:r w:rsidRPr="007E7ED6">
            <w:rPr>
              <w:lang w:val="en-AU"/>
            </w:rPr>
            <w:fldChar w:fldCharType="begin"/>
          </w:r>
          <w:r w:rsidRPr="00886339">
            <w:rPr>
              <w:lang w:val="en-AU"/>
            </w:rPr>
            <w:instrText xml:space="preserve"> CITATION Pet12 \l 1033 </w:instrText>
          </w:r>
          <w:r w:rsidRPr="00460700">
            <w:rPr>
              <w:lang w:val="en-AU"/>
            </w:rPr>
            <w:fldChar w:fldCharType="separate"/>
          </w:r>
          <w:r w:rsidR="002E795E" w:rsidRPr="002E795E">
            <w:rPr>
              <w:noProof/>
              <w:lang w:val="en-AU"/>
            </w:rPr>
            <w:t>[2]</w:t>
          </w:r>
          <w:r w:rsidRPr="007E7ED6">
            <w:rPr>
              <w:lang w:val="en-AU"/>
            </w:rPr>
            <w:fldChar w:fldCharType="end"/>
          </w:r>
        </w:sdtContent>
      </w:sdt>
      <w:r w:rsidRPr="009159E1">
        <w:rPr>
          <w:lang w:val="en-AU"/>
        </w:rPr>
        <w:t xml:space="preserve">. The application will also be fed test data, to provide a </w:t>
      </w:r>
      <w:del w:id="58" w:author="Veerakumar" w:date="2014-10-27T22:22:00Z">
        <w:r w:rsidRPr="009159E1" w:rsidDel="00E10680">
          <w:rPr>
            <w:lang w:val="en-AU"/>
          </w:rPr>
          <w:delText xml:space="preserve">supervised </w:delText>
        </w:r>
      </w:del>
      <w:ins w:id="59" w:author="Veerakumar" w:date="2014-10-27T22:22:00Z">
        <w:r w:rsidR="00E10680">
          <w:rPr>
            <w:lang w:val="en-AU"/>
          </w:rPr>
          <w:t>learning</w:t>
        </w:r>
        <w:r w:rsidR="00E10680" w:rsidRPr="009159E1">
          <w:rPr>
            <w:lang w:val="en-AU"/>
          </w:rPr>
          <w:t xml:space="preserve"> </w:t>
        </w:r>
      </w:ins>
      <w:r w:rsidRPr="009159E1">
        <w:rPr>
          <w:lang w:val="en-AU"/>
        </w:rPr>
        <w:t>environment which the application can learn around using th</w:t>
      </w:r>
      <w:r w:rsidRPr="007E7ED6">
        <w:rPr>
          <w:lang w:val="en-AU"/>
        </w:rPr>
        <w:t>e app</w:t>
      </w:r>
      <w:r w:rsidRPr="00F548EB">
        <w:rPr>
          <w:lang w:val="en-AU"/>
        </w:rPr>
        <w:t xml:space="preserve">ropriate algorithms. This will ensure a more acceptable degree of accuracy, whilst improving to perfection over time. As we will discuss next, we will actually adopt </w:t>
      </w:r>
      <w:r w:rsidR="00A745AD">
        <w:rPr>
          <w:lang w:val="en-AU"/>
        </w:rPr>
        <w:t xml:space="preserve">a linear Support Vector Machine (SVM) </w:t>
      </w:r>
      <w:r w:rsidRPr="00F548EB">
        <w:rPr>
          <w:lang w:val="en-AU"/>
        </w:rPr>
        <w:t>to ensure efficient learning processes with maximal ac</w:t>
      </w:r>
      <w:r w:rsidRPr="00854929">
        <w:rPr>
          <w:lang w:val="en-AU"/>
        </w:rPr>
        <w:t>curacy.</w:t>
      </w:r>
    </w:p>
    <w:p w:rsidR="00D47449" w:rsidRPr="00F548EB" w:rsidRDefault="00D47449" w:rsidP="00D47449">
      <w:pPr>
        <w:rPr>
          <w:lang w:val="en-AU"/>
        </w:rPr>
      </w:pPr>
      <w:r w:rsidRPr="00367583">
        <w:rPr>
          <w:lang w:val="en-AU"/>
        </w:rPr>
        <w:lastRenderedPageBreak/>
        <w:t xml:space="preserve">We are also well aware of the communication abilities that a phone has. Being able to send data globally allows global users to send their data regarding physiological stress signals, as well as whether the determined result was correct or not. We can thus use the concept of a persistence model to collate useful data sourced solely from a mobile phone, and use this in future research. Furthermore, whilst the initial process of supervised machine learning involves having a set of test-data, we can also collect more initial data for future users by collecting from the current application users themselves. In having more data, we are adopting a semi-supervised learning process </w:t>
      </w:r>
      <w:sdt>
        <w:sdtPr>
          <w:rPr>
            <w:lang w:val="en-AU"/>
          </w:rPr>
          <w:id w:val="-1857340657"/>
          <w:citation/>
        </w:sdtPr>
        <w:sdtContent>
          <w:r w:rsidRPr="007E7ED6">
            <w:rPr>
              <w:lang w:val="en-AU"/>
            </w:rPr>
            <w:fldChar w:fldCharType="begin"/>
          </w:r>
          <w:r w:rsidRPr="00886339">
            <w:rPr>
              <w:lang w:val="en-AU"/>
            </w:rPr>
            <w:instrText xml:space="preserve"> CITATION Pet12 \l 1033 </w:instrText>
          </w:r>
          <w:r w:rsidRPr="00460700">
            <w:rPr>
              <w:lang w:val="en-AU"/>
            </w:rPr>
            <w:fldChar w:fldCharType="separate"/>
          </w:r>
          <w:r w:rsidR="002E795E" w:rsidRPr="002E795E">
            <w:rPr>
              <w:noProof/>
              <w:lang w:val="en-AU"/>
            </w:rPr>
            <w:t>[2]</w:t>
          </w:r>
          <w:r w:rsidRPr="007E7ED6">
            <w:rPr>
              <w:lang w:val="en-AU"/>
            </w:rPr>
            <w:fldChar w:fldCharType="end"/>
          </w:r>
        </w:sdtContent>
      </w:sdt>
      <w:r w:rsidRPr="009159E1">
        <w:rPr>
          <w:lang w:val="en-AU"/>
        </w:rPr>
        <w:t xml:space="preserve"> - we are using data that is sent withou</w:t>
      </w:r>
      <w:r w:rsidRPr="007E7ED6">
        <w:rPr>
          <w:lang w:val="en-AU"/>
        </w:rPr>
        <w:t>t int</w:t>
      </w:r>
      <w:r w:rsidRPr="00F548EB">
        <w:rPr>
          <w:lang w:val="en-AU"/>
        </w:rPr>
        <w:t>erference from the developer. Whilst we run the risk of false data being sent for use, the risk of corrupted test data is minimised using the original test data, and giving it more weighting when used in modelling.</w:t>
      </w:r>
    </w:p>
    <w:p w:rsidR="00D47449" w:rsidRPr="00854929" w:rsidRDefault="00D47449" w:rsidP="00D47449">
      <w:pPr>
        <w:rPr>
          <w:lang w:val="en-AU"/>
        </w:rPr>
      </w:pPr>
      <w:r w:rsidRPr="00854929">
        <w:rPr>
          <w:lang w:val="en-AU"/>
        </w:rPr>
        <w:t>Thus, upon research, we have determined a seemingly perfect solution that has not been exercised yet. A proof of concept has been partially developed, where we are testing the hardware and the degrees of accuracy to which the hardware hold true.</w:t>
      </w:r>
    </w:p>
    <w:p w:rsidR="00D47449" w:rsidRPr="00886339" w:rsidRDefault="00D47449" w:rsidP="00D47449">
      <w:pPr>
        <w:rPr>
          <w:lang w:val="en-AU"/>
        </w:rPr>
      </w:pPr>
      <w:r w:rsidRPr="00367583">
        <w:rPr>
          <w:lang w:val="en-AU"/>
        </w:rPr>
        <w:t>With the progression that stands as is, as well as a partial proof of concept that has been developed, we now have the following to consider over our time period of Tuesday May 27</w:t>
      </w:r>
      <w:r w:rsidRPr="00886339">
        <w:rPr>
          <w:vertAlign w:val="superscript"/>
          <w:lang w:val="en-AU"/>
        </w:rPr>
        <w:t>th</w:t>
      </w:r>
      <w:r w:rsidRPr="00886339">
        <w:rPr>
          <w:lang w:val="en-AU"/>
        </w:rPr>
        <w:t xml:space="preserve"> 2014 – Friday 3</w:t>
      </w:r>
      <w:r w:rsidRPr="00886339">
        <w:rPr>
          <w:vertAlign w:val="superscript"/>
          <w:lang w:val="en-AU"/>
        </w:rPr>
        <w:t>rd</w:t>
      </w:r>
      <w:r w:rsidRPr="00886339">
        <w:rPr>
          <w:lang w:val="en-AU"/>
        </w:rPr>
        <w:t xml:space="preserve"> October 2014, which is described in Figures 2 and 3.</w:t>
      </w:r>
    </w:p>
    <w:p w:rsidR="00D47449" w:rsidRPr="00886339" w:rsidRDefault="00D47449" w:rsidP="00D47449">
      <w:pPr>
        <w:rPr>
          <w:lang w:val="en-AU"/>
        </w:rPr>
        <w:sectPr w:rsidR="00D47449" w:rsidRPr="00886339" w:rsidSect="00EA605F">
          <w:headerReference w:type="default" r:id="rId14"/>
          <w:footerReference w:type="default" r:id="rId15"/>
          <w:pgSz w:w="12240" w:h="15840"/>
          <w:pgMar w:top="1418" w:right="1134" w:bottom="1134" w:left="1134" w:header="720" w:footer="720" w:gutter="0"/>
          <w:pgNumType w:start="1"/>
          <w:cols w:space="720"/>
          <w:formProt w:val="0"/>
          <w:docGrid w:linePitch="360" w:charSpace="-2049"/>
        </w:sectPr>
      </w:pPr>
    </w:p>
    <w:p w:rsidR="00D47449" w:rsidRPr="009159E1" w:rsidRDefault="00D47449" w:rsidP="00D47449">
      <w:pPr>
        <w:spacing w:line="276" w:lineRule="auto"/>
        <w:jc w:val="center"/>
        <w:rPr>
          <w:lang w:val="en-AU"/>
        </w:rPr>
      </w:pPr>
      <w:r w:rsidRPr="009159E1">
        <w:rPr>
          <w:noProof/>
          <w:lang w:val="en-AU" w:eastAsia="en-AU"/>
        </w:rPr>
        <w:lastRenderedPageBreak/>
        <w:drawing>
          <wp:inline distT="0" distB="0" distL="0" distR="0" wp14:anchorId="5DF78B67" wp14:editId="7CABCEFF">
            <wp:extent cx="6313821" cy="71448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stretch>
                      <a:fillRect/>
                    </a:stretch>
                  </pic:blipFill>
                  <pic:spPr bwMode="auto">
                    <a:xfrm>
                      <a:off x="0" y="0"/>
                      <a:ext cx="6316890" cy="7148343"/>
                    </a:xfrm>
                    <a:prstGeom prst="rect">
                      <a:avLst/>
                    </a:prstGeom>
                    <a:noFill/>
                    <a:ln w="9525">
                      <a:noFill/>
                      <a:miter lim="800000"/>
                      <a:headEnd/>
                      <a:tailEnd/>
                    </a:ln>
                  </pic:spPr>
                </pic:pic>
              </a:graphicData>
            </a:graphic>
          </wp:inline>
        </w:drawing>
      </w:r>
    </w:p>
    <w:p w:rsidR="00D47449" w:rsidRPr="00886339" w:rsidRDefault="00D47449" w:rsidP="00D47449">
      <w:pPr>
        <w:pStyle w:val="Caption"/>
        <w:jc w:val="center"/>
        <w:rPr>
          <w:color w:val="00000A"/>
          <w:lang w:val="en-AU"/>
        </w:rPr>
        <w:sectPr w:rsidR="00D47449" w:rsidRPr="00886339" w:rsidSect="00C00B5C">
          <w:pgSz w:w="12240" w:h="15840"/>
          <w:pgMar w:top="1134" w:right="1134" w:bottom="1134" w:left="1134" w:header="720" w:footer="720" w:gutter="0"/>
          <w:cols w:space="720"/>
          <w:formProt w:val="0"/>
          <w:vAlign w:val="center"/>
          <w:docGrid w:linePitch="360" w:charSpace="-2049"/>
        </w:sectPr>
      </w:pPr>
      <w:bookmarkStart w:id="60" w:name="_Toc402133744"/>
      <w:r w:rsidRPr="007E7ED6">
        <w:rPr>
          <w:color w:val="00000A"/>
          <w:lang w:val="en-AU"/>
        </w:rPr>
        <w:t xml:space="preserve">Figure </w:t>
      </w:r>
      <w:r w:rsidRPr="00886339">
        <w:rPr>
          <w:color w:val="00000A"/>
          <w:lang w:val="en-AU"/>
        </w:rPr>
        <w:fldChar w:fldCharType="begin"/>
      </w:r>
      <w:r w:rsidRPr="00886339">
        <w:rPr>
          <w:lang w:val="en-AU"/>
        </w:rPr>
        <w:instrText>SEQ "Figure" \*Arabic</w:instrText>
      </w:r>
      <w:r w:rsidRPr="00460700">
        <w:rPr>
          <w:lang w:val="en-AU"/>
        </w:rPr>
        <w:fldChar w:fldCharType="separate"/>
      </w:r>
      <w:r w:rsidR="003E0BF6" w:rsidRPr="00886339">
        <w:rPr>
          <w:noProof/>
          <w:lang w:val="en-AU"/>
        </w:rPr>
        <w:t>3</w:t>
      </w:r>
      <w:r w:rsidRPr="002617FB">
        <w:rPr>
          <w:lang w:val="en-AU"/>
        </w:rPr>
        <w:fldChar w:fldCharType="end"/>
      </w:r>
      <w:r w:rsidRPr="00886339">
        <w:rPr>
          <w:color w:val="00000A"/>
          <w:lang w:val="en-AU"/>
        </w:rPr>
        <w:t xml:space="preserve"> – Planning until preliminary demonstration</w:t>
      </w:r>
      <w:bookmarkEnd w:id="60"/>
    </w:p>
    <w:p w:rsidR="00D47449" w:rsidRPr="009159E1" w:rsidRDefault="00D47449" w:rsidP="00D47449">
      <w:pPr>
        <w:keepNext/>
        <w:spacing w:line="276" w:lineRule="auto"/>
        <w:jc w:val="center"/>
        <w:rPr>
          <w:lang w:val="en-AU"/>
        </w:rPr>
      </w:pPr>
      <w:r w:rsidRPr="009159E1">
        <w:rPr>
          <w:noProof/>
          <w:lang w:val="en-AU" w:eastAsia="en-AU"/>
        </w:rPr>
        <w:lastRenderedPageBreak/>
        <w:drawing>
          <wp:inline distT="0" distB="0" distL="0" distR="0" wp14:anchorId="66311202" wp14:editId="038CBCDC">
            <wp:extent cx="8636652" cy="3944471"/>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7"/>
                    <a:stretch>
                      <a:fillRect/>
                    </a:stretch>
                  </pic:blipFill>
                  <pic:spPr bwMode="auto">
                    <a:xfrm>
                      <a:off x="0" y="0"/>
                      <a:ext cx="8642062" cy="3946942"/>
                    </a:xfrm>
                    <a:prstGeom prst="rect">
                      <a:avLst/>
                    </a:prstGeom>
                    <a:noFill/>
                    <a:ln w="9525">
                      <a:noFill/>
                      <a:miter lim="800000"/>
                      <a:headEnd/>
                      <a:tailEnd/>
                    </a:ln>
                  </pic:spPr>
                </pic:pic>
              </a:graphicData>
            </a:graphic>
          </wp:inline>
        </w:drawing>
      </w:r>
    </w:p>
    <w:p w:rsidR="00D47449" w:rsidRPr="00886339" w:rsidRDefault="00D47449" w:rsidP="00D47449">
      <w:pPr>
        <w:pStyle w:val="Caption"/>
        <w:jc w:val="center"/>
        <w:rPr>
          <w:color w:val="00000A"/>
          <w:lang w:val="en-AU"/>
        </w:rPr>
        <w:sectPr w:rsidR="00D47449" w:rsidRPr="00886339" w:rsidSect="00C00B5C">
          <w:headerReference w:type="default" r:id="rId18"/>
          <w:footerReference w:type="default" r:id="rId19"/>
          <w:pgSz w:w="15840" w:h="12240" w:orient="landscape" w:code="1"/>
          <w:pgMar w:top="1134" w:right="1134" w:bottom="1134" w:left="1134" w:header="720" w:footer="720" w:gutter="0"/>
          <w:cols w:space="720"/>
          <w:formProt w:val="0"/>
          <w:vAlign w:val="center"/>
          <w:docGrid w:linePitch="360" w:charSpace="-2049"/>
        </w:sectPr>
      </w:pPr>
      <w:bookmarkStart w:id="61" w:name="_Toc402133745"/>
      <w:r w:rsidRPr="007E7ED6">
        <w:rPr>
          <w:color w:val="00000A"/>
          <w:lang w:val="en-AU"/>
        </w:rPr>
        <w:t xml:space="preserve">Figure </w:t>
      </w:r>
      <w:r w:rsidRPr="00886339">
        <w:rPr>
          <w:color w:val="00000A"/>
          <w:lang w:val="en-AU"/>
        </w:rPr>
        <w:fldChar w:fldCharType="begin"/>
      </w:r>
      <w:r w:rsidRPr="00886339">
        <w:rPr>
          <w:lang w:val="en-AU"/>
        </w:rPr>
        <w:instrText>SEQ "Figure" \*Arabic</w:instrText>
      </w:r>
      <w:r w:rsidRPr="00460700">
        <w:rPr>
          <w:lang w:val="en-AU"/>
        </w:rPr>
        <w:fldChar w:fldCharType="separate"/>
      </w:r>
      <w:r w:rsidR="003E0BF6" w:rsidRPr="00886339">
        <w:rPr>
          <w:noProof/>
          <w:lang w:val="en-AU"/>
        </w:rPr>
        <w:t>4</w:t>
      </w:r>
      <w:r w:rsidRPr="002617FB">
        <w:rPr>
          <w:lang w:val="en-AU"/>
        </w:rPr>
        <w:fldChar w:fldCharType="end"/>
      </w:r>
      <w:r w:rsidRPr="00886339">
        <w:rPr>
          <w:color w:val="00000A"/>
          <w:lang w:val="en-AU"/>
        </w:rPr>
        <w:t xml:space="preserve"> – </w:t>
      </w:r>
      <w:proofErr w:type="gramStart"/>
      <w:r w:rsidRPr="00886339">
        <w:rPr>
          <w:color w:val="00000A"/>
          <w:lang w:val="en-AU"/>
        </w:rPr>
        <w:t>GANTT</w:t>
      </w:r>
      <w:proofErr w:type="gramEnd"/>
      <w:r w:rsidRPr="00886339">
        <w:rPr>
          <w:color w:val="00000A"/>
          <w:lang w:val="en-AU"/>
        </w:rPr>
        <w:t xml:space="preserve"> chart representation of plan</w:t>
      </w:r>
      <w:bookmarkEnd w:id="61"/>
    </w:p>
    <w:p w:rsidR="00D47449" w:rsidRPr="00886339" w:rsidRDefault="00D47449" w:rsidP="003051B8">
      <w:pPr>
        <w:pStyle w:val="Heading3"/>
      </w:pPr>
      <w:bookmarkStart w:id="62" w:name="_Toc402133721"/>
      <w:r w:rsidRPr="00886339">
        <w:lastRenderedPageBreak/>
        <w:t>3.1.2 Breakdown</w:t>
      </w:r>
      <w:bookmarkEnd w:id="62"/>
    </w:p>
    <w:p w:rsidR="00D47449" w:rsidRPr="00886339" w:rsidRDefault="00D47449" w:rsidP="00D47449">
      <w:pPr>
        <w:rPr>
          <w:lang w:val="en-AU"/>
        </w:rPr>
      </w:pPr>
      <w:r w:rsidRPr="00886339">
        <w:rPr>
          <w:lang w:val="en-AU"/>
        </w:rPr>
        <w:t>The aim of this section is to justify the necessity for the breakdown of our project.</w:t>
      </w:r>
    </w:p>
    <w:p w:rsidR="00D47449" w:rsidRPr="00886339" w:rsidRDefault="00D47449" w:rsidP="00D47449">
      <w:pPr>
        <w:rPr>
          <w:lang w:val="en-AU"/>
        </w:rPr>
      </w:pPr>
      <w:r w:rsidRPr="00886339">
        <w:rPr>
          <w:lang w:val="en-AU"/>
        </w:rPr>
        <w:t>A proof of concept is especially important in research, as this will give a true assessment of what we can do with mobile phone technology for the purpose of the project. Categorically, we can break the assessment of each of the hardware into determining the accuracy, and how functional it is for the purpose. Whilst we are aware of how the hardware can be used theoretically. However, the investigation in the allocated time period will give a true assessment of how it can act functionally.</w:t>
      </w:r>
    </w:p>
    <w:p w:rsidR="00D47449" w:rsidRPr="00886339" w:rsidRDefault="00D47449" w:rsidP="00D47449">
      <w:pPr>
        <w:rPr>
          <w:lang w:val="en-AU"/>
        </w:rPr>
      </w:pPr>
      <w:r w:rsidRPr="00886339">
        <w:rPr>
          <w:lang w:val="en-AU"/>
        </w:rPr>
        <w:t>The hardware of a phone can be used for many purposes. We must consider how to use the each hardware's API works towards the final goal. In some cases, we have left minimal time, as the algorithms required to collect relevant data are not complex. However in other cases, namely the camera as a prime example, require more complex algorithms, since we must detect dynamic changes in a hardware which we do not normally consider. The camera’s functional purpose is to capture images for storage. However, we are using the camera to simply analyse each capture and take relevant data dynamically. For such purposes, we have allocated more time.</w:t>
      </w:r>
    </w:p>
    <w:p w:rsidR="00D47449" w:rsidRPr="00886339" w:rsidRDefault="00D47449" w:rsidP="00D47449">
      <w:pPr>
        <w:rPr>
          <w:lang w:val="en-AU"/>
        </w:rPr>
      </w:pPr>
      <w:r w:rsidRPr="00886339">
        <w:rPr>
          <w:lang w:val="en-AU"/>
        </w:rPr>
        <w:t>We then finalise the functionality assessment using a statistical analysis of collected data when using the hardware for the specific purpose. This data is not only used for a furthered proof of concept, but as an initial set of test data to help build our initial starting algorithm, as per our semi-supervised learning process.</w:t>
      </w:r>
    </w:p>
    <w:p w:rsidR="00D47449" w:rsidRPr="00886339" w:rsidRDefault="00D47449" w:rsidP="00D47449">
      <w:pPr>
        <w:rPr>
          <w:lang w:val="en-AU"/>
        </w:rPr>
      </w:pPr>
      <w:r w:rsidRPr="00886339">
        <w:rPr>
          <w:lang w:val="en-AU"/>
        </w:rPr>
        <w:t>From here, we can create our stress-detection algorithm using certain regression techniques, and potentially implementing machine learning concepts – in particular, the Bayesian model for binary classification. Considering we are using a small sample of data at this point for testing purposes, we do not expect the model to be completely accurate. We also do not intend on implementing unsupervised learning at this point.</w:t>
      </w:r>
    </w:p>
    <w:p w:rsidR="00D47449" w:rsidRPr="00886339" w:rsidRDefault="00D47449" w:rsidP="00D47449">
      <w:pPr>
        <w:rPr>
          <w:lang w:val="en-AU"/>
        </w:rPr>
      </w:pPr>
      <w:r w:rsidRPr="00886339">
        <w:rPr>
          <w:lang w:val="en-AU"/>
        </w:rPr>
        <w:t>The testing process is a supervised method of collecting further data to assess how effective the application works. This will be used in our evaluation process when assessing the effectiveness of the application without implementing unsupervised machine learning processes. This data will also be used as raw data to help assist with the supervised learning process.</w:t>
      </w:r>
    </w:p>
    <w:p w:rsidR="00D47449" w:rsidRPr="00886339" w:rsidRDefault="00D47449" w:rsidP="00D47449">
      <w:pPr>
        <w:rPr>
          <w:lang w:val="en-AU"/>
        </w:rPr>
      </w:pPr>
      <w:r w:rsidRPr="00886339">
        <w:rPr>
          <w:lang w:val="en-AU"/>
        </w:rPr>
        <w:lastRenderedPageBreak/>
        <w:t>The new data is summarised, and from here the algorithms can further be refined. Hence, an efficient machine learning process is integrated into the system. Once this is complete, the application is ready to be used. The application is packaged, with the collated data incorporated for supervised learning purposes.</w:t>
      </w:r>
    </w:p>
    <w:p w:rsidR="00D47449" w:rsidRPr="00886339" w:rsidRDefault="00D47449" w:rsidP="00D47449">
      <w:pPr>
        <w:suppressAutoHyphens w:val="0"/>
        <w:spacing w:after="0" w:line="276" w:lineRule="auto"/>
        <w:rPr>
          <w:lang w:val="en-AU"/>
        </w:rPr>
      </w:pPr>
      <w:r w:rsidRPr="00886339">
        <w:rPr>
          <w:lang w:val="en-AU"/>
        </w:rPr>
        <w:t>We then re-collect the data through having a final testing session with the same sources, as well as other people. This will end our collection of data for evaluation, and the information will be summarised.</w:t>
      </w:r>
    </w:p>
    <w:p w:rsidR="00EB7EBB" w:rsidRPr="00886339" w:rsidRDefault="00EB7EBB" w:rsidP="00C82891">
      <w:pPr>
        <w:pStyle w:val="Heading3"/>
      </w:pPr>
      <w:bookmarkStart w:id="63" w:name="_Toc402133722"/>
      <w:r w:rsidRPr="00886339">
        <w:t xml:space="preserve">3.1.3 Changes to </w:t>
      </w:r>
      <w:commentRangeStart w:id="64"/>
      <w:r w:rsidRPr="00886339">
        <w:t>proposal</w:t>
      </w:r>
      <w:commentRangeEnd w:id="64"/>
      <w:r w:rsidR="00A14FE9" w:rsidRPr="00460700">
        <w:rPr>
          <w:rStyle w:val="CommentReference"/>
          <w:rFonts w:asciiTheme="minorHAnsi" w:eastAsia="Droid Sans Fallback" w:hAnsiTheme="minorHAnsi" w:cs="Calibri"/>
          <w:i w:val="0"/>
        </w:rPr>
        <w:commentReference w:id="64"/>
      </w:r>
      <w:bookmarkEnd w:id="63"/>
    </w:p>
    <w:p w:rsidR="00997ED4" w:rsidRPr="00460700" w:rsidRDefault="00997ED4" w:rsidP="00997ED4">
      <w:pPr>
        <w:rPr>
          <w:lang w:val="en-AU"/>
        </w:rPr>
      </w:pPr>
      <w:r w:rsidRPr="00460700">
        <w:rPr>
          <w:lang w:val="en-AU"/>
        </w:rPr>
        <w:t xml:space="preserve">We also notice that there is new hardware to support the human heart rate </w:t>
      </w:r>
      <w:sdt>
        <w:sdtPr>
          <w:rPr>
            <w:lang w:val="en-AU"/>
          </w:rPr>
          <w:id w:val="-1906525294"/>
          <w:citation/>
        </w:sdtPr>
        <w:sdtContent>
          <w:r w:rsidRPr="00460700">
            <w:rPr>
              <w:lang w:val="en-AU"/>
            </w:rPr>
            <w:fldChar w:fldCharType="begin"/>
          </w:r>
          <w:r w:rsidRPr="00886339">
            <w:rPr>
              <w:lang w:val="en-AU"/>
            </w:rPr>
            <w:instrText xml:space="preserve"> CITATION Sam14 \l 3081 </w:instrText>
          </w:r>
          <w:r w:rsidRPr="00460700">
            <w:rPr>
              <w:lang w:val="en-AU"/>
            </w:rPr>
            <w:fldChar w:fldCharType="separate"/>
          </w:r>
          <w:r w:rsidR="002E795E" w:rsidRPr="002E795E">
            <w:rPr>
              <w:noProof/>
              <w:lang w:val="en-AU"/>
            </w:rPr>
            <w:t>[29]</w:t>
          </w:r>
          <w:r w:rsidRPr="00460700">
            <w:rPr>
              <w:lang w:val="en-AU"/>
            </w:rPr>
            <w:fldChar w:fldCharType="end"/>
          </w:r>
        </w:sdtContent>
      </w:sdt>
      <w:r w:rsidRPr="00460700">
        <w:rPr>
          <w:lang w:val="en-AU"/>
        </w:rPr>
        <w:t>, namely in the Samsung Galaxy S5. This dedicated hardware is much more effective than the camera in detecting the heart rate, leaving our idea of using the camera and respective flash light as a primitive method of detecting heart rate. However, we are stuck with two restrictions:</w:t>
      </w:r>
    </w:p>
    <w:p w:rsidR="00997ED4" w:rsidRPr="00460700" w:rsidRDefault="00997ED4" w:rsidP="00997ED4">
      <w:pPr>
        <w:pStyle w:val="ListParagraph"/>
        <w:numPr>
          <w:ilvl w:val="0"/>
          <w:numId w:val="13"/>
        </w:numPr>
        <w:rPr>
          <w:lang w:val="en-AU"/>
        </w:rPr>
      </w:pPr>
      <w:r w:rsidRPr="00460700">
        <w:rPr>
          <w:lang w:val="en-AU"/>
        </w:rPr>
        <w:t>The device hardware is currently specific to Samsung, and requires the Samsung S Health SDK.</w:t>
      </w:r>
    </w:p>
    <w:p w:rsidR="00997ED4" w:rsidRPr="00460700" w:rsidRDefault="00997ED4" w:rsidP="00997ED4">
      <w:pPr>
        <w:pStyle w:val="ListParagraph"/>
        <w:numPr>
          <w:ilvl w:val="0"/>
          <w:numId w:val="13"/>
        </w:numPr>
        <w:rPr>
          <w:lang w:val="en-AU"/>
        </w:rPr>
      </w:pPr>
      <w:r w:rsidRPr="00460700">
        <w:rPr>
          <w:lang w:val="en-AU"/>
        </w:rPr>
        <w:t xml:space="preserve">All devices that are equipped with the heart rate monitor </w:t>
      </w:r>
      <w:r w:rsidR="00B92CD1" w:rsidRPr="00460700">
        <w:rPr>
          <w:lang w:val="en-AU"/>
        </w:rPr>
        <w:t>do</w:t>
      </w:r>
      <w:r w:rsidRPr="00460700">
        <w:rPr>
          <w:lang w:val="en-AU"/>
        </w:rPr>
        <w:t xml:space="preserve"> not come equipped with the necessary SHTC1 chip.</w:t>
      </w:r>
    </w:p>
    <w:p w:rsidR="00997ED4" w:rsidRPr="00460700" w:rsidRDefault="00997ED4" w:rsidP="00997ED4">
      <w:pPr>
        <w:rPr>
          <w:lang w:val="en-AU"/>
        </w:rPr>
      </w:pPr>
      <w:r w:rsidRPr="00460700">
        <w:rPr>
          <w:lang w:val="en-AU"/>
        </w:rPr>
        <w:t xml:space="preserve">The heart rate monitor is a very recent development, with the release of the first one in the Samsung Galaxy S5 occurring just earlier this year </w:t>
      </w:r>
      <w:sdt>
        <w:sdtPr>
          <w:rPr>
            <w:lang w:val="en-AU"/>
          </w:rPr>
          <w:id w:val="-1990314756"/>
          <w:citation/>
        </w:sdtPr>
        <w:sdtContent>
          <w:r w:rsidRPr="00460700">
            <w:rPr>
              <w:lang w:val="en-AU"/>
            </w:rPr>
            <w:fldChar w:fldCharType="begin"/>
          </w:r>
          <w:r w:rsidRPr="00886339">
            <w:rPr>
              <w:lang w:val="en-AU"/>
            </w:rPr>
            <w:instrText xml:space="preserve"> CITATION GSM14 \l 3081 </w:instrText>
          </w:r>
          <w:r w:rsidRPr="00460700">
            <w:rPr>
              <w:lang w:val="en-AU"/>
            </w:rPr>
            <w:fldChar w:fldCharType="separate"/>
          </w:r>
          <w:r w:rsidR="002E795E" w:rsidRPr="002E795E">
            <w:rPr>
              <w:noProof/>
              <w:lang w:val="en-AU"/>
            </w:rPr>
            <w:t>[30]</w:t>
          </w:r>
          <w:r w:rsidRPr="00460700">
            <w:rPr>
              <w:lang w:val="en-AU"/>
            </w:rPr>
            <w:fldChar w:fldCharType="end"/>
          </w:r>
        </w:sdtContent>
      </w:sdt>
      <w:r w:rsidRPr="00460700">
        <w:rPr>
          <w:lang w:val="en-AU"/>
        </w:rPr>
        <w:t xml:space="preserve">. Thus, our proposal is flawed in using an inferior technology such as the camera. Whilst there is potential to monitor heart rate on a phone (especially being one of the most powerful tools), we require it to be available on more phones (that are affordable). </w:t>
      </w:r>
    </w:p>
    <w:p w:rsidR="00997ED4" w:rsidRPr="00460700" w:rsidRDefault="00997ED4" w:rsidP="00997ED4">
      <w:pPr>
        <w:rPr>
          <w:lang w:val="en-AU"/>
        </w:rPr>
      </w:pPr>
      <w:r w:rsidRPr="00460700">
        <w:rPr>
          <w:lang w:val="en-AU"/>
        </w:rPr>
        <w:t>Due to hardware restraints, we choose to ignore these features for now, and these will be directed to future work.</w:t>
      </w:r>
    </w:p>
    <w:p w:rsidR="005A3DC5" w:rsidRPr="007E7ED6" w:rsidRDefault="00D47449" w:rsidP="005A3DC5">
      <w:pPr>
        <w:pStyle w:val="Heading2"/>
      </w:pPr>
      <w:bookmarkStart w:id="65" w:name="_Toc402133723"/>
      <w:r w:rsidRPr="00886339">
        <w:t>3</w:t>
      </w:r>
      <w:r w:rsidR="005A3DC5" w:rsidRPr="009159E1">
        <w:t>.</w:t>
      </w:r>
      <w:r w:rsidRPr="009159E1">
        <w:t>2</w:t>
      </w:r>
      <w:r w:rsidR="005A3DC5" w:rsidRPr="009159E1">
        <w:t xml:space="preserve"> </w:t>
      </w:r>
      <w:r w:rsidR="00C90E9C" w:rsidRPr="009159E1">
        <w:t xml:space="preserve">Specific </w:t>
      </w:r>
      <w:r w:rsidR="005A3DC5" w:rsidRPr="007E7ED6">
        <w:t>Learning</w:t>
      </w:r>
      <w:bookmarkEnd w:id="65"/>
    </w:p>
    <w:p w:rsidR="005A3DC5" w:rsidRPr="00A745AD" w:rsidRDefault="00D47449" w:rsidP="005A3DC5">
      <w:pPr>
        <w:pStyle w:val="Heading3"/>
      </w:pPr>
      <w:bookmarkStart w:id="66" w:name="_Toc402133724"/>
      <w:r w:rsidRPr="00854929">
        <w:t>3</w:t>
      </w:r>
      <w:r w:rsidR="005A3DC5" w:rsidRPr="00854929">
        <w:t>.</w:t>
      </w:r>
      <w:r w:rsidRPr="00854929">
        <w:t>2</w:t>
      </w:r>
      <w:r w:rsidR="005A3DC5" w:rsidRPr="00A745AD">
        <w:t>.1 Android API</w:t>
      </w:r>
      <w:bookmarkEnd w:id="66"/>
    </w:p>
    <w:p w:rsidR="009474F8" w:rsidRPr="004564DA" w:rsidRDefault="00CD727D" w:rsidP="00CD727D">
      <w:pPr>
        <w:rPr>
          <w:lang w:val="en-AU"/>
        </w:rPr>
      </w:pPr>
      <w:r w:rsidRPr="00367583">
        <w:rPr>
          <w:lang w:val="en-AU"/>
        </w:rPr>
        <w:t xml:space="preserve">Further research was conducted regarding elements of the Android API. To proceed, we investigate specifically how to utilise each hardware device. </w:t>
      </w:r>
      <w:r w:rsidR="009474F8" w:rsidRPr="00367583">
        <w:rPr>
          <w:lang w:val="en-AU"/>
        </w:rPr>
        <w:t>We use J</w:t>
      </w:r>
      <w:r w:rsidR="009474F8" w:rsidRPr="004564DA">
        <w:rPr>
          <w:lang w:val="en-AU"/>
        </w:rPr>
        <w:t>ava 8 SE, with the Android SDK providing further libraries for our use.</w:t>
      </w:r>
    </w:p>
    <w:p w:rsidR="00E662AB" w:rsidRPr="00886339" w:rsidRDefault="00CD727D" w:rsidP="00CD727D">
      <w:pPr>
        <w:rPr>
          <w:lang w:val="en-AU"/>
        </w:rPr>
      </w:pPr>
      <w:r w:rsidRPr="00886339">
        <w:rPr>
          <w:lang w:val="en-AU"/>
        </w:rPr>
        <w:lastRenderedPageBreak/>
        <w:t xml:space="preserve">The accelerometer and hygrometer both utilise </w:t>
      </w:r>
      <w:r w:rsidR="00A63528" w:rsidRPr="00886339">
        <w:rPr>
          <w:lang w:val="en-AU"/>
        </w:rPr>
        <w:t>the SensorEvent</w:t>
      </w:r>
      <w:r w:rsidR="00964598" w:rsidRPr="00886339">
        <w:rPr>
          <w:lang w:val="en-AU"/>
        </w:rPr>
        <w:t xml:space="preserve">Listener interface </w:t>
      </w:r>
      <w:r w:rsidR="00A63528" w:rsidRPr="00886339">
        <w:rPr>
          <w:lang w:val="en-AU"/>
        </w:rPr>
        <w:t xml:space="preserve">that comes standard in the Android </w:t>
      </w:r>
      <w:r w:rsidR="008F6C4D" w:rsidRPr="00886339">
        <w:rPr>
          <w:lang w:val="en-AU"/>
        </w:rPr>
        <w:t>libraries</w:t>
      </w:r>
      <w:r w:rsidR="00964598" w:rsidRPr="00886339">
        <w:rPr>
          <w:lang w:val="en-AU"/>
        </w:rPr>
        <w:t>, as will be discussed in the implementation. This allows us to implement what happens once the respective sensor detects an event.</w:t>
      </w:r>
    </w:p>
    <w:p w:rsidR="00CD727D" w:rsidRPr="00886339" w:rsidRDefault="00CD727D" w:rsidP="00CD727D">
      <w:pPr>
        <w:rPr>
          <w:lang w:val="en-AU"/>
        </w:rPr>
      </w:pPr>
      <w:r w:rsidRPr="00886339">
        <w:rPr>
          <w:lang w:val="en-AU"/>
        </w:rPr>
        <w:t>An accelerometer delivers three useful types of information, as presented below.</w:t>
      </w:r>
    </w:p>
    <w:tbl>
      <w:tblPr>
        <w:tblStyle w:val="TableGrid"/>
        <w:tblW w:w="10290" w:type="dxa"/>
        <w:tblLook w:val="04A0" w:firstRow="1" w:lastRow="0" w:firstColumn="1" w:lastColumn="0" w:noHBand="0" w:noVBand="1"/>
        <w:tblPrChange w:id="67" w:author="Veerakumar" w:date="2014-10-27T22:41:00Z">
          <w:tblPr>
            <w:tblW w:w="10290" w:type="dxa"/>
            <w:shd w:val="clear" w:color="auto" w:fill="F7F7F7"/>
            <w:tblCellMar>
              <w:top w:w="15" w:type="dxa"/>
              <w:left w:w="15" w:type="dxa"/>
              <w:bottom w:w="15" w:type="dxa"/>
              <w:right w:w="15" w:type="dxa"/>
            </w:tblCellMar>
            <w:tblLook w:val="04A0" w:firstRow="1" w:lastRow="0" w:firstColumn="1" w:lastColumn="0" w:noHBand="0" w:noVBand="1"/>
          </w:tblPr>
        </w:tblPrChange>
      </w:tblPr>
      <w:tblGrid>
        <w:gridCol w:w="2134"/>
        <w:gridCol w:w="2015"/>
        <w:gridCol w:w="4222"/>
        <w:gridCol w:w="1919"/>
        <w:tblGridChange w:id="68">
          <w:tblGrid>
            <w:gridCol w:w="2278"/>
            <w:gridCol w:w="2159"/>
            <w:gridCol w:w="3826"/>
            <w:gridCol w:w="2027"/>
          </w:tblGrid>
        </w:tblGridChange>
      </w:tblGrid>
      <w:tr w:rsidR="00C82D7D" w:rsidRPr="00206062" w:rsidTr="00C82D7D">
        <w:trPr>
          <w:trHeight w:val="639"/>
          <w:trPrChange w:id="69" w:author="Veerakumar" w:date="2014-10-27T22:41:00Z">
            <w:trPr>
              <w:trHeight w:val="639"/>
            </w:trPr>
          </w:trPrChange>
        </w:trPr>
        <w:tc>
          <w:tcPr>
            <w:tcW w:w="0" w:type="auto"/>
            <w:noWrap/>
            <w:hideMark/>
            <w:tcPrChange w:id="70" w:author="Veerakumar" w:date="2014-10-27T22:41:00Z">
              <w:tcPr>
                <w:tcW w:w="0" w:type="auto"/>
                <w:tcBorders>
                  <w:top w:val="single" w:sz="6" w:space="0" w:color="DDDDDD"/>
                  <w:left w:val="single" w:sz="6" w:space="0" w:color="DDDDDD"/>
                  <w:bottom w:val="single" w:sz="6" w:space="0" w:color="DDDDDD"/>
                  <w:right w:val="single" w:sz="6" w:space="0" w:color="DDDDDD"/>
                </w:tcBorders>
                <w:shd w:val="clear" w:color="auto" w:fill="999999"/>
                <w:noWrap/>
                <w:tcMar>
                  <w:top w:w="60" w:type="dxa"/>
                  <w:left w:w="180" w:type="dxa"/>
                  <w:bottom w:w="60" w:type="dxa"/>
                  <w:right w:w="180" w:type="dxa"/>
                </w:tcMar>
                <w:hideMark/>
              </w:tcPr>
            </w:tcPrChange>
          </w:tcPr>
          <w:p w:rsidR="00CD727D" w:rsidRPr="00C82D7D" w:rsidRDefault="00CD727D" w:rsidP="00C82D7D">
            <w:pPr>
              <w:jc w:val="center"/>
              <w:rPr>
                <w:b/>
                <w:lang w:val="en-AU" w:eastAsia="en-AU"/>
                <w:rPrChange w:id="71" w:author="Veerakumar" w:date="2014-10-27T22:47:00Z">
                  <w:rPr>
                    <w:lang w:val="en-AU" w:eastAsia="en-AU"/>
                  </w:rPr>
                </w:rPrChange>
              </w:rPr>
              <w:pPrChange w:id="72" w:author="Veerakumar" w:date="2014-10-27T22:46:00Z">
                <w:pPr>
                  <w:suppressAutoHyphens w:val="0"/>
                  <w:spacing w:before="120" w:after="240" w:line="285" w:lineRule="atLeast"/>
                </w:pPr>
              </w:pPrChange>
            </w:pPr>
            <w:r w:rsidRPr="00C82D7D">
              <w:rPr>
                <w:b/>
                <w:lang w:val="en-AU" w:eastAsia="en-AU"/>
                <w:rPrChange w:id="73" w:author="Veerakumar" w:date="2014-10-27T22:47:00Z">
                  <w:rPr>
                    <w:lang w:val="en-AU" w:eastAsia="en-AU"/>
                  </w:rPr>
                </w:rPrChange>
              </w:rPr>
              <w:t>Sensor</w:t>
            </w:r>
          </w:p>
        </w:tc>
        <w:tc>
          <w:tcPr>
            <w:tcW w:w="0" w:type="auto"/>
            <w:noWrap/>
            <w:hideMark/>
            <w:tcPrChange w:id="74" w:author="Veerakumar" w:date="2014-10-27T22:41:00Z">
              <w:tcPr>
                <w:tcW w:w="0" w:type="auto"/>
                <w:tcBorders>
                  <w:top w:val="single" w:sz="6" w:space="0" w:color="DDDDDD"/>
                  <w:left w:val="single" w:sz="6" w:space="0" w:color="DDDDDD"/>
                  <w:bottom w:val="single" w:sz="6" w:space="0" w:color="DDDDDD"/>
                  <w:right w:val="single" w:sz="6" w:space="0" w:color="DDDDDD"/>
                </w:tcBorders>
                <w:shd w:val="clear" w:color="auto" w:fill="999999"/>
                <w:noWrap/>
                <w:tcMar>
                  <w:top w:w="60" w:type="dxa"/>
                  <w:left w:w="180" w:type="dxa"/>
                  <w:bottom w:w="60" w:type="dxa"/>
                  <w:right w:w="180" w:type="dxa"/>
                </w:tcMar>
                <w:hideMark/>
              </w:tcPr>
            </w:tcPrChange>
          </w:tcPr>
          <w:p w:rsidR="00CD727D" w:rsidRPr="00C82D7D" w:rsidRDefault="00CD727D" w:rsidP="00C82D7D">
            <w:pPr>
              <w:jc w:val="center"/>
              <w:rPr>
                <w:b/>
                <w:lang w:val="en-AU" w:eastAsia="en-AU"/>
                <w:rPrChange w:id="75" w:author="Veerakumar" w:date="2014-10-27T22:47:00Z">
                  <w:rPr>
                    <w:lang w:val="en-AU" w:eastAsia="en-AU"/>
                  </w:rPr>
                </w:rPrChange>
              </w:rPr>
              <w:pPrChange w:id="76" w:author="Veerakumar" w:date="2014-10-27T22:46:00Z">
                <w:pPr>
                  <w:suppressAutoHyphens w:val="0"/>
                  <w:spacing w:before="120" w:after="240" w:line="285" w:lineRule="atLeast"/>
                </w:pPr>
              </w:pPrChange>
            </w:pPr>
            <w:r w:rsidRPr="00C82D7D">
              <w:rPr>
                <w:b/>
                <w:lang w:val="en-AU" w:eastAsia="en-AU"/>
                <w:rPrChange w:id="77" w:author="Veerakumar" w:date="2014-10-27T22:47:00Z">
                  <w:rPr>
                    <w:lang w:val="en-AU" w:eastAsia="en-AU"/>
                  </w:rPr>
                </w:rPrChange>
              </w:rPr>
              <w:t>Sensor event data</w:t>
            </w:r>
          </w:p>
        </w:tc>
        <w:tc>
          <w:tcPr>
            <w:tcW w:w="0" w:type="auto"/>
            <w:noWrap/>
            <w:hideMark/>
            <w:tcPrChange w:id="78" w:author="Veerakumar" w:date="2014-10-27T22:41:00Z">
              <w:tcPr>
                <w:tcW w:w="0" w:type="auto"/>
                <w:tcBorders>
                  <w:top w:val="single" w:sz="6" w:space="0" w:color="DDDDDD"/>
                  <w:left w:val="single" w:sz="6" w:space="0" w:color="DDDDDD"/>
                  <w:bottom w:val="single" w:sz="6" w:space="0" w:color="DDDDDD"/>
                  <w:right w:val="single" w:sz="6" w:space="0" w:color="DDDDDD"/>
                </w:tcBorders>
                <w:shd w:val="clear" w:color="auto" w:fill="999999"/>
                <w:noWrap/>
                <w:tcMar>
                  <w:top w:w="60" w:type="dxa"/>
                  <w:left w:w="180" w:type="dxa"/>
                  <w:bottom w:w="60" w:type="dxa"/>
                  <w:right w:w="180" w:type="dxa"/>
                </w:tcMar>
                <w:hideMark/>
              </w:tcPr>
            </w:tcPrChange>
          </w:tcPr>
          <w:p w:rsidR="00CD727D" w:rsidRPr="00C82D7D" w:rsidRDefault="00CD727D" w:rsidP="00C82D7D">
            <w:pPr>
              <w:jc w:val="center"/>
              <w:rPr>
                <w:b/>
                <w:lang w:val="en-AU" w:eastAsia="en-AU"/>
                <w:rPrChange w:id="79" w:author="Veerakumar" w:date="2014-10-27T22:47:00Z">
                  <w:rPr>
                    <w:lang w:val="en-AU" w:eastAsia="en-AU"/>
                  </w:rPr>
                </w:rPrChange>
              </w:rPr>
              <w:pPrChange w:id="80" w:author="Veerakumar" w:date="2014-10-27T22:46:00Z">
                <w:pPr>
                  <w:suppressAutoHyphens w:val="0"/>
                  <w:spacing w:before="120" w:after="240" w:line="285" w:lineRule="atLeast"/>
                </w:pPr>
              </w:pPrChange>
            </w:pPr>
            <w:r w:rsidRPr="00C82D7D">
              <w:rPr>
                <w:b/>
                <w:lang w:val="en-AU" w:eastAsia="en-AU"/>
                <w:rPrChange w:id="81" w:author="Veerakumar" w:date="2014-10-27T22:47:00Z">
                  <w:rPr>
                    <w:lang w:val="en-AU" w:eastAsia="en-AU"/>
                  </w:rPr>
                </w:rPrChange>
              </w:rPr>
              <w:t>Description</w:t>
            </w:r>
          </w:p>
        </w:tc>
        <w:tc>
          <w:tcPr>
            <w:tcW w:w="0" w:type="auto"/>
            <w:noWrap/>
            <w:hideMark/>
            <w:tcPrChange w:id="82" w:author="Veerakumar" w:date="2014-10-27T22:41:00Z">
              <w:tcPr>
                <w:tcW w:w="0" w:type="auto"/>
                <w:tcBorders>
                  <w:top w:val="single" w:sz="6" w:space="0" w:color="DDDDDD"/>
                  <w:left w:val="single" w:sz="6" w:space="0" w:color="DDDDDD"/>
                  <w:bottom w:val="single" w:sz="6" w:space="0" w:color="DDDDDD"/>
                  <w:right w:val="single" w:sz="6" w:space="0" w:color="DDDDDD"/>
                </w:tcBorders>
                <w:shd w:val="clear" w:color="auto" w:fill="999999"/>
                <w:noWrap/>
                <w:tcMar>
                  <w:top w:w="60" w:type="dxa"/>
                  <w:left w:w="180" w:type="dxa"/>
                  <w:bottom w:w="60" w:type="dxa"/>
                  <w:right w:w="180" w:type="dxa"/>
                </w:tcMar>
                <w:hideMark/>
              </w:tcPr>
            </w:tcPrChange>
          </w:tcPr>
          <w:p w:rsidR="00CD727D" w:rsidRPr="00C82D7D" w:rsidRDefault="00CD727D" w:rsidP="00C82D7D">
            <w:pPr>
              <w:jc w:val="center"/>
              <w:rPr>
                <w:b/>
                <w:lang w:val="en-AU" w:eastAsia="en-AU"/>
                <w:rPrChange w:id="83" w:author="Veerakumar" w:date="2014-10-27T22:47:00Z">
                  <w:rPr>
                    <w:lang w:val="en-AU" w:eastAsia="en-AU"/>
                  </w:rPr>
                </w:rPrChange>
              </w:rPr>
              <w:pPrChange w:id="84" w:author="Veerakumar" w:date="2014-10-27T22:46:00Z">
                <w:pPr>
                  <w:suppressAutoHyphens w:val="0"/>
                  <w:spacing w:before="120" w:after="240" w:line="285" w:lineRule="atLeast"/>
                </w:pPr>
              </w:pPrChange>
            </w:pPr>
            <w:r w:rsidRPr="00C82D7D">
              <w:rPr>
                <w:b/>
                <w:lang w:val="en-AU" w:eastAsia="en-AU"/>
                <w:rPrChange w:id="85" w:author="Veerakumar" w:date="2014-10-27T22:47:00Z">
                  <w:rPr>
                    <w:lang w:val="en-AU" w:eastAsia="en-AU"/>
                  </w:rPr>
                </w:rPrChange>
              </w:rPr>
              <w:t>Units of measure</w:t>
            </w:r>
          </w:p>
        </w:tc>
      </w:tr>
      <w:tr w:rsidR="00C82D7D" w:rsidRPr="00C82D7D" w:rsidTr="00C82D7D">
        <w:trPr>
          <w:trHeight w:val="864"/>
          <w:trPrChange w:id="86" w:author="Veerakumar" w:date="2014-10-27T22:41:00Z">
            <w:trPr>
              <w:trHeight w:val="743"/>
            </w:trPr>
          </w:trPrChange>
        </w:trPr>
        <w:tc>
          <w:tcPr>
            <w:tcW w:w="0" w:type="auto"/>
            <w:vMerge w:val="restart"/>
            <w:hideMark/>
            <w:tcPrChange w:id="87" w:author="Veerakumar" w:date="2014-10-27T22:41:00Z">
              <w:tcPr>
                <w:tcW w:w="0" w:type="auto"/>
                <w:vMerge w:val="restar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tcPrChange>
          </w:tcPr>
          <w:p w:rsidR="00CD727D" w:rsidRPr="00C82D7D" w:rsidRDefault="004B42C3" w:rsidP="00C82D7D">
            <w:pPr>
              <w:jc w:val="center"/>
              <w:rPr>
                <w:lang w:val="en-AU" w:eastAsia="en-AU"/>
                <w:rPrChange w:id="88" w:author="Veerakumar" w:date="2014-10-27T22:40:00Z">
                  <w:rPr>
                    <w:color w:val="222222"/>
                    <w:lang w:val="en-AU" w:eastAsia="en-AU"/>
                  </w:rPr>
                </w:rPrChange>
              </w:rPr>
              <w:pPrChange w:id="89" w:author="Veerakumar" w:date="2014-10-27T22:46:00Z">
                <w:pPr>
                  <w:suppressAutoHyphens w:val="0"/>
                  <w:spacing w:before="120" w:after="0" w:line="285" w:lineRule="atLeast"/>
                </w:pPr>
              </w:pPrChange>
            </w:pPr>
            <w:r w:rsidRPr="00C82D7D">
              <w:rPr>
                <w:lang w:val="en-AU"/>
              </w:rPr>
              <w:fldChar w:fldCharType="begin"/>
            </w:r>
            <w:r w:rsidRPr="00206062">
              <w:rPr>
                <w:lang w:val="en-AU"/>
              </w:rPr>
              <w:instrText xml:space="preserve"> HYPERLINK "http://developer.android.com/reference/android/hardware/Sensor.html" \l "TYPE_ACCELEROMETER" </w:instrText>
            </w:r>
            <w:r w:rsidRPr="00206062">
              <w:rPr>
                <w:lang w:val="en-AU"/>
              </w:rPr>
              <w:fldChar w:fldCharType="separate"/>
            </w:r>
            <w:r w:rsidR="00CD727D" w:rsidRPr="00C82D7D">
              <w:rPr>
                <w:rFonts w:cs="Courier New"/>
                <w:sz w:val="20"/>
                <w:szCs w:val="20"/>
                <w:lang w:val="en-AU" w:eastAsia="en-AU"/>
                <w:rPrChange w:id="90" w:author="Veerakumar" w:date="2014-10-27T22:40:00Z">
                  <w:rPr>
                    <w:rFonts w:ascii="Courier New" w:hAnsi="Courier New" w:cs="Courier New"/>
                    <w:color w:val="258AAF"/>
                    <w:sz w:val="20"/>
                    <w:szCs w:val="20"/>
                    <w:lang w:val="en-AU" w:eastAsia="en-AU"/>
                  </w:rPr>
                </w:rPrChange>
              </w:rPr>
              <w:t>TYPE_ACCELEROMETER</w:t>
            </w:r>
            <w:r w:rsidRPr="00C82D7D">
              <w:rPr>
                <w:rFonts w:cs="Courier New"/>
                <w:sz w:val="20"/>
                <w:szCs w:val="20"/>
                <w:lang w:val="en-AU" w:eastAsia="en-AU"/>
                <w:rPrChange w:id="91" w:author="Veerakumar" w:date="2014-10-27T22:40:00Z">
                  <w:rPr>
                    <w:rFonts w:ascii="Courier New" w:hAnsi="Courier New" w:cs="Courier New"/>
                    <w:color w:val="258AAF"/>
                    <w:sz w:val="20"/>
                    <w:szCs w:val="20"/>
                    <w:lang w:val="en-AU" w:eastAsia="en-AU"/>
                  </w:rPr>
                </w:rPrChange>
              </w:rPr>
              <w:fldChar w:fldCharType="end"/>
            </w:r>
          </w:p>
        </w:tc>
        <w:tc>
          <w:tcPr>
            <w:tcW w:w="0" w:type="auto"/>
            <w:hideMark/>
            <w:tcPrChange w:id="92" w:author="Veerakumar" w:date="2014-10-27T22:41:00Z">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tcPrChange>
          </w:tcPr>
          <w:p w:rsidR="00CD727D" w:rsidRPr="00C82D7D" w:rsidRDefault="00CD727D" w:rsidP="00C82D7D">
            <w:pPr>
              <w:jc w:val="center"/>
              <w:rPr>
                <w:lang w:val="en-AU" w:eastAsia="en-AU"/>
                <w:rPrChange w:id="93" w:author="Veerakumar" w:date="2014-10-27T22:40:00Z">
                  <w:rPr>
                    <w:color w:val="222222"/>
                    <w:lang w:val="en-AU" w:eastAsia="en-AU"/>
                  </w:rPr>
                </w:rPrChange>
              </w:rPr>
              <w:pPrChange w:id="94" w:author="Veerakumar" w:date="2014-10-27T22:46:00Z">
                <w:pPr>
                  <w:suppressAutoHyphens w:val="0"/>
                  <w:spacing w:before="120" w:after="0" w:line="285" w:lineRule="atLeast"/>
                </w:pPr>
              </w:pPrChange>
            </w:pPr>
            <w:r w:rsidRPr="00C82D7D">
              <w:rPr>
                <w:rFonts w:cs="Courier New"/>
                <w:sz w:val="20"/>
                <w:szCs w:val="20"/>
                <w:lang w:val="en-AU" w:eastAsia="en-AU"/>
                <w:rPrChange w:id="95" w:author="Veerakumar" w:date="2014-10-27T22:40:00Z">
                  <w:rPr>
                    <w:rFonts w:ascii="Courier New" w:hAnsi="Courier New" w:cs="Courier New"/>
                    <w:color w:val="006600"/>
                    <w:sz w:val="20"/>
                    <w:szCs w:val="20"/>
                    <w:lang w:val="en-AU" w:eastAsia="en-AU"/>
                  </w:rPr>
                </w:rPrChange>
              </w:rPr>
              <w:t>SensorEvent.values[0]</w:t>
            </w:r>
          </w:p>
        </w:tc>
        <w:tc>
          <w:tcPr>
            <w:tcW w:w="0" w:type="auto"/>
            <w:hideMark/>
            <w:tcPrChange w:id="96" w:author="Veerakumar" w:date="2014-10-27T22:41:00Z">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tcPrChange>
          </w:tcPr>
          <w:p w:rsidR="00CD727D" w:rsidRPr="00C82D7D" w:rsidRDefault="00CD727D" w:rsidP="00C82D7D">
            <w:pPr>
              <w:jc w:val="center"/>
              <w:rPr>
                <w:lang w:val="en-AU" w:eastAsia="en-AU"/>
                <w:rPrChange w:id="97" w:author="Veerakumar" w:date="2014-10-27T22:40:00Z">
                  <w:rPr>
                    <w:color w:val="222222"/>
                    <w:lang w:val="en-AU" w:eastAsia="en-AU"/>
                  </w:rPr>
                </w:rPrChange>
              </w:rPr>
              <w:pPrChange w:id="98" w:author="Veerakumar" w:date="2014-10-27T22:46:00Z">
                <w:pPr>
                  <w:suppressAutoHyphens w:val="0"/>
                  <w:spacing w:before="120" w:after="0" w:line="285" w:lineRule="atLeast"/>
                </w:pPr>
              </w:pPrChange>
            </w:pPr>
            <w:r w:rsidRPr="00C82D7D">
              <w:rPr>
                <w:lang w:val="en-AU" w:eastAsia="en-AU"/>
                <w:rPrChange w:id="99" w:author="Veerakumar" w:date="2014-10-27T22:40:00Z">
                  <w:rPr>
                    <w:color w:val="222222"/>
                    <w:lang w:val="en-AU" w:eastAsia="en-AU"/>
                  </w:rPr>
                </w:rPrChange>
              </w:rPr>
              <w:t>Acceleration force along the x axis (including gravity).</w:t>
            </w:r>
          </w:p>
        </w:tc>
        <w:tc>
          <w:tcPr>
            <w:tcW w:w="0" w:type="auto"/>
            <w:vMerge w:val="restart"/>
            <w:hideMark/>
            <w:tcPrChange w:id="100" w:author="Veerakumar" w:date="2014-10-27T22:41:00Z">
              <w:tcPr>
                <w:tcW w:w="0" w:type="auto"/>
                <w:vMerge w:val="restar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tcPrChange>
          </w:tcPr>
          <w:p w:rsidR="00CD727D" w:rsidRPr="00C82D7D" w:rsidRDefault="00CD727D" w:rsidP="00C82D7D">
            <w:pPr>
              <w:jc w:val="center"/>
              <w:rPr>
                <w:lang w:val="en-AU" w:eastAsia="en-AU"/>
                <w:rPrChange w:id="101" w:author="Veerakumar" w:date="2014-10-27T22:40:00Z">
                  <w:rPr>
                    <w:color w:val="222222"/>
                    <w:lang w:val="en-AU" w:eastAsia="en-AU"/>
                  </w:rPr>
                </w:rPrChange>
              </w:rPr>
              <w:pPrChange w:id="102" w:author="Veerakumar" w:date="2014-10-27T22:46:00Z">
                <w:pPr>
                  <w:suppressAutoHyphens w:val="0"/>
                  <w:spacing w:before="120" w:after="0" w:line="285" w:lineRule="atLeast"/>
                </w:pPr>
              </w:pPrChange>
            </w:pPr>
            <w:r w:rsidRPr="00C82D7D">
              <w:rPr>
                <w:lang w:val="en-AU" w:eastAsia="en-AU"/>
                <w:rPrChange w:id="103" w:author="Veerakumar" w:date="2014-10-27T22:40:00Z">
                  <w:rPr>
                    <w:color w:val="222222"/>
                    <w:lang w:val="en-AU" w:eastAsia="en-AU"/>
                  </w:rPr>
                </w:rPrChange>
              </w:rPr>
              <w:t>m/s</w:t>
            </w:r>
            <w:r w:rsidRPr="00C82D7D">
              <w:rPr>
                <w:sz w:val="17"/>
                <w:szCs w:val="17"/>
                <w:vertAlign w:val="superscript"/>
                <w:lang w:val="en-AU" w:eastAsia="en-AU"/>
                <w:rPrChange w:id="104" w:author="Veerakumar" w:date="2014-10-27T22:40:00Z">
                  <w:rPr>
                    <w:color w:val="222222"/>
                    <w:sz w:val="17"/>
                    <w:szCs w:val="17"/>
                    <w:vertAlign w:val="superscript"/>
                    <w:lang w:val="en-AU" w:eastAsia="en-AU"/>
                  </w:rPr>
                </w:rPrChange>
              </w:rPr>
              <w:t>2</w:t>
            </w:r>
          </w:p>
        </w:tc>
      </w:tr>
      <w:tr w:rsidR="00C82D7D" w:rsidRPr="00C82D7D" w:rsidTr="00C82D7D">
        <w:trPr>
          <w:trHeight w:val="143"/>
          <w:trPrChange w:id="105" w:author="Veerakumar" w:date="2014-10-27T22:41:00Z">
            <w:trPr>
              <w:trHeight w:val="143"/>
            </w:trPr>
          </w:trPrChange>
        </w:trPr>
        <w:tc>
          <w:tcPr>
            <w:tcW w:w="0" w:type="auto"/>
            <w:vMerge/>
            <w:hideMark/>
            <w:tcPrChange w:id="106" w:author="Veerakumar" w:date="2014-10-27T22:41:00Z">
              <w:tcPr>
                <w:tcW w:w="0" w:type="auto"/>
                <w:vMerge/>
                <w:tcBorders>
                  <w:top w:val="single" w:sz="6" w:space="0" w:color="DDDDDD"/>
                  <w:left w:val="single" w:sz="6" w:space="0" w:color="DDDDDD"/>
                  <w:bottom w:val="single" w:sz="6" w:space="0" w:color="DDDDDD"/>
                  <w:right w:val="single" w:sz="6" w:space="0" w:color="DDDDDD"/>
                </w:tcBorders>
                <w:shd w:val="clear" w:color="auto" w:fill="F7F7F7"/>
                <w:vAlign w:val="center"/>
                <w:hideMark/>
              </w:tcPr>
            </w:tcPrChange>
          </w:tcPr>
          <w:p w:rsidR="00CD727D" w:rsidRPr="00C82D7D" w:rsidRDefault="00CD727D" w:rsidP="00C82D7D">
            <w:pPr>
              <w:rPr>
                <w:lang w:val="en-AU" w:eastAsia="en-AU"/>
                <w:rPrChange w:id="107" w:author="Veerakumar" w:date="2014-10-27T22:40:00Z">
                  <w:rPr>
                    <w:color w:val="222222"/>
                    <w:lang w:val="en-AU" w:eastAsia="en-AU"/>
                  </w:rPr>
                </w:rPrChange>
              </w:rPr>
              <w:pPrChange w:id="108" w:author="Veerakumar" w:date="2014-10-27T22:40:00Z">
                <w:pPr>
                  <w:suppressAutoHyphens w:val="0"/>
                  <w:spacing w:after="0" w:line="240" w:lineRule="auto"/>
                </w:pPr>
              </w:pPrChange>
            </w:pPr>
          </w:p>
        </w:tc>
        <w:tc>
          <w:tcPr>
            <w:tcW w:w="0" w:type="auto"/>
            <w:hideMark/>
            <w:tcPrChange w:id="109" w:author="Veerakumar" w:date="2014-10-27T22:41:00Z">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tcPrChange>
          </w:tcPr>
          <w:p w:rsidR="00CD727D" w:rsidRPr="00C82D7D" w:rsidRDefault="00CD727D" w:rsidP="00C82D7D">
            <w:pPr>
              <w:jc w:val="center"/>
              <w:rPr>
                <w:lang w:val="en-AU" w:eastAsia="en-AU"/>
                <w:rPrChange w:id="110" w:author="Veerakumar" w:date="2014-10-27T22:40:00Z">
                  <w:rPr>
                    <w:color w:val="222222"/>
                    <w:lang w:val="en-AU" w:eastAsia="en-AU"/>
                  </w:rPr>
                </w:rPrChange>
              </w:rPr>
              <w:pPrChange w:id="111" w:author="Veerakumar" w:date="2014-10-27T22:46:00Z">
                <w:pPr>
                  <w:suppressAutoHyphens w:val="0"/>
                  <w:spacing w:before="120" w:after="0" w:line="285" w:lineRule="atLeast"/>
                </w:pPr>
              </w:pPrChange>
            </w:pPr>
            <w:r w:rsidRPr="00C82D7D">
              <w:rPr>
                <w:rFonts w:cs="Courier New"/>
                <w:sz w:val="20"/>
                <w:szCs w:val="20"/>
                <w:lang w:val="en-AU" w:eastAsia="en-AU"/>
                <w:rPrChange w:id="112" w:author="Veerakumar" w:date="2014-10-27T22:40:00Z">
                  <w:rPr>
                    <w:rFonts w:ascii="Courier New" w:hAnsi="Courier New" w:cs="Courier New"/>
                    <w:color w:val="006600"/>
                    <w:sz w:val="20"/>
                    <w:szCs w:val="20"/>
                    <w:lang w:val="en-AU" w:eastAsia="en-AU"/>
                  </w:rPr>
                </w:rPrChange>
              </w:rPr>
              <w:t>SensorEvent.values[1]</w:t>
            </w:r>
          </w:p>
        </w:tc>
        <w:tc>
          <w:tcPr>
            <w:tcW w:w="0" w:type="auto"/>
            <w:hideMark/>
            <w:tcPrChange w:id="113" w:author="Veerakumar" w:date="2014-10-27T22:41:00Z">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tcPrChange>
          </w:tcPr>
          <w:p w:rsidR="00CD727D" w:rsidRPr="00C82D7D" w:rsidRDefault="00CD727D" w:rsidP="00C82D7D">
            <w:pPr>
              <w:jc w:val="center"/>
              <w:rPr>
                <w:lang w:val="en-AU" w:eastAsia="en-AU"/>
                <w:rPrChange w:id="114" w:author="Veerakumar" w:date="2014-10-27T22:40:00Z">
                  <w:rPr>
                    <w:color w:val="222222"/>
                    <w:lang w:val="en-AU" w:eastAsia="en-AU"/>
                  </w:rPr>
                </w:rPrChange>
              </w:rPr>
              <w:pPrChange w:id="115" w:author="Veerakumar" w:date="2014-10-27T22:46:00Z">
                <w:pPr>
                  <w:suppressAutoHyphens w:val="0"/>
                  <w:spacing w:before="120" w:after="0" w:line="285" w:lineRule="atLeast"/>
                </w:pPr>
              </w:pPrChange>
            </w:pPr>
            <w:r w:rsidRPr="00C82D7D">
              <w:rPr>
                <w:lang w:val="en-AU" w:eastAsia="en-AU"/>
                <w:rPrChange w:id="116" w:author="Veerakumar" w:date="2014-10-27T22:40:00Z">
                  <w:rPr>
                    <w:color w:val="222222"/>
                    <w:lang w:val="en-AU" w:eastAsia="en-AU"/>
                  </w:rPr>
                </w:rPrChange>
              </w:rPr>
              <w:t>Acceleration force along the y axis (including gravity).</w:t>
            </w:r>
          </w:p>
        </w:tc>
        <w:tc>
          <w:tcPr>
            <w:tcW w:w="0" w:type="auto"/>
            <w:vMerge/>
            <w:hideMark/>
            <w:tcPrChange w:id="117" w:author="Veerakumar" w:date="2014-10-27T22:41:00Z">
              <w:tcPr>
                <w:tcW w:w="0" w:type="auto"/>
                <w:vMerge/>
                <w:tcBorders>
                  <w:top w:val="single" w:sz="6" w:space="0" w:color="DDDDDD"/>
                  <w:left w:val="single" w:sz="6" w:space="0" w:color="DDDDDD"/>
                  <w:bottom w:val="single" w:sz="6" w:space="0" w:color="DDDDDD"/>
                  <w:right w:val="single" w:sz="6" w:space="0" w:color="DDDDDD"/>
                </w:tcBorders>
                <w:shd w:val="clear" w:color="auto" w:fill="F7F7F7"/>
                <w:vAlign w:val="center"/>
                <w:hideMark/>
              </w:tcPr>
            </w:tcPrChange>
          </w:tcPr>
          <w:p w:rsidR="00CD727D" w:rsidRPr="00C82D7D" w:rsidRDefault="00CD727D" w:rsidP="00C82D7D">
            <w:pPr>
              <w:rPr>
                <w:lang w:val="en-AU" w:eastAsia="en-AU"/>
                <w:rPrChange w:id="118" w:author="Veerakumar" w:date="2014-10-27T22:40:00Z">
                  <w:rPr>
                    <w:color w:val="222222"/>
                    <w:lang w:val="en-AU" w:eastAsia="en-AU"/>
                  </w:rPr>
                </w:rPrChange>
              </w:rPr>
              <w:pPrChange w:id="119" w:author="Veerakumar" w:date="2014-10-27T22:40:00Z">
                <w:pPr>
                  <w:suppressAutoHyphens w:val="0"/>
                  <w:spacing w:after="0" w:line="240" w:lineRule="auto"/>
                </w:pPr>
              </w:pPrChange>
            </w:pPr>
          </w:p>
        </w:tc>
      </w:tr>
      <w:tr w:rsidR="00C82D7D" w:rsidRPr="00C82D7D" w:rsidTr="00C82D7D">
        <w:trPr>
          <w:trHeight w:val="143"/>
          <w:trPrChange w:id="120" w:author="Veerakumar" w:date="2014-10-27T22:41:00Z">
            <w:trPr>
              <w:trHeight w:val="143"/>
            </w:trPr>
          </w:trPrChange>
        </w:trPr>
        <w:tc>
          <w:tcPr>
            <w:tcW w:w="0" w:type="auto"/>
            <w:vMerge/>
            <w:hideMark/>
            <w:tcPrChange w:id="121" w:author="Veerakumar" w:date="2014-10-27T22:41:00Z">
              <w:tcPr>
                <w:tcW w:w="0" w:type="auto"/>
                <w:vMerge/>
                <w:tcBorders>
                  <w:top w:val="single" w:sz="6" w:space="0" w:color="DDDDDD"/>
                  <w:left w:val="single" w:sz="6" w:space="0" w:color="DDDDDD"/>
                  <w:bottom w:val="single" w:sz="6" w:space="0" w:color="DDDDDD"/>
                  <w:right w:val="single" w:sz="6" w:space="0" w:color="DDDDDD"/>
                </w:tcBorders>
                <w:shd w:val="clear" w:color="auto" w:fill="F7F7F7"/>
                <w:vAlign w:val="center"/>
                <w:hideMark/>
              </w:tcPr>
            </w:tcPrChange>
          </w:tcPr>
          <w:p w:rsidR="00CD727D" w:rsidRPr="00C82D7D" w:rsidRDefault="00CD727D" w:rsidP="00C82D7D">
            <w:pPr>
              <w:rPr>
                <w:lang w:val="en-AU" w:eastAsia="en-AU"/>
                <w:rPrChange w:id="122" w:author="Veerakumar" w:date="2014-10-27T22:40:00Z">
                  <w:rPr>
                    <w:color w:val="222222"/>
                    <w:lang w:val="en-AU" w:eastAsia="en-AU"/>
                  </w:rPr>
                </w:rPrChange>
              </w:rPr>
              <w:pPrChange w:id="123" w:author="Veerakumar" w:date="2014-10-27T22:40:00Z">
                <w:pPr>
                  <w:suppressAutoHyphens w:val="0"/>
                  <w:spacing w:after="0" w:line="240" w:lineRule="auto"/>
                </w:pPr>
              </w:pPrChange>
            </w:pPr>
          </w:p>
        </w:tc>
        <w:tc>
          <w:tcPr>
            <w:tcW w:w="0" w:type="auto"/>
            <w:hideMark/>
            <w:tcPrChange w:id="124" w:author="Veerakumar" w:date="2014-10-27T22:41:00Z">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tcPrChange>
          </w:tcPr>
          <w:p w:rsidR="00CD727D" w:rsidRPr="00C82D7D" w:rsidRDefault="00CD727D" w:rsidP="00C82D7D">
            <w:pPr>
              <w:jc w:val="center"/>
              <w:rPr>
                <w:lang w:val="en-AU" w:eastAsia="en-AU"/>
                <w:rPrChange w:id="125" w:author="Veerakumar" w:date="2014-10-27T22:40:00Z">
                  <w:rPr>
                    <w:color w:val="222222"/>
                    <w:lang w:val="en-AU" w:eastAsia="en-AU"/>
                  </w:rPr>
                </w:rPrChange>
              </w:rPr>
              <w:pPrChange w:id="126" w:author="Veerakumar" w:date="2014-10-27T22:46:00Z">
                <w:pPr>
                  <w:suppressAutoHyphens w:val="0"/>
                  <w:spacing w:before="120" w:after="0" w:line="285" w:lineRule="atLeast"/>
                </w:pPr>
              </w:pPrChange>
            </w:pPr>
            <w:r w:rsidRPr="00C82D7D">
              <w:rPr>
                <w:rFonts w:cs="Courier New"/>
                <w:sz w:val="20"/>
                <w:szCs w:val="20"/>
                <w:lang w:val="en-AU" w:eastAsia="en-AU"/>
                <w:rPrChange w:id="127" w:author="Veerakumar" w:date="2014-10-27T22:40:00Z">
                  <w:rPr>
                    <w:rFonts w:ascii="Courier New" w:hAnsi="Courier New" w:cs="Courier New"/>
                    <w:color w:val="006600"/>
                    <w:sz w:val="20"/>
                    <w:szCs w:val="20"/>
                    <w:lang w:val="en-AU" w:eastAsia="en-AU"/>
                  </w:rPr>
                </w:rPrChange>
              </w:rPr>
              <w:t>SensorEvent.values[2]</w:t>
            </w:r>
          </w:p>
        </w:tc>
        <w:tc>
          <w:tcPr>
            <w:tcW w:w="0" w:type="auto"/>
            <w:hideMark/>
            <w:tcPrChange w:id="128" w:author="Veerakumar" w:date="2014-10-27T22:41:00Z">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tcPrChange>
          </w:tcPr>
          <w:p w:rsidR="00CD727D" w:rsidRPr="00C82D7D" w:rsidRDefault="00CD727D" w:rsidP="00C82D7D">
            <w:pPr>
              <w:jc w:val="center"/>
              <w:rPr>
                <w:lang w:val="en-AU" w:eastAsia="en-AU"/>
                <w:rPrChange w:id="129" w:author="Veerakumar" w:date="2014-10-27T22:40:00Z">
                  <w:rPr>
                    <w:color w:val="222222"/>
                    <w:lang w:val="en-AU" w:eastAsia="en-AU"/>
                  </w:rPr>
                </w:rPrChange>
              </w:rPr>
              <w:pPrChange w:id="130" w:author="Veerakumar" w:date="2014-10-27T22:46:00Z">
                <w:pPr>
                  <w:suppressAutoHyphens w:val="0"/>
                  <w:spacing w:before="120" w:after="0" w:line="285" w:lineRule="atLeast"/>
                </w:pPr>
              </w:pPrChange>
            </w:pPr>
            <w:r w:rsidRPr="00C82D7D">
              <w:rPr>
                <w:lang w:val="en-AU" w:eastAsia="en-AU"/>
                <w:rPrChange w:id="131" w:author="Veerakumar" w:date="2014-10-27T22:40:00Z">
                  <w:rPr>
                    <w:color w:val="222222"/>
                    <w:lang w:val="en-AU" w:eastAsia="en-AU"/>
                  </w:rPr>
                </w:rPrChange>
              </w:rPr>
              <w:t>Acceleration force along the z axis (including gravity).</w:t>
            </w:r>
          </w:p>
        </w:tc>
        <w:tc>
          <w:tcPr>
            <w:tcW w:w="0" w:type="auto"/>
            <w:vMerge/>
            <w:hideMark/>
            <w:tcPrChange w:id="132" w:author="Veerakumar" w:date="2014-10-27T22:41:00Z">
              <w:tcPr>
                <w:tcW w:w="0" w:type="auto"/>
                <w:vMerge/>
                <w:tcBorders>
                  <w:top w:val="single" w:sz="6" w:space="0" w:color="DDDDDD"/>
                  <w:left w:val="single" w:sz="6" w:space="0" w:color="DDDDDD"/>
                  <w:bottom w:val="single" w:sz="6" w:space="0" w:color="DDDDDD"/>
                  <w:right w:val="single" w:sz="6" w:space="0" w:color="DDDDDD"/>
                </w:tcBorders>
                <w:shd w:val="clear" w:color="auto" w:fill="F7F7F7"/>
                <w:vAlign w:val="center"/>
                <w:hideMark/>
              </w:tcPr>
            </w:tcPrChange>
          </w:tcPr>
          <w:p w:rsidR="00CD727D" w:rsidRPr="00C82D7D" w:rsidRDefault="00CD727D" w:rsidP="00C82D7D">
            <w:pPr>
              <w:rPr>
                <w:lang w:val="en-AU" w:eastAsia="en-AU"/>
                <w:rPrChange w:id="133" w:author="Veerakumar" w:date="2014-10-27T22:40:00Z">
                  <w:rPr>
                    <w:color w:val="222222"/>
                    <w:lang w:val="en-AU" w:eastAsia="en-AU"/>
                  </w:rPr>
                </w:rPrChange>
              </w:rPr>
              <w:pPrChange w:id="134" w:author="Veerakumar" w:date="2014-10-27T22:40:00Z">
                <w:pPr>
                  <w:keepNext/>
                  <w:suppressAutoHyphens w:val="0"/>
                  <w:spacing w:after="0" w:line="240" w:lineRule="auto"/>
                </w:pPr>
              </w:pPrChange>
            </w:pPr>
          </w:p>
        </w:tc>
      </w:tr>
    </w:tbl>
    <w:p w:rsidR="00CD727D" w:rsidRPr="00460700" w:rsidRDefault="00CD727D" w:rsidP="00CD727D">
      <w:pPr>
        <w:pStyle w:val="Caption"/>
        <w:jc w:val="center"/>
        <w:rPr>
          <w:color w:val="auto"/>
          <w:lang w:val="en-AU"/>
        </w:rPr>
      </w:pPr>
      <w:bookmarkStart w:id="135" w:name="_Toc402214424"/>
      <w:r w:rsidRPr="00460700">
        <w:rPr>
          <w:color w:val="auto"/>
          <w:lang w:val="en-AU"/>
        </w:rPr>
        <w:t xml:space="preserve">Table </w:t>
      </w:r>
      <w:r w:rsidR="0080139C">
        <w:rPr>
          <w:color w:val="auto"/>
          <w:lang w:val="en-AU"/>
        </w:rPr>
        <w:fldChar w:fldCharType="begin"/>
      </w:r>
      <w:r w:rsidR="0080139C">
        <w:rPr>
          <w:color w:val="auto"/>
          <w:lang w:val="en-AU"/>
        </w:rPr>
        <w:instrText xml:space="preserve"> SEQ Table \* ARABIC </w:instrText>
      </w:r>
      <w:r w:rsidR="0080139C">
        <w:rPr>
          <w:color w:val="auto"/>
          <w:lang w:val="en-AU"/>
        </w:rPr>
        <w:fldChar w:fldCharType="separate"/>
      </w:r>
      <w:r w:rsidR="0080139C">
        <w:rPr>
          <w:noProof/>
          <w:color w:val="auto"/>
          <w:lang w:val="en-AU"/>
        </w:rPr>
        <w:t>1</w:t>
      </w:r>
      <w:r w:rsidR="0080139C">
        <w:rPr>
          <w:color w:val="auto"/>
          <w:lang w:val="en-AU"/>
        </w:rPr>
        <w:fldChar w:fldCharType="end"/>
      </w:r>
      <w:r w:rsidRPr="00460700">
        <w:rPr>
          <w:color w:val="auto"/>
          <w:lang w:val="en-AU"/>
        </w:rPr>
        <w:t xml:space="preserve"> Data collected from accelerometer</w:t>
      </w:r>
      <w:r w:rsidR="00BE1E9C" w:rsidRPr="00460700">
        <w:rPr>
          <w:color w:val="auto"/>
          <w:lang w:val="en-AU"/>
        </w:rPr>
        <w:t xml:space="preserve"> </w:t>
      </w:r>
      <w:sdt>
        <w:sdtPr>
          <w:rPr>
            <w:color w:val="auto"/>
            <w:lang w:val="en-AU"/>
          </w:rPr>
          <w:id w:val="594444759"/>
          <w:citation/>
        </w:sdtPr>
        <w:sdtContent>
          <w:r w:rsidR="00BE1E9C" w:rsidRPr="00460700">
            <w:rPr>
              <w:color w:val="auto"/>
              <w:lang w:val="en-AU"/>
            </w:rPr>
            <w:fldChar w:fldCharType="begin"/>
          </w:r>
          <w:r w:rsidR="00BE1E9C" w:rsidRPr="00886339">
            <w:rPr>
              <w:color w:val="auto"/>
              <w:lang w:val="en-AU"/>
            </w:rPr>
            <w:instrText xml:space="preserve"> CITATION Goo14 \l 3081 </w:instrText>
          </w:r>
          <w:r w:rsidR="00BE1E9C" w:rsidRPr="00460700">
            <w:rPr>
              <w:color w:val="auto"/>
              <w:lang w:val="en-AU"/>
            </w:rPr>
            <w:fldChar w:fldCharType="separate"/>
          </w:r>
          <w:r w:rsidR="002E795E" w:rsidRPr="002E795E">
            <w:rPr>
              <w:noProof/>
              <w:color w:val="auto"/>
              <w:lang w:val="en-AU"/>
            </w:rPr>
            <w:t>[31]</w:t>
          </w:r>
          <w:r w:rsidR="00BE1E9C" w:rsidRPr="00460700">
            <w:rPr>
              <w:color w:val="auto"/>
              <w:lang w:val="en-AU"/>
            </w:rPr>
            <w:fldChar w:fldCharType="end"/>
          </w:r>
        </w:sdtContent>
      </w:sdt>
      <w:bookmarkEnd w:id="135"/>
    </w:p>
    <w:p w:rsidR="00CD727D" w:rsidRPr="00460700" w:rsidRDefault="00CD727D" w:rsidP="003051B8">
      <w:pPr>
        <w:rPr>
          <w:lang w:val="en-AU"/>
        </w:rPr>
      </w:pPr>
    </w:p>
    <w:p w:rsidR="00CD727D" w:rsidRPr="009159E1" w:rsidRDefault="00CD727D" w:rsidP="00CD727D">
      <w:pPr>
        <w:rPr>
          <w:lang w:val="en-AU"/>
        </w:rPr>
      </w:pPr>
      <w:r w:rsidRPr="00886339">
        <w:rPr>
          <w:lang w:val="en-AU"/>
        </w:rPr>
        <w:t>A hygrometer delivers information, as presented below.</w:t>
      </w:r>
      <w:r w:rsidR="0009088C" w:rsidRPr="009159E1">
        <w:rPr>
          <w:lang w:val="en-AU"/>
        </w:rPr>
        <w:t xml:space="preserve"> The percentage is a direct measure of the detected, relative humidity i.e. “</w:t>
      </w:r>
      <w:r w:rsidR="0009088C" w:rsidRPr="007E7ED6">
        <w:rPr>
          <w:lang w:val="en-AU"/>
        </w:rPr>
        <w:t xml:space="preserve">the amount of water </w:t>
      </w:r>
      <w:proofErr w:type="spellStart"/>
      <w:r w:rsidR="0009088C" w:rsidRPr="007E7ED6">
        <w:rPr>
          <w:lang w:val="en-AU"/>
        </w:rPr>
        <w:t>vapor</w:t>
      </w:r>
      <w:proofErr w:type="spellEnd"/>
      <w:r w:rsidR="0009088C" w:rsidRPr="007E7ED6">
        <w:rPr>
          <w:lang w:val="en-AU"/>
        </w:rPr>
        <w:t xml:space="preserve"> in the air relative to what the air can hold.” </w:t>
      </w:r>
      <w:sdt>
        <w:sdtPr>
          <w:rPr>
            <w:lang w:val="en-AU"/>
          </w:rPr>
          <w:id w:val="-785503310"/>
          <w:citation/>
        </w:sdtPr>
        <w:sdtContent>
          <w:r w:rsidR="00752727" w:rsidRPr="009159E1">
            <w:rPr>
              <w:lang w:val="en-AU"/>
            </w:rPr>
            <w:fldChar w:fldCharType="begin"/>
          </w:r>
          <w:r w:rsidR="00752727" w:rsidRPr="00886339">
            <w:rPr>
              <w:lang w:val="en-AU"/>
            </w:rPr>
            <w:instrText xml:space="preserve"> CITATION Edu14 \l 3081 </w:instrText>
          </w:r>
          <w:r w:rsidR="00752727" w:rsidRPr="00460700">
            <w:rPr>
              <w:lang w:val="en-AU"/>
            </w:rPr>
            <w:fldChar w:fldCharType="separate"/>
          </w:r>
          <w:r w:rsidR="002E795E" w:rsidRPr="002E795E">
            <w:rPr>
              <w:noProof/>
              <w:lang w:val="en-AU"/>
            </w:rPr>
            <w:t>[32]</w:t>
          </w:r>
          <w:r w:rsidR="00752727" w:rsidRPr="009159E1">
            <w:rPr>
              <w:lang w:val="en-AU"/>
            </w:rPr>
            <w:fldChar w:fldCharType="end"/>
          </w:r>
        </w:sdtContent>
      </w:sdt>
      <w:r w:rsidR="0009088C" w:rsidRPr="00886339">
        <w:rPr>
          <w:lang w:val="en-AU"/>
        </w:rPr>
        <w:t>.</w:t>
      </w:r>
    </w:p>
    <w:tbl>
      <w:tblPr>
        <w:tblStyle w:val="TableGrid"/>
        <w:tblW w:w="10485" w:type="dxa"/>
        <w:tblLook w:val="04A0" w:firstRow="1" w:lastRow="0" w:firstColumn="1" w:lastColumn="0" w:noHBand="0" w:noVBand="1"/>
        <w:tblPrChange w:id="136" w:author="Veerakumar" w:date="2014-10-27T22:46:00Z">
          <w:tblPr>
            <w:tblStyle w:val="TableGrid"/>
            <w:tblW w:w="10485" w:type="dxa"/>
            <w:tblLook w:val="04A0" w:firstRow="1" w:lastRow="0" w:firstColumn="1" w:lastColumn="0" w:noHBand="0" w:noVBand="1"/>
          </w:tblPr>
        </w:tblPrChange>
      </w:tblPr>
      <w:tblGrid>
        <w:gridCol w:w="2762"/>
        <w:gridCol w:w="2300"/>
        <w:gridCol w:w="2192"/>
        <w:gridCol w:w="3231"/>
        <w:tblGridChange w:id="137">
          <w:tblGrid>
            <w:gridCol w:w="2786"/>
            <w:gridCol w:w="2274"/>
            <w:gridCol w:w="2168"/>
            <w:gridCol w:w="3257"/>
          </w:tblGrid>
        </w:tblGridChange>
      </w:tblGrid>
      <w:tr w:rsidR="00C82D7D" w:rsidRPr="00C82D7D" w:rsidTr="00C82D7D">
        <w:tc>
          <w:tcPr>
            <w:tcW w:w="0" w:type="auto"/>
            <w:noWrap/>
            <w:hideMark/>
            <w:tcPrChange w:id="138" w:author="Veerakumar" w:date="2014-10-27T22:46:00Z">
              <w:tcPr>
                <w:tcW w:w="0" w:type="auto"/>
                <w:noWrap/>
                <w:hideMark/>
              </w:tcPr>
            </w:tcPrChange>
          </w:tcPr>
          <w:p w:rsidR="00CD727D" w:rsidRPr="00C82D7D" w:rsidRDefault="00CD727D" w:rsidP="00C82D7D">
            <w:pPr>
              <w:jc w:val="center"/>
              <w:rPr>
                <w:b/>
                <w:lang w:val="en-AU"/>
                <w:rPrChange w:id="139" w:author="Veerakumar" w:date="2014-10-27T22:47:00Z">
                  <w:rPr>
                    <w:lang w:val="en-AU"/>
                  </w:rPr>
                </w:rPrChange>
              </w:rPr>
              <w:pPrChange w:id="140" w:author="Veerakumar" w:date="2014-10-27T22:46:00Z">
                <w:pPr>
                  <w:spacing w:before="120" w:after="240" w:line="285" w:lineRule="atLeast"/>
                </w:pPr>
              </w:pPrChange>
            </w:pPr>
            <w:r w:rsidRPr="00C82D7D">
              <w:rPr>
                <w:b/>
                <w:lang w:val="en-AU"/>
                <w:rPrChange w:id="141" w:author="Veerakumar" w:date="2014-10-27T22:47:00Z">
                  <w:rPr>
                    <w:lang w:val="en-AU"/>
                  </w:rPr>
                </w:rPrChange>
              </w:rPr>
              <w:t>Sensor</w:t>
            </w:r>
          </w:p>
        </w:tc>
        <w:tc>
          <w:tcPr>
            <w:tcW w:w="0" w:type="auto"/>
            <w:noWrap/>
            <w:hideMark/>
            <w:tcPrChange w:id="142" w:author="Veerakumar" w:date="2014-10-27T22:46:00Z">
              <w:tcPr>
                <w:tcW w:w="0" w:type="auto"/>
                <w:noWrap/>
                <w:hideMark/>
              </w:tcPr>
            </w:tcPrChange>
          </w:tcPr>
          <w:p w:rsidR="00CD727D" w:rsidRPr="00C82D7D" w:rsidRDefault="00CD727D" w:rsidP="00C82D7D">
            <w:pPr>
              <w:jc w:val="center"/>
              <w:rPr>
                <w:b/>
                <w:lang w:val="en-AU"/>
                <w:rPrChange w:id="143" w:author="Veerakumar" w:date="2014-10-27T22:47:00Z">
                  <w:rPr>
                    <w:lang w:val="en-AU"/>
                  </w:rPr>
                </w:rPrChange>
              </w:rPr>
              <w:pPrChange w:id="144" w:author="Veerakumar" w:date="2014-10-27T22:46:00Z">
                <w:pPr>
                  <w:spacing w:before="120" w:after="240" w:line="285" w:lineRule="atLeast"/>
                </w:pPr>
              </w:pPrChange>
            </w:pPr>
            <w:r w:rsidRPr="00C82D7D">
              <w:rPr>
                <w:b/>
                <w:lang w:val="en-AU"/>
                <w:rPrChange w:id="145" w:author="Veerakumar" w:date="2014-10-27T22:47:00Z">
                  <w:rPr>
                    <w:lang w:val="en-AU"/>
                  </w:rPr>
                </w:rPrChange>
              </w:rPr>
              <w:t>Sensor event data</w:t>
            </w:r>
          </w:p>
        </w:tc>
        <w:tc>
          <w:tcPr>
            <w:tcW w:w="0" w:type="auto"/>
            <w:noWrap/>
            <w:hideMark/>
            <w:tcPrChange w:id="146" w:author="Veerakumar" w:date="2014-10-27T22:46:00Z">
              <w:tcPr>
                <w:tcW w:w="0" w:type="auto"/>
                <w:noWrap/>
                <w:hideMark/>
              </w:tcPr>
            </w:tcPrChange>
          </w:tcPr>
          <w:p w:rsidR="00CD727D" w:rsidRPr="00C82D7D" w:rsidRDefault="00CD727D" w:rsidP="00C82D7D">
            <w:pPr>
              <w:jc w:val="center"/>
              <w:rPr>
                <w:b/>
                <w:lang w:val="en-AU"/>
                <w:rPrChange w:id="147" w:author="Veerakumar" w:date="2014-10-27T22:47:00Z">
                  <w:rPr>
                    <w:lang w:val="en-AU"/>
                  </w:rPr>
                </w:rPrChange>
              </w:rPr>
              <w:pPrChange w:id="148" w:author="Veerakumar" w:date="2014-10-27T22:46:00Z">
                <w:pPr>
                  <w:spacing w:before="120" w:after="240" w:line="285" w:lineRule="atLeast"/>
                </w:pPr>
              </w:pPrChange>
            </w:pPr>
            <w:r w:rsidRPr="00C82D7D">
              <w:rPr>
                <w:b/>
                <w:lang w:val="en-AU"/>
                <w:rPrChange w:id="149" w:author="Veerakumar" w:date="2014-10-27T22:47:00Z">
                  <w:rPr>
                    <w:lang w:val="en-AU"/>
                  </w:rPr>
                </w:rPrChange>
              </w:rPr>
              <w:t>Units of measure</w:t>
            </w:r>
          </w:p>
        </w:tc>
        <w:tc>
          <w:tcPr>
            <w:tcW w:w="0" w:type="auto"/>
            <w:noWrap/>
            <w:hideMark/>
            <w:tcPrChange w:id="150" w:author="Veerakumar" w:date="2014-10-27T22:46:00Z">
              <w:tcPr>
                <w:tcW w:w="0" w:type="auto"/>
                <w:noWrap/>
                <w:hideMark/>
              </w:tcPr>
            </w:tcPrChange>
          </w:tcPr>
          <w:p w:rsidR="00CD727D" w:rsidRPr="00C82D7D" w:rsidRDefault="00CD727D" w:rsidP="00C82D7D">
            <w:pPr>
              <w:jc w:val="center"/>
              <w:rPr>
                <w:b/>
                <w:lang w:val="en-AU"/>
                <w:rPrChange w:id="151" w:author="Veerakumar" w:date="2014-10-27T22:47:00Z">
                  <w:rPr>
                    <w:lang w:val="en-AU"/>
                  </w:rPr>
                </w:rPrChange>
              </w:rPr>
              <w:pPrChange w:id="152" w:author="Veerakumar" w:date="2014-10-27T22:46:00Z">
                <w:pPr>
                  <w:spacing w:before="120" w:after="240" w:line="285" w:lineRule="atLeast"/>
                </w:pPr>
              </w:pPrChange>
            </w:pPr>
            <w:r w:rsidRPr="00C82D7D">
              <w:rPr>
                <w:b/>
                <w:lang w:val="en-AU"/>
                <w:rPrChange w:id="153" w:author="Veerakumar" w:date="2014-10-27T22:47:00Z">
                  <w:rPr>
                    <w:lang w:val="en-AU"/>
                  </w:rPr>
                </w:rPrChange>
              </w:rPr>
              <w:t>Data description</w:t>
            </w:r>
          </w:p>
        </w:tc>
      </w:tr>
      <w:tr w:rsidR="00C82D7D" w:rsidRPr="00C82D7D" w:rsidTr="00C82D7D">
        <w:tc>
          <w:tcPr>
            <w:tcW w:w="0" w:type="auto"/>
            <w:hideMark/>
            <w:tcPrChange w:id="154" w:author="Veerakumar" w:date="2014-10-27T22:46:00Z">
              <w:tcPr>
                <w:tcW w:w="0" w:type="auto"/>
                <w:hideMark/>
              </w:tcPr>
            </w:tcPrChange>
          </w:tcPr>
          <w:p w:rsidR="00CD727D" w:rsidRPr="00C82D7D" w:rsidRDefault="004B42C3" w:rsidP="00C82D7D">
            <w:pPr>
              <w:jc w:val="center"/>
              <w:rPr>
                <w:lang w:val="en-AU"/>
                <w:rPrChange w:id="155" w:author="Veerakumar" w:date="2014-10-27T22:46:00Z">
                  <w:rPr>
                    <w:color w:val="222222"/>
                    <w:lang w:val="en-AU"/>
                  </w:rPr>
                </w:rPrChange>
              </w:rPr>
              <w:pPrChange w:id="156" w:author="Veerakumar" w:date="2014-10-27T22:46:00Z">
                <w:pPr>
                  <w:spacing w:before="120" w:line="285" w:lineRule="atLeast"/>
                </w:pPr>
              </w:pPrChange>
            </w:pPr>
            <w:r w:rsidRPr="00C82D7D">
              <w:rPr>
                <w:lang w:val="en-AU"/>
              </w:rPr>
              <w:fldChar w:fldCharType="begin"/>
            </w:r>
            <w:r w:rsidRPr="00C82D7D">
              <w:rPr>
                <w:lang w:val="en-AU"/>
                <w:rPrChange w:id="157" w:author="Veerakumar" w:date="2014-10-27T22:46:00Z">
                  <w:rPr>
                    <w:lang w:val="en-AU"/>
                  </w:rPr>
                </w:rPrChange>
              </w:rPr>
              <w:instrText xml:space="preserve"> HYPERLINK "http://developer.android.com/reference/android/hardware/Sensor.html" \l "TYPE_RELATIVE_HUMIDITY" </w:instrText>
            </w:r>
            <w:r w:rsidRPr="00C82D7D">
              <w:rPr>
                <w:lang w:val="en-AU"/>
                <w:rPrChange w:id="158" w:author="Veerakumar" w:date="2014-10-27T22:46:00Z">
                  <w:rPr>
                    <w:lang w:val="en-AU"/>
                  </w:rPr>
                </w:rPrChange>
              </w:rPr>
              <w:fldChar w:fldCharType="separate"/>
            </w:r>
            <w:r w:rsidR="00CD727D" w:rsidRPr="00C82D7D">
              <w:rPr>
                <w:rStyle w:val="Hyperlink"/>
                <w:rFonts w:cs="Courier New"/>
                <w:color w:val="auto"/>
                <w:sz w:val="20"/>
                <w:szCs w:val="20"/>
                <w:lang w:val="en-AU"/>
                <w:rPrChange w:id="159" w:author="Veerakumar" w:date="2014-10-27T22:46:00Z">
                  <w:rPr>
                    <w:rStyle w:val="Hyperlink"/>
                    <w:rFonts w:ascii="Courier New" w:hAnsi="Courier New" w:cs="Courier New"/>
                    <w:color w:val="258AAF"/>
                    <w:sz w:val="20"/>
                    <w:szCs w:val="20"/>
                    <w:lang w:val="en-AU"/>
                  </w:rPr>
                </w:rPrChange>
              </w:rPr>
              <w:t>TYPE_RELATIVE_HUMIDITY</w:t>
            </w:r>
            <w:r w:rsidRPr="00C82D7D">
              <w:rPr>
                <w:rStyle w:val="Hyperlink"/>
                <w:rFonts w:cs="Courier New"/>
                <w:color w:val="auto"/>
                <w:sz w:val="20"/>
                <w:szCs w:val="20"/>
                <w:lang w:val="en-AU"/>
                <w:rPrChange w:id="160" w:author="Veerakumar" w:date="2014-10-27T22:46:00Z">
                  <w:rPr>
                    <w:rStyle w:val="Hyperlink"/>
                    <w:rFonts w:ascii="Courier New" w:hAnsi="Courier New" w:cs="Courier New"/>
                    <w:color w:val="258AAF"/>
                    <w:sz w:val="20"/>
                    <w:szCs w:val="20"/>
                    <w:lang w:val="en-AU"/>
                  </w:rPr>
                </w:rPrChange>
              </w:rPr>
              <w:fldChar w:fldCharType="end"/>
            </w:r>
          </w:p>
        </w:tc>
        <w:tc>
          <w:tcPr>
            <w:tcW w:w="0" w:type="auto"/>
            <w:hideMark/>
            <w:tcPrChange w:id="161" w:author="Veerakumar" w:date="2014-10-27T22:46:00Z">
              <w:tcPr>
                <w:tcW w:w="0" w:type="auto"/>
                <w:hideMark/>
              </w:tcPr>
            </w:tcPrChange>
          </w:tcPr>
          <w:p w:rsidR="00CD727D" w:rsidRPr="00C82D7D" w:rsidRDefault="00CD727D" w:rsidP="00C82D7D">
            <w:pPr>
              <w:jc w:val="center"/>
              <w:rPr>
                <w:lang w:val="en-AU"/>
                <w:rPrChange w:id="162" w:author="Veerakumar" w:date="2014-10-27T22:46:00Z">
                  <w:rPr>
                    <w:color w:val="222222"/>
                    <w:lang w:val="en-AU"/>
                  </w:rPr>
                </w:rPrChange>
              </w:rPr>
              <w:pPrChange w:id="163" w:author="Veerakumar" w:date="2014-10-27T22:46:00Z">
                <w:pPr>
                  <w:spacing w:before="120" w:line="285" w:lineRule="atLeast"/>
                </w:pPr>
              </w:pPrChange>
            </w:pPr>
            <w:r w:rsidRPr="00C82D7D">
              <w:rPr>
                <w:rStyle w:val="HTMLCode"/>
                <w:rFonts w:asciiTheme="minorHAnsi" w:eastAsia="Droid Sans Fallback" w:hAnsiTheme="minorHAnsi"/>
                <w:lang w:val="en-AU"/>
                <w:rPrChange w:id="164" w:author="Veerakumar" w:date="2014-10-27T22:46:00Z">
                  <w:rPr>
                    <w:rStyle w:val="HTMLCode"/>
                    <w:rFonts w:eastAsia="Droid Sans Fallback"/>
                    <w:color w:val="006600"/>
                    <w:lang w:val="en-AU"/>
                  </w:rPr>
                </w:rPrChange>
              </w:rPr>
              <w:t>event.values[0]</w:t>
            </w:r>
          </w:p>
        </w:tc>
        <w:tc>
          <w:tcPr>
            <w:tcW w:w="0" w:type="auto"/>
            <w:hideMark/>
            <w:tcPrChange w:id="165" w:author="Veerakumar" w:date="2014-10-27T22:46:00Z">
              <w:tcPr>
                <w:tcW w:w="0" w:type="auto"/>
                <w:hideMark/>
              </w:tcPr>
            </w:tcPrChange>
          </w:tcPr>
          <w:p w:rsidR="00CD727D" w:rsidRPr="00C82D7D" w:rsidRDefault="00CD727D" w:rsidP="00C82D7D">
            <w:pPr>
              <w:jc w:val="center"/>
              <w:rPr>
                <w:lang w:val="en-AU"/>
                <w:rPrChange w:id="166" w:author="Veerakumar" w:date="2014-10-27T22:46:00Z">
                  <w:rPr>
                    <w:color w:val="222222"/>
                    <w:lang w:val="en-AU"/>
                  </w:rPr>
                </w:rPrChange>
              </w:rPr>
              <w:pPrChange w:id="167" w:author="Veerakumar" w:date="2014-10-27T22:46:00Z">
                <w:pPr>
                  <w:spacing w:before="120" w:line="285" w:lineRule="atLeast"/>
                </w:pPr>
              </w:pPrChange>
            </w:pPr>
            <w:r w:rsidRPr="00C82D7D">
              <w:rPr>
                <w:lang w:val="en-AU"/>
                <w:rPrChange w:id="168" w:author="Veerakumar" w:date="2014-10-27T22:46:00Z">
                  <w:rPr>
                    <w:color w:val="222222"/>
                    <w:lang w:val="en-AU"/>
                  </w:rPr>
                </w:rPrChange>
              </w:rPr>
              <w:t>%</w:t>
            </w:r>
          </w:p>
        </w:tc>
        <w:tc>
          <w:tcPr>
            <w:tcW w:w="0" w:type="auto"/>
            <w:hideMark/>
            <w:tcPrChange w:id="169" w:author="Veerakumar" w:date="2014-10-27T22:46:00Z">
              <w:tcPr>
                <w:tcW w:w="0" w:type="auto"/>
                <w:hideMark/>
              </w:tcPr>
            </w:tcPrChange>
          </w:tcPr>
          <w:p w:rsidR="00CD727D" w:rsidRPr="00C82D7D" w:rsidRDefault="00CD727D" w:rsidP="00C82D7D">
            <w:pPr>
              <w:jc w:val="center"/>
              <w:rPr>
                <w:lang w:val="en-AU"/>
                <w:rPrChange w:id="170" w:author="Veerakumar" w:date="2014-10-27T22:46:00Z">
                  <w:rPr>
                    <w:color w:val="222222"/>
                    <w:lang w:val="en-AU"/>
                  </w:rPr>
                </w:rPrChange>
              </w:rPr>
              <w:pPrChange w:id="171" w:author="Veerakumar" w:date="2014-10-27T22:46:00Z">
                <w:pPr>
                  <w:keepNext/>
                  <w:spacing w:before="120" w:line="285" w:lineRule="atLeast"/>
                </w:pPr>
              </w:pPrChange>
            </w:pPr>
            <w:r w:rsidRPr="00C82D7D">
              <w:rPr>
                <w:lang w:val="en-AU"/>
                <w:rPrChange w:id="172" w:author="Veerakumar" w:date="2014-10-27T22:46:00Z">
                  <w:rPr>
                    <w:color w:val="222222"/>
                    <w:lang w:val="en-AU"/>
                  </w:rPr>
                </w:rPrChange>
              </w:rPr>
              <w:t>Ambient relative humidity.</w:t>
            </w:r>
          </w:p>
        </w:tc>
      </w:tr>
    </w:tbl>
    <w:p w:rsidR="00CD727D" w:rsidRPr="00460700" w:rsidRDefault="00CD727D" w:rsidP="003051B8">
      <w:pPr>
        <w:pStyle w:val="Caption"/>
        <w:jc w:val="center"/>
        <w:rPr>
          <w:color w:val="auto"/>
          <w:lang w:val="en-AU"/>
        </w:rPr>
      </w:pPr>
      <w:bookmarkStart w:id="173" w:name="_Toc402214425"/>
      <w:r w:rsidRPr="00460700">
        <w:rPr>
          <w:color w:val="auto"/>
          <w:lang w:val="en-AU"/>
        </w:rPr>
        <w:t xml:space="preserve">Table </w:t>
      </w:r>
      <w:r w:rsidR="0080139C">
        <w:rPr>
          <w:color w:val="auto"/>
          <w:lang w:val="en-AU"/>
        </w:rPr>
        <w:fldChar w:fldCharType="begin"/>
      </w:r>
      <w:r w:rsidR="0080139C">
        <w:rPr>
          <w:color w:val="auto"/>
          <w:lang w:val="en-AU"/>
        </w:rPr>
        <w:instrText xml:space="preserve"> SEQ Table \* ARABIC </w:instrText>
      </w:r>
      <w:r w:rsidR="0080139C">
        <w:rPr>
          <w:color w:val="auto"/>
          <w:lang w:val="en-AU"/>
        </w:rPr>
        <w:fldChar w:fldCharType="separate"/>
      </w:r>
      <w:r w:rsidR="0080139C">
        <w:rPr>
          <w:noProof/>
          <w:color w:val="auto"/>
          <w:lang w:val="en-AU"/>
        </w:rPr>
        <w:t>2</w:t>
      </w:r>
      <w:r w:rsidR="0080139C">
        <w:rPr>
          <w:color w:val="auto"/>
          <w:lang w:val="en-AU"/>
        </w:rPr>
        <w:fldChar w:fldCharType="end"/>
      </w:r>
      <w:r w:rsidRPr="00460700">
        <w:rPr>
          <w:color w:val="auto"/>
          <w:lang w:val="en-AU"/>
        </w:rPr>
        <w:t xml:space="preserve"> Data collected from hygrometer</w:t>
      </w:r>
      <w:r w:rsidR="00BE1E9C" w:rsidRPr="00460700">
        <w:rPr>
          <w:color w:val="auto"/>
          <w:lang w:val="en-AU"/>
        </w:rPr>
        <w:t xml:space="preserve"> </w:t>
      </w:r>
      <w:sdt>
        <w:sdtPr>
          <w:rPr>
            <w:color w:val="auto"/>
            <w:lang w:val="en-AU"/>
          </w:rPr>
          <w:id w:val="1228798702"/>
          <w:citation/>
        </w:sdtPr>
        <w:sdtContent>
          <w:r w:rsidR="00BE1E9C" w:rsidRPr="00460700">
            <w:rPr>
              <w:color w:val="auto"/>
              <w:lang w:val="en-AU"/>
            </w:rPr>
            <w:fldChar w:fldCharType="begin"/>
          </w:r>
          <w:r w:rsidR="00BE1E9C" w:rsidRPr="00886339">
            <w:rPr>
              <w:color w:val="auto"/>
              <w:lang w:val="en-AU"/>
            </w:rPr>
            <w:instrText xml:space="preserve"> CITATION Goo141 \l 3081 </w:instrText>
          </w:r>
          <w:r w:rsidR="00BE1E9C" w:rsidRPr="00460700">
            <w:rPr>
              <w:color w:val="auto"/>
              <w:lang w:val="en-AU"/>
            </w:rPr>
            <w:fldChar w:fldCharType="separate"/>
          </w:r>
          <w:r w:rsidR="002E795E" w:rsidRPr="002E795E">
            <w:rPr>
              <w:noProof/>
              <w:color w:val="auto"/>
              <w:lang w:val="en-AU"/>
            </w:rPr>
            <w:t>[33]</w:t>
          </w:r>
          <w:r w:rsidR="00BE1E9C" w:rsidRPr="00460700">
            <w:rPr>
              <w:color w:val="auto"/>
              <w:lang w:val="en-AU"/>
            </w:rPr>
            <w:fldChar w:fldCharType="end"/>
          </w:r>
        </w:sdtContent>
      </w:sdt>
      <w:bookmarkEnd w:id="173"/>
    </w:p>
    <w:p w:rsidR="00CD727D" w:rsidRPr="00460700" w:rsidRDefault="00CD727D" w:rsidP="003051B8">
      <w:pPr>
        <w:rPr>
          <w:lang w:val="en-AU"/>
        </w:rPr>
      </w:pPr>
      <w:r w:rsidRPr="00460700">
        <w:rPr>
          <w:lang w:val="en-AU"/>
        </w:rPr>
        <w:t xml:space="preserve">We note that the sensor delivers values in our </w:t>
      </w:r>
      <w:r w:rsidR="003763F5" w:rsidRPr="00460700">
        <w:rPr>
          <w:lang w:val="en-AU"/>
        </w:rPr>
        <w:t>2 other values in the presented array. These are ignored, and are of no use to us. However, for future progression, we will keep a log of them in the event they prove useful.</w:t>
      </w:r>
    </w:p>
    <w:p w:rsidR="00017EE0" w:rsidRPr="00460700" w:rsidRDefault="00017EE0" w:rsidP="003051B8">
      <w:pPr>
        <w:rPr>
          <w:lang w:val="en-AU"/>
        </w:rPr>
      </w:pPr>
      <w:r w:rsidRPr="00460700">
        <w:rPr>
          <w:lang w:val="en-AU"/>
        </w:rPr>
        <w:t xml:space="preserve">Furthermore, we use the AudioRecord object to record any speech made into the phone. </w:t>
      </w:r>
      <w:r w:rsidR="00F4144B" w:rsidRPr="00460700">
        <w:rPr>
          <w:lang w:val="en-AU"/>
        </w:rPr>
        <w:t>Whilst this is</w:t>
      </w:r>
      <w:r w:rsidRPr="00460700">
        <w:rPr>
          <w:lang w:val="en-AU"/>
        </w:rPr>
        <w:t xml:space="preserve"> reading, </w:t>
      </w:r>
      <w:r w:rsidR="00F4144B" w:rsidRPr="00460700">
        <w:rPr>
          <w:lang w:val="en-AU"/>
        </w:rPr>
        <w:t xml:space="preserve">the data collected into a buffer is </w:t>
      </w:r>
      <w:r w:rsidR="000C22FF" w:rsidRPr="00460700">
        <w:rPr>
          <w:lang w:val="en-AU"/>
        </w:rPr>
        <w:t xml:space="preserve">a representation of </w:t>
      </w:r>
      <w:r w:rsidRPr="00460700">
        <w:rPr>
          <w:lang w:val="en-AU"/>
        </w:rPr>
        <w:t xml:space="preserve">the amplitude of </w:t>
      </w:r>
      <w:r w:rsidR="000C22FF" w:rsidRPr="00460700">
        <w:rPr>
          <w:lang w:val="en-AU"/>
        </w:rPr>
        <w:t>the detected sound</w:t>
      </w:r>
      <w:r w:rsidR="00F4144B" w:rsidRPr="00460700">
        <w:rPr>
          <w:lang w:val="en-AU"/>
        </w:rPr>
        <w:t>. This occurs</w:t>
      </w:r>
      <w:r w:rsidR="000C22FF" w:rsidRPr="00460700">
        <w:rPr>
          <w:lang w:val="en-AU"/>
        </w:rPr>
        <w:t xml:space="preserve"> until </w:t>
      </w:r>
      <w:r w:rsidR="00F4144B" w:rsidRPr="00460700">
        <w:rPr>
          <w:lang w:val="en-AU"/>
        </w:rPr>
        <w:t xml:space="preserve">it is </w:t>
      </w:r>
      <w:r w:rsidR="000C22FF" w:rsidRPr="00460700">
        <w:rPr>
          <w:lang w:val="en-AU"/>
        </w:rPr>
        <w:t>directed to stop</w:t>
      </w:r>
      <w:r w:rsidR="00F4144B" w:rsidRPr="00460700">
        <w:rPr>
          <w:lang w:val="en-AU"/>
        </w:rPr>
        <w:t>, and from there we can process the data in a similar manner to the other collected data</w:t>
      </w:r>
      <w:r w:rsidR="000C22FF" w:rsidRPr="00460700">
        <w:rPr>
          <w:lang w:val="en-AU"/>
        </w:rPr>
        <w:t>.</w:t>
      </w:r>
    </w:p>
    <w:p w:rsidR="00E662AB" w:rsidRPr="00854929" w:rsidRDefault="00E662AB" w:rsidP="003051B8">
      <w:pPr>
        <w:rPr>
          <w:lang w:val="en-AU"/>
        </w:rPr>
      </w:pPr>
      <w:r w:rsidRPr="00886339">
        <w:rPr>
          <w:lang w:val="en-AU"/>
        </w:rPr>
        <w:lastRenderedPageBreak/>
        <w:t xml:space="preserve">We also take note that the Android API is used to activate an activity. This is mainly done to create displays. In particular, </w:t>
      </w:r>
      <w:r w:rsidR="000915B0" w:rsidRPr="007E7ED6">
        <w:rPr>
          <w:lang w:val="en-AU"/>
        </w:rPr>
        <w:t>we create methods of notifying and providing actions points to the user. These include the use of:</w:t>
      </w:r>
    </w:p>
    <w:p w:rsidR="000915B0" w:rsidRPr="00367583" w:rsidRDefault="000915B0" w:rsidP="00406031">
      <w:pPr>
        <w:pStyle w:val="ListParagraph"/>
        <w:numPr>
          <w:ilvl w:val="0"/>
          <w:numId w:val="9"/>
        </w:numPr>
        <w:rPr>
          <w:lang w:val="en-AU"/>
        </w:rPr>
      </w:pPr>
      <w:r w:rsidRPr="00367583">
        <w:rPr>
          <w:lang w:val="en-AU"/>
        </w:rPr>
        <w:t>Toasts</w:t>
      </w:r>
    </w:p>
    <w:p w:rsidR="000915B0" w:rsidRPr="00886339" w:rsidRDefault="000915B0" w:rsidP="00406031">
      <w:pPr>
        <w:pStyle w:val="ListParagraph"/>
        <w:numPr>
          <w:ilvl w:val="0"/>
          <w:numId w:val="9"/>
        </w:numPr>
        <w:rPr>
          <w:lang w:val="en-AU"/>
        </w:rPr>
      </w:pPr>
      <w:r w:rsidRPr="00886339">
        <w:rPr>
          <w:lang w:val="en-AU"/>
        </w:rPr>
        <w:t>TextViews</w:t>
      </w:r>
    </w:p>
    <w:p w:rsidR="000915B0" w:rsidRPr="00886339" w:rsidRDefault="000915B0" w:rsidP="00406031">
      <w:pPr>
        <w:pStyle w:val="ListParagraph"/>
        <w:numPr>
          <w:ilvl w:val="0"/>
          <w:numId w:val="9"/>
        </w:numPr>
        <w:rPr>
          <w:lang w:val="en-AU"/>
        </w:rPr>
      </w:pPr>
      <w:r w:rsidRPr="00886339">
        <w:rPr>
          <w:lang w:val="en-AU"/>
        </w:rPr>
        <w:t>Buttons</w:t>
      </w:r>
    </w:p>
    <w:p w:rsidR="000915B0" w:rsidRPr="00886339" w:rsidRDefault="000915B0" w:rsidP="00406031">
      <w:pPr>
        <w:pStyle w:val="ListParagraph"/>
        <w:numPr>
          <w:ilvl w:val="0"/>
          <w:numId w:val="9"/>
        </w:numPr>
        <w:rPr>
          <w:lang w:val="en-AU"/>
        </w:rPr>
      </w:pPr>
      <w:r w:rsidRPr="00886339">
        <w:rPr>
          <w:lang w:val="en-AU"/>
        </w:rPr>
        <w:t>Dialogs</w:t>
      </w:r>
    </w:p>
    <w:p w:rsidR="00867873" w:rsidRPr="00460700" w:rsidRDefault="00E662AB" w:rsidP="00406031">
      <w:pPr>
        <w:rPr>
          <w:lang w:val="en-AU"/>
        </w:rPr>
      </w:pPr>
      <w:r w:rsidRPr="00886339">
        <w:rPr>
          <w:lang w:val="en-AU"/>
        </w:rPr>
        <w:t xml:space="preserve">We then use data stored aside, combined with new data to assess whether the person is currently stressed or not. </w:t>
      </w:r>
      <w:r w:rsidR="009474F8" w:rsidRPr="00886339">
        <w:rPr>
          <w:lang w:val="en-AU"/>
        </w:rPr>
        <w:t>These are done using implemented machine learning algorithms using standard Java classes</w:t>
      </w:r>
      <w:r w:rsidR="00454310" w:rsidRPr="00886339">
        <w:rPr>
          <w:lang w:val="en-AU"/>
        </w:rPr>
        <w:t xml:space="preserve">, which will return data to the </w:t>
      </w:r>
      <w:r w:rsidR="003F74F1" w:rsidRPr="00886339">
        <w:rPr>
          <w:lang w:val="en-AU"/>
        </w:rPr>
        <w:t xml:space="preserve">main activity </w:t>
      </w:r>
      <w:r w:rsidR="00454310" w:rsidRPr="00886339">
        <w:rPr>
          <w:lang w:val="en-AU"/>
        </w:rPr>
        <w:t>and show displays accordingly</w:t>
      </w:r>
      <w:r w:rsidR="00035AD0" w:rsidRPr="00886339">
        <w:rPr>
          <w:lang w:val="en-AU"/>
        </w:rPr>
        <w:t>, as well as add to our saved data</w:t>
      </w:r>
      <w:r w:rsidR="009474F8" w:rsidRPr="00886339">
        <w:rPr>
          <w:lang w:val="en-AU"/>
        </w:rPr>
        <w:t>.</w:t>
      </w:r>
    </w:p>
    <w:p w:rsidR="005A3DC5" w:rsidRPr="009159E1" w:rsidRDefault="00D47449" w:rsidP="00867873">
      <w:pPr>
        <w:pStyle w:val="Heading3"/>
      </w:pPr>
      <w:bookmarkStart w:id="174" w:name="_Toc402133725"/>
      <w:r w:rsidRPr="00886339">
        <w:t>3.</w:t>
      </w:r>
      <w:r w:rsidR="005A3DC5" w:rsidRPr="009159E1">
        <w:t>1.2 Machine learning algorithms</w:t>
      </w:r>
      <w:bookmarkEnd w:id="174"/>
    </w:p>
    <w:p w:rsidR="00DA58F4" w:rsidRPr="00460700" w:rsidRDefault="00DA58F4" w:rsidP="00406031">
      <w:pPr>
        <w:rPr>
          <w:lang w:val="en-AU"/>
        </w:rPr>
      </w:pPr>
      <w:r w:rsidRPr="007E7ED6">
        <w:rPr>
          <w:lang w:val="en-AU"/>
        </w:rPr>
        <w:t>Upon research, we have decided to use a form of binary classification. There is a clear difference between when someone is stressed and no</w:t>
      </w:r>
      <w:r w:rsidRPr="00854929">
        <w:rPr>
          <w:lang w:val="en-AU"/>
        </w:rPr>
        <w:t>t. Our aim is not to assess to what degree of stress they are experiencing, but more so whether the levels of stress they are experiencing are irregularly high or not – clearly there are only two options to consider in this case. Most other papers simply c</w:t>
      </w:r>
      <w:r w:rsidRPr="00367583">
        <w:rPr>
          <w:lang w:val="en-AU"/>
        </w:rPr>
        <w:t>onsider binary classification.</w:t>
      </w:r>
    </w:p>
    <w:p w:rsidR="00DA58F4" w:rsidRPr="00460700" w:rsidRDefault="00DA58F4" w:rsidP="00406031">
      <w:pPr>
        <w:rPr>
          <w:lang w:val="en-AU"/>
        </w:rPr>
      </w:pPr>
      <w:r w:rsidRPr="00886339">
        <w:rPr>
          <w:lang w:val="en-AU"/>
        </w:rPr>
        <w:t xml:space="preserve">Similarly, other papers consider the use of Support Vector Machines (SVM). This is a commonly used tool for </w:t>
      </w:r>
      <w:r w:rsidR="00EB7EBB" w:rsidRPr="007E7ED6">
        <w:rPr>
          <w:lang w:val="en-AU"/>
        </w:rPr>
        <w:t>supervised learning using binary classification. Thus, for our method we will have to collect data simply using the s</w:t>
      </w:r>
      <w:r w:rsidR="00EB7EBB" w:rsidRPr="00854929">
        <w:rPr>
          <w:lang w:val="en-AU"/>
        </w:rPr>
        <w:t>ensors. This data will be used as our supplied data for our supervised learning algorithm, in which the device can accurately deduce whether one is stressed or not based on historical data.</w:t>
      </w:r>
    </w:p>
    <w:p w:rsidR="00EB7EBB" w:rsidRPr="00460700" w:rsidRDefault="00EB7EBB" w:rsidP="00406031">
      <w:pPr>
        <w:rPr>
          <w:lang w:val="en-AU"/>
        </w:rPr>
      </w:pPr>
      <w:r w:rsidRPr="00886339">
        <w:rPr>
          <w:lang w:val="en-AU"/>
        </w:rPr>
        <w:t>However, we do not intend on using complete supervised learni</w:t>
      </w:r>
      <w:r w:rsidRPr="009159E1">
        <w:rPr>
          <w:lang w:val="en-AU"/>
        </w:rPr>
        <w:t>ng. This is not a good idea due to the varying nature of different stress responses from person-to-person. Thus, we must incorporate levels of unsupervised learning. This will allow data to be added upon each use of the application to detect stress. The da</w:t>
      </w:r>
      <w:r w:rsidRPr="007E7ED6">
        <w:rPr>
          <w:lang w:val="en-AU"/>
        </w:rPr>
        <w:t>ta an</w:t>
      </w:r>
      <w:r w:rsidRPr="00F548EB">
        <w:rPr>
          <w:lang w:val="en-AU"/>
        </w:rPr>
        <w:t>d the classification will be recorded, and added as data for the SVM. Thus, we are implementing a semi-supervised learning process for the application.</w:t>
      </w:r>
    </w:p>
    <w:p w:rsidR="005F214D" w:rsidRPr="009159E1" w:rsidRDefault="00D47449" w:rsidP="005A3DC5">
      <w:pPr>
        <w:pStyle w:val="Heading2"/>
      </w:pPr>
      <w:bookmarkStart w:id="175" w:name="_Toc402133726"/>
      <w:r w:rsidRPr="00886339">
        <w:lastRenderedPageBreak/>
        <w:t>3</w:t>
      </w:r>
      <w:r w:rsidR="005F214D" w:rsidRPr="009159E1">
        <w:t>.</w:t>
      </w:r>
      <w:r w:rsidRPr="009159E1">
        <w:t>3</w:t>
      </w:r>
      <w:r w:rsidR="005F214D" w:rsidRPr="009159E1">
        <w:t xml:space="preserve"> Process</w:t>
      </w:r>
      <w:bookmarkEnd w:id="175"/>
    </w:p>
    <w:p w:rsidR="005F214D" w:rsidRPr="007E7ED6" w:rsidRDefault="00D47449" w:rsidP="00E64E80">
      <w:pPr>
        <w:pStyle w:val="Heading3"/>
      </w:pPr>
      <w:bookmarkStart w:id="176" w:name="_Toc402133727"/>
      <w:r w:rsidRPr="007E7ED6">
        <w:t>3</w:t>
      </w:r>
      <w:r w:rsidR="005F214D" w:rsidRPr="007E7ED6">
        <w:t>.</w:t>
      </w:r>
      <w:r w:rsidRPr="007E7ED6">
        <w:t>3</w:t>
      </w:r>
      <w:r w:rsidR="005F214D" w:rsidRPr="007E7ED6">
        <w:t>.1 Data Gathering</w:t>
      </w:r>
      <w:bookmarkEnd w:id="176"/>
    </w:p>
    <w:p w:rsidR="00865E7B" w:rsidRPr="00460700" w:rsidRDefault="00406031" w:rsidP="00C82891">
      <w:pPr>
        <w:rPr>
          <w:lang w:val="en-AU"/>
        </w:rPr>
      </w:pPr>
      <w:r w:rsidRPr="00854929">
        <w:rPr>
          <w:lang w:val="en-AU"/>
        </w:rPr>
        <w:t>An initial application was tested to utilise the previously discussed learnings and gather data of all forms. Whilst this was not an elegant application, it was a simple creation to gather data.</w:t>
      </w:r>
      <w:r w:rsidR="00865E7B" w:rsidRPr="00367583">
        <w:rPr>
          <w:lang w:val="en-AU"/>
        </w:rPr>
        <w:t xml:space="preserve"> Whilst the implementation of this is independent of device, it is very important to ensure the hardware itself exists in the device.</w:t>
      </w:r>
    </w:p>
    <w:p w:rsidR="00865E7B" w:rsidRPr="00460700" w:rsidRDefault="00865E7B" w:rsidP="00C82891">
      <w:pPr>
        <w:rPr>
          <w:lang w:val="en-AU"/>
        </w:rPr>
      </w:pPr>
      <w:r w:rsidRPr="00886339">
        <w:rPr>
          <w:lang w:val="en-AU"/>
        </w:rPr>
        <w:t xml:space="preserve">The device we have chosen is the Samsung Galaxy S4. We must note </w:t>
      </w:r>
      <w:r w:rsidR="00D13087" w:rsidRPr="009159E1">
        <w:rPr>
          <w:lang w:val="en-AU"/>
        </w:rPr>
        <w:t xml:space="preserve">in particular </w:t>
      </w:r>
      <w:r w:rsidRPr="009159E1">
        <w:rPr>
          <w:lang w:val="en-AU"/>
        </w:rPr>
        <w:t xml:space="preserve">that the Samsung Galaxy S4 is </w:t>
      </w:r>
      <w:r w:rsidR="00D13087" w:rsidRPr="007E7ED6">
        <w:rPr>
          <w:lang w:val="en-AU"/>
        </w:rPr>
        <w:t xml:space="preserve">one of the few devices that </w:t>
      </w:r>
      <w:r w:rsidR="00B92CD1" w:rsidRPr="007E7ED6">
        <w:rPr>
          <w:lang w:val="en-AU"/>
        </w:rPr>
        <w:t>are</w:t>
      </w:r>
      <w:r w:rsidR="00D13087" w:rsidRPr="007E7ED6">
        <w:rPr>
          <w:lang w:val="en-AU"/>
        </w:rPr>
        <w:t xml:space="preserve"> </w:t>
      </w:r>
      <w:r w:rsidRPr="007E7ED6">
        <w:rPr>
          <w:lang w:val="en-AU"/>
        </w:rPr>
        <w:t>equipped with</w:t>
      </w:r>
      <w:r w:rsidR="00D13087" w:rsidRPr="007E7ED6">
        <w:rPr>
          <w:lang w:val="en-AU"/>
        </w:rPr>
        <w:t xml:space="preserve"> the SHTC1 Sensor Chip, developed by Sensirion. That is, there is a temperature and humidity sensor i</w:t>
      </w:r>
      <w:r w:rsidR="00D13087" w:rsidRPr="00854929">
        <w:rPr>
          <w:lang w:val="en-AU"/>
        </w:rPr>
        <w:t>n-built into the phone. Thus, we are equipped with</w:t>
      </w:r>
      <w:r w:rsidR="00266BCF" w:rsidRPr="00854929">
        <w:rPr>
          <w:lang w:val="en-AU"/>
        </w:rPr>
        <w:t xml:space="preserve"> the necessary hardware for the three symptoms we intend on detecting i.e. through a</w:t>
      </w:r>
      <w:r w:rsidR="00D13087" w:rsidRPr="00854929">
        <w:rPr>
          <w:lang w:val="en-AU"/>
        </w:rPr>
        <w:t>:</w:t>
      </w:r>
    </w:p>
    <w:p w:rsidR="00D13087" w:rsidRPr="00460700" w:rsidRDefault="00D13087" w:rsidP="00C82891">
      <w:pPr>
        <w:pStyle w:val="ListParagraph"/>
        <w:numPr>
          <w:ilvl w:val="0"/>
          <w:numId w:val="10"/>
        </w:numPr>
        <w:rPr>
          <w:lang w:val="en-AU"/>
        </w:rPr>
      </w:pPr>
      <w:r w:rsidRPr="00886339">
        <w:rPr>
          <w:lang w:val="en-AU"/>
        </w:rPr>
        <w:t>Hygrometer (from the SHTC1 chip)</w:t>
      </w:r>
    </w:p>
    <w:p w:rsidR="00D13087" w:rsidRPr="00460700" w:rsidRDefault="00D13087" w:rsidP="00C82891">
      <w:pPr>
        <w:pStyle w:val="ListParagraph"/>
        <w:numPr>
          <w:ilvl w:val="0"/>
          <w:numId w:val="10"/>
        </w:numPr>
        <w:rPr>
          <w:lang w:val="en-AU"/>
        </w:rPr>
      </w:pPr>
      <w:r w:rsidRPr="00886339">
        <w:rPr>
          <w:lang w:val="en-AU"/>
        </w:rPr>
        <w:t>Accelerometer</w:t>
      </w:r>
    </w:p>
    <w:p w:rsidR="00017EE0" w:rsidRPr="00460700" w:rsidRDefault="00017EE0" w:rsidP="00C82891">
      <w:pPr>
        <w:pStyle w:val="ListParagraph"/>
        <w:numPr>
          <w:ilvl w:val="0"/>
          <w:numId w:val="10"/>
        </w:numPr>
        <w:rPr>
          <w:lang w:val="en-AU"/>
        </w:rPr>
      </w:pPr>
      <w:r w:rsidRPr="00886339">
        <w:rPr>
          <w:lang w:val="en-AU"/>
        </w:rPr>
        <w:t>Microphone</w:t>
      </w:r>
    </w:p>
    <w:p w:rsidR="00865E7B" w:rsidRPr="00460700" w:rsidRDefault="00406031" w:rsidP="00C82891">
      <w:pPr>
        <w:rPr>
          <w:lang w:val="en-AU"/>
        </w:rPr>
      </w:pPr>
      <w:r w:rsidRPr="00886339">
        <w:rPr>
          <w:lang w:val="en-AU"/>
        </w:rPr>
        <w:t>The application used two SensorEventManagers at the time,</w:t>
      </w:r>
      <w:r w:rsidRPr="009159E1">
        <w:rPr>
          <w:lang w:val="en-AU"/>
        </w:rPr>
        <w:t xml:space="preserve"> each with their own SensorEventListener that tapped into the respective hardware. This produced the expected results</w:t>
      </w:r>
      <w:r w:rsidR="00865E7B" w:rsidRPr="007E7ED6">
        <w:rPr>
          <w:lang w:val="en-AU"/>
        </w:rPr>
        <w:t xml:space="preserve">, using </w:t>
      </w:r>
      <w:r w:rsidR="00017EE0" w:rsidRPr="007E7ED6">
        <w:rPr>
          <w:lang w:val="en-AU"/>
        </w:rPr>
        <w:t xml:space="preserve">our chosen device. The </w:t>
      </w:r>
      <w:r w:rsidR="00F4144B" w:rsidRPr="007E7ED6">
        <w:rPr>
          <w:lang w:val="en-AU"/>
        </w:rPr>
        <w:t>data</w:t>
      </w:r>
      <w:r w:rsidR="00C356CC" w:rsidRPr="007E7ED6">
        <w:rPr>
          <w:lang w:val="en-AU"/>
        </w:rPr>
        <w:t xml:space="preserve"> was also logged, whereby it could be extracted </w:t>
      </w:r>
      <w:r w:rsidR="00660102" w:rsidRPr="007E7ED6">
        <w:rPr>
          <w:lang w:val="en-AU"/>
        </w:rPr>
        <w:t>and inferences could be made.</w:t>
      </w:r>
    </w:p>
    <w:p w:rsidR="00F34D64" w:rsidRPr="00460700" w:rsidRDefault="00F34D64" w:rsidP="00C82891">
      <w:pPr>
        <w:rPr>
          <w:lang w:val="en-AU"/>
        </w:rPr>
      </w:pPr>
      <w:r w:rsidRPr="00886339">
        <w:rPr>
          <w:lang w:val="en-AU"/>
        </w:rPr>
        <w:t>To formalise our processes</w:t>
      </w:r>
      <w:r w:rsidRPr="009159E1">
        <w:rPr>
          <w:lang w:val="en-AU"/>
        </w:rPr>
        <w:t xml:space="preserve"> of data collection, the following method was used:</w:t>
      </w:r>
    </w:p>
    <w:p w:rsidR="00F34D64" w:rsidRPr="00460700" w:rsidRDefault="00611683" w:rsidP="00C82891">
      <w:pPr>
        <w:pStyle w:val="ListParagraph"/>
        <w:numPr>
          <w:ilvl w:val="0"/>
          <w:numId w:val="11"/>
        </w:numPr>
        <w:rPr>
          <w:lang w:val="en-AU"/>
        </w:rPr>
      </w:pPr>
      <w:r w:rsidRPr="00886339">
        <w:rPr>
          <w:lang w:val="en-AU"/>
        </w:rPr>
        <w:t xml:space="preserve">An apparatus of a phone connected to a </w:t>
      </w:r>
      <w:r w:rsidR="00F602C5" w:rsidRPr="009159E1">
        <w:rPr>
          <w:lang w:val="en-AU"/>
        </w:rPr>
        <w:t>portable laptop</w:t>
      </w:r>
      <w:r w:rsidRPr="009159E1">
        <w:rPr>
          <w:lang w:val="en-AU"/>
        </w:rPr>
        <w:t xml:space="preserve"> via USB cable is set up</w:t>
      </w:r>
    </w:p>
    <w:p w:rsidR="00611683" w:rsidRPr="00460700" w:rsidRDefault="00611683" w:rsidP="00C82891">
      <w:pPr>
        <w:pStyle w:val="ListParagraph"/>
        <w:numPr>
          <w:ilvl w:val="0"/>
          <w:numId w:val="11"/>
        </w:numPr>
        <w:rPr>
          <w:lang w:val="en-AU"/>
        </w:rPr>
      </w:pPr>
      <w:r w:rsidRPr="00886339">
        <w:rPr>
          <w:lang w:val="en-AU"/>
        </w:rPr>
        <w:t>A bash process was set up to record all log files</w:t>
      </w:r>
    </w:p>
    <w:p w:rsidR="00611683" w:rsidRPr="00460700" w:rsidRDefault="00611683" w:rsidP="00C82891">
      <w:pPr>
        <w:pStyle w:val="ListParagraph"/>
        <w:jc w:val="center"/>
        <w:rPr>
          <w:lang w:val="en-AU"/>
        </w:rPr>
      </w:pPr>
      <w:proofErr w:type="gramStart"/>
      <w:r w:rsidRPr="00886339">
        <w:rPr>
          <w:i/>
          <w:lang w:val="en-AU"/>
        </w:rPr>
        <w:t>a</w:t>
      </w:r>
      <w:r w:rsidRPr="009159E1">
        <w:rPr>
          <w:i/>
          <w:lang w:val="en-AU"/>
        </w:rPr>
        <w:t>db</w:t>
      </w:r>
      <w:proofErr w:type="gramEnd"/>
      <w:r w:rsidRPr="009159E1">
        <w:rPr>
          <w:i/>
          <w:lang w:val="en-AU"/>
        </w:rPr>
        <w:t xml:space="preserve"> –d logcat &gt; output.txt</w:t>
      </w:r>
    </w:p>
    <w:p w:rsidR="00611683" w:rsidRPr="00460700" w:rsidRDefault="00611683" w:rsidP="00C82891">
      <w:pPr>
        <w:pStyle w:val="ListParagraph"/>
        <w:rPr>
          <w:i/>
          <w:lang w:val="en-AU"/>
        </w:rPr>
      </w:pPr>
      <w:r w:rsidRPr="00886339">
        <w:rPr>
          <w:lang w:val="en-AU"/>
        </w:rPr>
        <w:t xml:space="preserve">We note that we can pipe our initial command to </w:t>
      </w:r>
      <w:r w:rsidRPr="009159E1">
        <w:rPr>
          <w:lang w:val="en-AU"/>
        </w:rPr>
        <w:t>output based on tag using the ‘grep’ command, before forwarding the information to another file</w:t>
      </w:r>
    </w:p>
    <w:p w:rsidR="009B77FE" w:rsidRPr="00460700" w:rsidRDefault="009B77FE" w:rsidP="00C82891">
      <w:pPr>
        <w:pStyle w:val="ListParagraph"/>
        <w:numPr>
          <w:ilvl w:val="0"/>
          <w:numId w:val="11"/>
        </w:numPr>
        <w:rPr>
          <w:i/>
          <w:lang w:val="en-AU"/>
        </w:rPr>
      </w:pPr>
      <w:r w:rsidRPr="00886339">
        <w:rPr>
          <w:lang w:val="en-AU"/>
        </w:rPr>
        <w:t>2 people are taken, and kept in a calm and relaxed environment. These people are to use the application in the following steps.</w:t>
      </w:r>
    </w:p>
    <w:p w:rsidR="00611683" w:rsidRPr="00460700" w:rsidRDefault="009B77FE" w:rsidP="00C82891">
      <w:pPr>
        <w:pStyle w:val="ListParagraph"/>
        <w:numPr>
          <w:ilvl w:val="0"/>
          <w:numId w:val="11"/>
        </w:numPr>
        <w:rPr>
          <w:i/>
          <w:lang w:val="en-AU"/>
        </w:rPr>
      </w:pPr>
      <w:r w:rsidRPr="00886339">
        <w:rPr>
          <w:lang w:val="en-AU"/>
        </w:rPr>
        <w:t>The first</w:t>
      </w:r>
      <w:r w:rsidR="00611683" w:rsidRPr="009159E1">
        <w:rPr>
          <w:lang w:val="en-AU"/>
        </w:rPr>
        <w:t xml:space="preserve"> user is to hold the </w:t>
      </w:r>
      <w:r w:rsidR="00173EDA" w:rsidRPr="009159E1">
        <w:rPr>
          <w:lang w:val="en-AU"/>
        </w:rPr>
        <w:t>phone at a one metre distance from their mouth before speaking into it for one minute, with an activated microphone</w:t>
      </w:r>
    </w:p>
    <w:p w:rsidR="00F602C5" w:rsidRPr="00460700" w:rsidRDefault="00F602C5" w:rsidP="00C82891">
      <w:pPr>
        <w:pStyle w:val="ListParagraph"/>
        <w:numPr>
          <w:ilvl w:val="0"/>
          <w:numId w:val="11"/>
        </w:numPr>
        <w:rPr>
          <w:i/>
          <w:lang w:val="en-AU"/>
        </w:rPr>
      </w:pPr>
      <w:r w:rsidRPr="00886339">
        <w:rPr>
          <w:lang w:val="en-AU"/>
        </w:rPr>
        <w:t>Step 3 is repeated, with the user now elevating their voice</w:t>
      </w:r>
    </w:p>
    <w:p w:rsidR="00F602C5" w:rsidRPr="00460700" w:rsidRDefault="00F602C5" w:rsidP="00C82891">
      <w:pPr>
        <w:pStyle w:val="ListParagraph"/>
        <w:numPr>
          <w:ilvl w:val="0"/>
          <w:numId w:val="11"/>
        </w:numPr>
        <w:rPr>
          <w:i/>
          <w:lang w:val="en-AU"/>
        </w:rPr>
      </w:pPr>
      <w:r w:rsidRPr="00886339">
        <w:rPr>
          <w:lang w:val="en-AU"/>
        </w:rPr>
        <w:t>The user is then asked to walk on a straight plane for one minute</w:t>
      </w:r>
    </w:p>
    <w:p w:rsidR="00173EDA" w:rsidRPr="00460700" w:rsidRDefault="00173EDA" w:rsidP="00C82891">
      <w:pPr>
        <w:pStyle w:val="ListParagraph"/>
        <w:numPr>
          <w:ilvl w:val="0"/>
          <w:numId w:val="11"/>
        </w:numPr>
        <w:rPr>
          <w:i/>
          <w:lang w:val="en-AU"/>
        </w:rPr>
      </w:pPr>
      <w:r w:rsidRPr="00886339">
        <w:rPr>
          <w:lang w:val="en-AU"/>
        </w:rPr>
        <w:lastRenderedPageBreak/>
        <w:t>The user then is</w:t>
      </w:r>
      <w:r w:rsidRPr="009159E1">
        <w:rPr>
          <w:lang w:val="en-AU"/>
        </w:rPr>
        <w:t xml:space="preserve"> asked to pace back and forth over a 7 metre space for one minute, with an activated accelerometer</w:t>
      </w:r>
    </w:p>
    <w:p w:rsidR="00173EDA" w:rsidRPr="00460700" w:rsidRDefault="00173EDA" w:rsidP="00C82891">
      <w:pPr>
        <w:pStyle w:val="ListParagraph"/>
        <w:numPr>
          <w:ilvl w:val="0"/>
          <w:numId w:val="11"/>
        </w:numPr>
        <w:rPr>
          <w:i/>
          <w:lang w:val="en-AU"/>
        </w:rPr>
      </w:pPr>
      <w:r w:rsidRPr="00886339">
        <w:rPr>
          <w:lang w:val="en-AU"/>
        </w:rPr>
        <w:t>The user is then asked to simply hold the bottom</w:t>
      </w:r>
      <w:ins w:id="177" w:author="Veerakumar" w:date="2014-10-27T23:07:00Z">
        <w:r w:rsidR="00206062">
          <w:rPr>
            <w:lang w:val="en-AU"/>
          </w:rPr>
          <w:t xml:space="preserve"> half</w:t>
        </w:r>
      </w:ins>
      <w:r w:rsidRPr="00886339">
        <w:rPr>
          <w:lang w:val="en-AU"/>
        </w:rPr>
        <w:t xml:space="preserve"> of the </w:t>
      </w:r>
      <w:commentRangeStart w:id="178"/>
      <w:r w:rsidRPr="00886339">
        <w:rPr>
          <w:lang w:val="en-AU"/>
        </w:rPr>
        <w:t>phone</w:t>
      </w:r>
      <w:commentRangeEnd w:id="178"/>
      <w:r w:rsidRPr="00460700">
        <w:rPr>
          <w:rStyle w:val="CommentReference"/>
          <w:lang w:val="en-AU"/>
        </w:rPr>
        <w:commentReference w:id="178"/>
      </w:r>
      <w:ins w:id="179" w:author="Veerakumar" w:date="2014-10-27T23:07:00Z">
        <w:r w:rsidR="00206062">
          <w:rPr>
            <w:lang w:val="en-AU"/>
          </w:rPr>
          <w:t>, around the sides,</w:t>
        </w:r>
      </w:ins>
      <w:bookmarkStart w:id="180" w:name="_GoBack"/>
      <w:bookmarkEnd w:id="180"/>
      <w:r w:rsidRPr="00886339">
        <w:rPr>
          <w:lang w:val="en-AU"/>
        </w:rPr>
        <w:t xml:space="preserve"> for another one minute, with an activated hygrometer</w:t>
      </w:r>
    </w:p>
    <w:p w:rsidR="00B2175B" w:rsidRPr="00460700" w:rsidRDefault="00B2175B" w:rsidP="00C82891">
      <w:pPr>
        <w:pStyle w:val="ListParagraph"/>
        <w:numPr>
          <w:ilvl w:val="0"/>
          <w:numId w:val="11"/>
        </w:numPr>
        <w:rPr>
          <w:i/>
          <w:lang w:val="en-AU"/>
        </w:rPr>
      </w:pPr>
      <w:r w:rsidRPr="00886339">
        <w:rPr>
          <w:lang w:val="en-AU"/>
        </w:rPr>
        <w:t>Step 7 is repeated, after dampening the u</w:t>
      </w:r>
      <w:r w:rsidRPr="009159E1">
        <w:rPr>
          <w:lang w:val="en-AU"/>
        </w:rPr>
        <w:t>ser’s hand lightly</w:t>
      </w:r>
    </w:p>
    <w:p w:rsidR="007200EF" w:rsidRPr="00460700" w:rsidRDefault="007200EF" w:rsidP="00C82891">
      <w:pPr>
        <w:pStyle w:val="ListParagraph"/>
        <w:numPr>
          <w:ilvl w:val="0"/>
          <w:numId w:val="11"/>
        </w:numPr>
        <w:rPr>
          <w:lang w:val="en-AU"/>
        </w:rPr>
      </w:pPr>
      <w:r w:rsidRPr="00886339">
        <w:rPr>
          <w:lang w:val="en-AU"/>
        </w:rPr>
        <w:t xml:space="preserve">This process is repeated 3 times, </w:t>
      </w:r>
      <w:r w:rsidR="00E32B7D" w:rsidRPr="009159E1">
        <w:rPr>
          <w:lang w:val="en-AU"/>
        </w:rPr>
        <w:t xml:space="preserve">followed by a repetition of all steps </w:t>
      </w:r>
      <w:r w:rsidRPr="009159E1">
        <w:rPr>
          <w:lang w:val="en-AU"/>
        </w:rPr>
        <w:t xml:space="preserve">for </w:t>
      </w:r>
      <w:r w:rsidR="009B77FE" w:rsidRPr="009159E1">
        <w:rPr>
          <w:lang w:val="en-AU"/>
        </w:rPr>
        <w:t>the other user</w:t>
      </w:r>
      <w:r w:rsidRPr="009159E1">
        <w:rPr>
          <w:lang w:val="en-AU"/>
        </w:rPr>
        <w:t>.</w:t>
      </w:r>
    </w:p>
    <w:p w:rsidR="005F214D" w:rsidRPr="009159E1" w:rsidRDefault="00D47449" w:rsidP="00E64E80">
      <w:pPr>
        <w:pStyle w:val="Heading3"/>
      </w:pPr>
      <w:bookmarkStart w:id="181" w:name="_Toc402133728"/>
      <w:r w:rsidRPr="00886339">
        <w:t>3</w:t>
      </w:r>
      <w:r w:rsidR="005F214D" w:rsidRPr="009159E1">
        <w:t>.</w:t>
      </w:r>
      <w:r w:rsidRPr="009159E1">
        <w:t>3</w:t>
      </w:r>
      <w:r w:rsidR="005F214D" w:rsidRPr="009159E1">
        <w:t>.2 Manual Inferences</w:t>
      </w:r>
      <w:bookmarkEnd w:id="181"/>
    </w:p>
    <w:p w:rsidR="000946EB" w:rsidRPr="00460700" w:rsidRDefault="000946EB" w:rsidP="00C82891">
      <w:pPr>
        <w:rPr>
          <w:lang w:val="en-AU"/>
        </w:rPr>
      </w:pPr>
      <w:r w:rsidRPr="007E7ED6">
        <w:rPr>
          <w:lang w:val="en-AU"/>
        </w:rPr>
        <w:t xml:space="preserve">We then take away </w:t>
      </w:r>
      <w:r w:rsidR="00F602C5" w:rsidRPr="007E7ED6">
        <w:rPr>
          <w:lang w:val="en-AU"/>
        </w:rPr>
        <w:t>the information and, through statistical analysis</w:t>
      </w:r>
      <w:r w:rsidR="009B77FE" w:rsidRPr="007E7ED6">
        <w:rPr>
          <w:lang w:val="en-AU"/>
        </w:rPr>
        <w:t>, we assess whether these instruments are able to perform t</w:t>
      </w:r>
      <w:r w:rsidR="009B77FE" w:rsidRPr="00854929">
        <w:rPr>
          <w:lang w:val="en-AU"/>
        </w:rPr>
        <w:t xml:space="preserve">he necessary operations. Furthermore, we check for whether it is possible to distinguish between the simulated </w:t>
      </w:r>
      <w:r w:rsidR="00ED1D94" w:rsidRPr="00854929">
        <w:rPr>
          <w:lang w:val="en-AU"/>
        </w:rPr>
        <w:t>stressed and unstressed environments.</w:t>
      </w:r>
    </w:p>
    <w:p w:rsidR="00ED1D94" w:rsidRDefault="009159E1" w:rsidP="00C82891">
      <w:pPr>
        <w:rPr>
          <w:lang w:val="en-AU"/>
        </w:rPr>
      </w:pPr>
      <w:r>
        <w:rPr>
          <w:lang w:val="en-AU"/>
        </w:rPr>
        <w:t>Simple averages are used on the</w:t>
      </w:r>
      <w:r w:rsidR="007E7ED6">
        <w:rPr>
          <w:lang w:val="en-AU"/>
        </w:rPr>
        <w:t xml:space="preserve"> logged</w:t>
      </w:r>
      <w:r>
        <w:rPr>
          <w:lang w:val="en-AU"/>
        </w:rPr>
        <w:t xml:space="preserve"> data to </w:t>
      </w:r>
      <w:r w:rsidR="007E7ED6">
        <w:rPr>
          <w:lang w:val="en-AU"/>
        </w:rPr>
        <w:t>determine what kind of values we are dealing with. We find this suitable due to the relatively low variance with few outliers.</w:t>
      </w:r>
    </w:p>
    <w:tbl>
      <w:tblPr>
        <w:tblStyle w:val="TableGrid"/>
        <w:tblW w:w="0" w:type="auto"/>
        <w:tblLook w:val="04A0" w:firstRow="1" w:lastRow="0" w:firstColumn="1" w:lastColumn="0" w:noHBand="0" w:noVBand="1"/>
      </w:tblPr>
      <w:tblGrid>
        <w:gridCol w:w="3396"/>
        <w:gridCol w:w="3396"/>
        <w:gridCol w:w="3396"/>
      </w:tblGrid>
      <w:tr w:rsidR="007E7ED6" w:rsidTr="00460700">
        <w:tc>
          <w:tcPr>
            <w:tcW w:w="3396" w:type="dxa"/>
            <w:vAlign w:val="center"/>
          </w:tcPr>
          <w:p w:rsidR="007E7ED6" w:rsidRPr="00460700" w:rsidRDefault="007E7ED6" w:rsidP="00460700">
            <w:pPr>
              <w:spacing w:line="240" w:lineRule="auto"/>
              <w:jc w:val="center"/>
              <w:rPr>
                <w:b/>
                <w:u w:val="single"/>
                <w:lang w:val="en-AU"/>
              </w:rPr>
            </w:pPr>
            <w:r w:rsidRPr="00460700">
              <w:rPr>
                <w:b/>
                <w:u w:val="single"/>
                <w:lang w:val="en-AU"/>
              </w:rPr>
              <w:t>Data</w:t>
            </w:r>
          </w:p>
        </w:tc>
        <w:tc>
          <w:tcPr>
            <w:tcW w:w="3396" w:type="dxa"/>
            <w:vAlign w:val="center"/>
          </w:tcPr>
          <w:p w:rsidR="007E7ED6" w:rsidRPr="00460700" w:rsidRDefault="007E7ED6" w:rsidP="00460700">
            <w:pPr>
              <w:spacing w:line="240" w:lineRule="auto"/>
              <w:jc w:val="center"/>
              <w:rPr>
                <w:b/>
                <w:u w:val="single"/>
                <w:lang w:val="en-AU"/>
              </w:rPr>
            </w:pPr>
            <w:r w:rsidRPr="00460700">
              <w:rPr>
                <w:b/>
                <w:u w:val="single"/>
                <w:lang w:val="en-AU"/>
              </w:rPr>
              <w:t>‘Stressed’ state</w:t>
            </w:r>
          </w:p>
        </w:tc>
        <w:tc>
          <w:tcPr>
            <w:tcW w:w="3396" w:type="dxa"/>
            <w:vAlign w:val="center"/>
          </w:tcPr>
          <w:p w:rsidR="007E7ED6" w:rsidRPr="00460700" w:rsidRDefault="007E7ED6" w:rsidP="00460700">
            <w:pPr>
              <w:spacing w:line="240" w:lineRule="auto"/>
              <w:jc w:val="center"/>
              <w:rPr>
                <w:b/>
                <w:u w:val="single"/>
                <w:lang w:val="en-AU"/>
              </w:rPr>
            </w:pPr>
            <w:r w:rsidRPr="00460700">
              <w:rPr>
                <w:b/>
                <w:u w:val="single"/>
                <w:lang w:val="en-AU"/>
              </w:rPr>
              <w:t>‘Not stressed’ state</w:t>
            </w:r>
          </w:p>
        </w:tc>
      </w:tr>
      <w:tr w:rsidR="007E7ED6" w:rsidTr="00460700">
        <w:tc>
          <w:tcPr>
            <w:tcW w:w="3396" w:type="dxa"/>
            <w:vAlign w:val="center"/>
          </w:tcPr>
          <w:p w:rsidR="007E7ED6" w:rsidRPr="00460700" w:rsidRDefault="007E7ED6" w:rsidP="00460700">
            <w:pPr>
              <w:pStyle w:val="NoSpacing"/>
              <w:jc w:val="center"/>
              <w:rPr>
                <w:b/>
                <w:lang w:val="en-AU"/>
              </w:rPr>
            </w:pPr>
            <w:r w:rsidRPr="00460700">
              <w:rPr>
                <w:rFonts w:asciiTheme="minorHAnsi" w:hAnsiTheme="minorHAnsi"/>
                <w:b/>
                <w:lang w:val="en-AU"/>
              </w:rPr>
              <w:t>Amplitude of voice</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51.9</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168.4</w:t>
            </w:r>
          </w:p>
        </w:tc>
      </w:tr>
      <w:tr w:rsidR="007E7ED6" w:rsidTr="00460700">
        <w:tc>
          <w:tcPr>
            <w:tcW w:w="3396" w:type="dxa"/>
            <w:vAlign w:val="center"/>
          </w:tcPr>
          <w:p w:rsidR="007E7ED6" w:rsidRPr="00460700" w:rsidRDefault="00460700" w:rsidP="00460700">
            <w:pPr>
              <w:pStyle w:val="NoSpacing"/>
              <w:jc w:val="center"/>
              <w:rPr>
                <w:rFonts w:asciiTheme="minorHAnsi" w:hAnsiTheme="minorHAnsi" w:cs="Arial"/>
                <w:b/>
                <w:color w:val="222222"/>
                <w:u w:val="single"/>
                <w:shd w:val="clear" w:color="auto" w:fill="FFFFFF"/>
                <w:vertAlign w:val="subscript"/>
              </w:rPr>
            </w:pPr>
            <w:r w:rsidRPr="00460700">
              <w:rPr>
                <w:rFonts w:asciiTheme="minorHAnsi" w:hAnsiTheme="minorHAnsi" w:cs="Arial"/>
                <w:color w:val="222222"/>
                <w:u w:val="single"/>
                <w:shd w:val="clear" w:color="auto" w:fill="FFFFFF"/>
              </w:rPr>
              <w:t>_</w:t>
            </w:r>
            <w:r w:rsidR="00A321A9" w:rsidRPr="00460700">
              <w:rPr>
                <w:rFonts w:asciiTheme="minorHAnsi" w:hAnsiTheme="minorHAnsi" w:cs="Arial"/>
                <w:b/>
                <w:color w:val="222222"/>
                <w:u w:val="single"/>
                <w:shd w:val="clear" w:color="auto" w:fill="FFFFFF"/>
              </w:rPr>
              <w:t>Δa</w:t>
            </w:r>
            <w:r w:rsidR="00A321A9" w:rsidRPr="00460700">
              <w:rPr>
                <w:rFonts w:asciiTheme="minorHAnsi" w:hAnsiTheme="minorHAnsi" w:cs="Arial"/>
                <w:b/>
                <w:color w:val="222222"/>
                <w:u w:val="single"/>
                <w:shd w:val="clear" w:color="auto" w:fill="FFFFFF"/>
                <w:vertAlign w:val="subscript"/>
              </w:rPr>
              <w:t>z</w:t>
            </w:r>
            <w:r w:rsidRPr="00460700">
              <w:rPr>
                <w:rFonts w:asciiTheme="minorHAnsi" w:hAnsiTheme="minorHAnsi" w:cs="Arial"/>
                <w:b/>
                <w:color w:val="222222"/>
                <w:u w:val="single"/>
                <w:shd w:val="clear" w:color="auto" w:fill="FFFFFF"/>
                <w:vertAlign w:val="subscript"/>
              </w:rPr>
              <w:t>_</w:t>
            </w:r>
          </w:p>
          <w:p w:rsidR="00A321A9" w:rsidRPr="00460700" w:rsidRDefault="00A321A9" w:rsidP="00460700">
            <w:pPr>
              <w:pStyle w:val="NoSpacing"/>
              <w:jc w:val="center"/>
              <w:rPr>
                <w:rFonts w:cs="Arial"/>
                <w:b/>
                <w:color w:val="222222"/>
                <w:shd w:val="clear" w:color="auto" w:fill="FFFFFF"/>
                <w:vertAlign w:val="subscript"/>
              </w:rPr>
            </w:pPr>
            <w:r w:rsidRPr="00460700">
              <w:rPr>
                <w:rFonts w:asciiTheme="minorHAnsi" w:hAnsiTheme="minorHAnsi" w:cs="Arial"/>
                <w:b/>
                <w:color w:val="222222"/>
                <w:shd w:val="clear" w:color="auto" w:fill="FFFFFF"/>
              </w:rPr>
              <w:t>Δa</w:t>
            </w:r>
            <w:r w:rsidRPr="00460700">
              <w:rPr>
                <w:rFonts w:asciiTheme="minorHAnsi" w:hAnsiTheme="minorHAnsi" w:cs="Arial"/>
                <w:b/>
                <w:color w:val="222222"/>
                <w:shd w:val="clear" w:color="auto" w:fill="FFFFFF"/>
                <w:vertAlign w:val="subscript"/>
              </w:rPr>
              <w:t>y</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0</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8</w:t>
            </w:r>
          </w:p>
        </w:tc>
      </w:tr>
      <w:tr w:rsidR="00A321A9" w:rsidTr="00460700">
        <w:tc>
          <w:tcPr>
            <w:tcW w:w="3396" w:type="dxa"/>
            <w:vAlign w:val="center"/>
          </w:tcPr>
          <w:p w:rsidR="00A321A9" w:rsidRPr="00460700" w:rsidRDefault="00460700" w:rsidP="00835174">
            <w:pPr>
              <w:pStyle w:val="NoSpacing"/>
              <w:jc w:val="center"/>
              <w:rPr>
                <w:rFonts w:asciiTheme="minorHAnsi" w:hAnsiTheme="minorHAnsi" w:cs="Arial"/>
                <w:b/>
                <w:color w:val="222222"/>
                <w:u w:val="single"/>
                <w:shd w:val="clear" w:color="auto" w:fill="FFFFFF"/>
                <w:vertAlign w:val="subscript"/>
              </w:rPr>
            </w:pPr>
            <w:r w:rsidRPr="00460700">
              <w:rPr>
                <w:rFonts w:asciiTheme="minorHAnsi" w:hAnsiTheme="minorHAnsi" w:cs="Arial"/>
                <w:color w:val="222222"/>
                <w:u w:val="single"/>
                <w:shd w:val="clear" w:color="auto" w:fill="FFFFFF"/>
              </w:rPr>
              <w:t>_</w:t>
            </w:r>
            <w:r w:rsidR="00A321A9" w:rsidRPr="00460700">
              <w:rPr>
                <w:rFonts w:asciiTheme="minorHAnsi" w:hAnsiTheme="minorHAnsi" w:cs="Arial"/>
                <w:b/>
                <w:color w:val="222222"/>
                <w:u w:val="single"/>
                <w:shd w:val="clear" w:color="auto" w:fill="FFFFFF"/>
              </w:rPr>
              <w:t>Δa</w:t>
            </w:r>
            <w:r w:rsidR="00A321A9" w:rsidRPr="00460700">
              <w:rPr>
                <w:rFonts w:asciiTheme="minorHAnsi" w:hAnsiTheme="minorHAnsi" w:cs="Arial"/>
                <w:b/>
                <w:color w:val="222222"/>
                <w:u w:val="single"/>
                <w:shd w:val="clear" w:color="auto" w:fill="FFFFFF"/>
                <w:vertAlign w:val="subscript"/>
              </w:rPr>
              <w:t>z</w:t>
            </w:r>
            <w:r>
              <w:rPr>
                <w:rFonts w:asciiTheme="minorHAnsi" w:hAnsiTheme="minorHAnsi" w:cs="Arial"/>
                <w:b/>
                <w:color w:val="222222"/>
                <w:u w:val="single"/>
                <w:shd w:val="clear" w:color="auto" w:fill="FFFFFF"/>
                <w:vertAlign w:val="subscript"/>
              </w:rPr>
              <w:t>_</w:t>
            </w:r>
          </w:p>
          <w:p w:rsidR="00A321A9" w:rsidRPr="00460700" w:rsidRDefault="00A321A9" w:rsidP="00460700">
            <w:pPr>
              <w:pStyle w:val="NoSpacing"/>
              <w:jc w:val="center"/>
              <w:rPr>
                <w:b/>
                <w:lang w:val="en-AU"/>
              </w:rPr>
            </w:pPr>
            <w:r w:rsidRPr="00460700">
              <w:rPr>
                <w:rFonts w:asciiTheme="minorHAnsi" w:hAnsiTheme="minorHAnsi" w:cs="Arial"/>
                <w:b/>
                <w:color w:val="222222"/>
                <w:shd w:val="clear" w:color="auto" w:fill="FFFFFF"/>
              </w:rPr>
              <w:t>Δa</w:t>
            </w:r>
            <w:r w:rsidRPr="00460700">
              <w:rPr>
                <w:rFonts w:asciiTheme="minorHAnsi" w:hAnsiTheme="minorHAnsi" w:cs="Arial"/>
                <w:b/>
                <w:color w:val="222222"/>
                <w:shd w:val="clear" w:color="auto" w:fill="FFFFFF"/>
                <w:vertAlign w:val="subscript"/>
              </w:rPr>
              <w:t>x</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0</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8</w:t>
            </w:r>
          </w:p>
        </w:tc>
      </w:tr>
      <w:tr w:rsidR="00A321A9" w:rsidTr="00460700">
        <w:tc>
          <w:tcPr>
            <w:tcW w:w="3396" w:type="dxa"/>
            <w:vAlign w:val="center"/>
          </w:tcPr>
          <w:p w:rsidR="00A321A9" w:rsidRPr="00460700" w:rsidRDefault="00A321A9" w:rsidP="00460700">
            <w:pPr>
              <w:pStyle w:val="NoSpacing"/>
              <w:jc w:val="center"/>
              <w:rPr>
                <w:b/>
                <w:lang w:val="en-AU"/>
              </w:rPr>
            </w:pPr>
            <w:r w:rsidRPr="00A321A9">
              <w:rPr>
                <w:rFonts w:asciiTheme="minorHAnsi" w:hAnsiTheme="minorHAnsi"/>
                <w:b/>
                <w:lang w:val="en-AU"/>
              </w:rPr>
              <w:t>Relative Humidity</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65.1</w:t>
            </w:r>
          </w:p>
        </w:tc>
        <w:tc>
          <w:tcPr>
            <w:tcW w:w="3396" w:type="dxa"/>
            <w:vAlign w:val="center"/>
          </w:tcPr>
          <w:p w:rsidR="00A321A9" w:rsidRPr="00A321A9" w:rsidRDefault="00A321A9" w:rsidP="00460700">
            <w:pPr>
              <w:pStyle w:val="NoSpacing"/>
              <w:keepNext/>
              <w:jc w:val="center"/>
              <w:rPr>
                <w:lang w:val="en-AU"/>
              </w:rPr>
            </w:pPr>
            <w:r w:rsidRPr="00A321A9">
              <w:rPr>
                <w:rFonts w:asciiTheme="minorHAnsi" w:hAnsiTheme="minorHAnsi"/>
                <w:lang w:val="en-AU"/>
              </w:rPr>
              <w:t>68.2</w:t>
            </w:r>
          </w:p>
        </w:tc>
      </w:tr>
    </w:tbl>
    <w:p w:rsidR="007E7ED6" w:rsidRPr="00460700" w:rsidRDefault="0080139C" w:rsidP="00460700">
      <w:pPr>
        <w:pStyle w:val="Caption"/>
        <w:jc w:val="center"/>
        <w:rPr>
          <w:lang w:val="en-AU"/>
        </w:rPr>
      </w:pPr>
      <w:bookmarkStart w:id="182" w:name="_Toc402214426"/>
      <w:r w:rsidRPr="00460700">
        <w:rPr>
          <w:color w:val="auto"/>
        </w:rPr>
        <w:t xml:space="preserve">Table </w:t>
      </w:r>
      <w:r w:rsidRPr="00460700">
        <w:rPr>
          <w:color w:val="auto"/>
        </w:rPr>
        <w:fldChar w:fldCharType="begin"/>
      </w:r>
      <w:r w:rsidRPr="00460700">
        <w:rPr>
          <w:color w:val="auto"/>
        </w:rPr>
        <w:instrText xml:space="preserve"> SEQ Table \* ARABIC </w:instrText>
      </w:r>
      <w:r w:rsidRPr="00460700">
        <w:rPr>
          <w:color w:val="auto"/>
        </w:rPr>
        <w:fldChar w:fldCharType="separate"/>
      </w:r>
      <w:r w:rsidRPr="00460700">
        <w:rPr>
          <w:noProof/>
          <w:color w:val="auto"/>
        </w:rPr>
        <w:t>3</w:t>
      </w:r>
      <w:r w:rsidRPr="00460700">
        <w:rPr>
          <w:color w:val="auto"/>
        </w:rPr>
        <w:fldChar w:fldCharType="end"/>
      </w:r>
      <w:r w:rsidRPr="00460700">
        <w:rPr>
          <w:color w:val="auto"/>
        </w:rPr>
        <w:t xml:space="preserve"> </w:t>
      </w:r>
      <w:r>
        <w:rPr>
          <w:color w:val="auto"/>
        </w:rPr>
        <w:t>–</w:t>
      </w:r>
      <w:r w:rsidRPr="00460700">
        <w:rPr>
          <w:noProof/>
          <w:color w:val="auto"/>
        </w:rPr>
        <w:t xml:space="preserve"> Assessment of changes in numbers in stressed vs. unstressed environments</w:t>
      </w:r>
      <w:bookmarkEnd w:id="182"/>
    </w:p>
    <w:p w:rsidR="005F214D" w:rsidRPr="009159E1" w:rsidRDefault="00D47449" w:rsidP="00E64E80">
      <w:pPr>
        <w:pStyle w:val="Heading3"/>
      </w:pPr>
      <w:bookmarkStart w:id="183" w:name="_Toc402133729"/>
      <w:r w:rsidRPr="00886339">
        <w:t>3</w:t>
      </w:r>
      <w:r w:rsidR="005F214D" w:rsidRPr="009159E1">
        <w:t>.</w:t>
      </w:r>
      <w:r w:rsidRPr="009159E1">
        <w:t>3</w:t>
      </w:r>
      <w:r w:rsidR="00B92CD1" w:rsidRPr="009159E1">
        <w:t>.</w:t>
      </w:r>
      <w:r w:rsidR="00877001" w:rsidRPr="009159E1">
        <w:t>3</w:t>
      </w:r>
      <w:r w:rsidR="005F214D" w:rsidRPr="009159E1">
        <w:t xml:space="preserve"> Algorithm</w:t>
      </w:r>
      <w:r w:rsidR="002673AC" w:rsidRPr="009159E1">
        <w:t xml:space="preserve"> Construction</w:t>
      </w:r>
      <w:bookmarkEnd w:id="183"/>
    </w:p>
    <w:p w:rsidR="002673AC" w:rsidRPr="00460700" w:rsidRDefault="002673AC" w:rsidP="00C82891">
      <w:pPr>
        <w:rPr>
          <w:lang w:val="en-AU"/>
        </w:rPr>
      </w:pPr>
      <w:r w:rsidRPr="007E7ED6">
        <w:rPr>
          <w:lang w:val="en-AU"/>
        </w:rPr>
        <w:t xml:space="preserve">As discussed before, we are using a linear SVM. A series of test data, namely gathered from the simulation, is used to create a learning environment that the </w:t>
      </w:r>
      <w:r w:rsidR="005E5C35" w:rsidRPr="007E7ED6">
        <w:rPr>
          <w:lang w:val="en-AU"/>
        </w:rPr>
        <w:t>application can create its initial SVM.</w:t>
      </w:r>
    </w:p>
    <w:p w:rsidR="005E5C35" w:rsidRPr="00460700" w:rsidRDefault="005E5C35" w:rsidP="00C82891">
      <w:pPr>
        <w:rPr>
          <w:lang w:val="en-AU"/>
        </w:rPr>
      </w:pPr>
      <w:r w:rsidRPr="00886339">
        <w:rPr>
          <w:lang w:val="en-AU"/>
        </w:rPr>
        <w:t>We note that we have also implemented a supervised learning aspect by allowing the user to input whether he or she is stressed or not. T</w:t>
      </w:r>
      <w:r w:rsidR="00F91AD7" w:rsidRPr="007E7ED6">
        <w:rPr>
          <w:lang w:val="en-AU"/>
        </w:rPr>
        <w:t>herefore, as the application is used, the device will learn more about the person. Therefore, data points will be added to the SVM that are tailored to the user, and the algorithm will change according to the skew.</w:t>
      </w:r>
    </w:p>
    <w:p w:rsidR="00EE1C4C" w:rsidRPr="00460700" w:rsidRDefault="008E7B59" w:rsidP="00C82891">
      <w:pPr>
        <w:rPr>
          <w:lang w:val="en-AU"/>
        </w:rPr>
      </w:pPr>
      <w:r w:rsidRPr="00886339">
        <w:rPr>
          <w:lang w:val="en-AU"/>
        </w:rPr>
        <w:t>We notice that the data produced has outlier values on occasion. The re</w:t>
      </w:r>
      <w:r w:rsidRPr="009159E1">
        <w:rPr>
          <w:lang w:val="en-AU"/>
        </w:rPr>
        <w:t>asoning behind this cannot be identified</w:t>
      </w:r>
      <w:r w:rsidR="00942AD5" w:rsidRPr="007E7ED6">
        <w:rPr>
          <w:lang w:val="en-AU"/>
        </w:rPr>
        <w:t xml:space="preserve">, since it cannot be replicated with all other factors held constant – if anything, one could </w:t>
      </w:r>
      <w:r w:rsidR="00942AD5" w:rsidRPr="007E7ED6">
        <w:rPr>
          <w:lang w:val="en-AU"/>
        </w:rPr>
        <w:lastRenderedPageBreak/>
        <w:t>say the odd values occur at random times. Thus, we have put them down to error</w:t>
      </w:r>
      <w:r w:rsidRPr="007E7ED6">
        <w:rPr>
          <w:lang w:val="en-AU"/>
        </w:rPr>
        <w:t xml:space="preserve">. </w:t>
      </w:r>
      <w:r w:rsidR="00154E93" w:rsidRPr="007E7ED6">
        <w:rPr>
          <w:lang w:val="en-AU"/>
        </w:rPr>
        <w:t>As a result</w:t>
      </w:r>
      <w:r w:rsidRPr="000C2FF2">
        <w:rPr>
          <w:lang w:val="en-AU"/>
        </w:rPr>
        <w:t xml:space="preserve">, we </w:t>
      </w:r>
      <w:r w:rsidR="00BE6C67" w:rsidRPr="000C2FF2">
        <w:rPr>
          <w:lang w:val="en-AU"/>
        </w:rPr>
        <w:t>look to eliminate these values.</w:t>
      </w:r>
    </w:p>
    <w:p w:rsidR="00BE6C67" w:rsidRPr="00460700" w:rsidRDefault="00BE6C67" w:rsidP="00C82891">
      <w:pPr>
        <w:rPr>
          <w:lang w:val="en-AU"/>
        </w:rPr>
      </w:pPr>
      <w:r w:rsidRPr="00886339">
        <w:rPr>
          <w:lang w:val="en-AU"/>
        </w:rPr>
        <w:t xml:space="preserve">In accordance with our values from Section 3.3.2, we see that there are definitive values for which we can associate with being stressed based on each of our three sensors. Yet the incorrect data can skew our </w:t>
      </w:r>
      <w:r w:rsidR="00942AD5" w:rsidRPr="007E7ED6">
        <w:rPr>
          <w:lang w:val="en-AU"/>
        </w:rPr>
        <w:t>data incorrectly.</w:t>
      </w:r>
      <w:r w:rsidR="00997ED4" w:rsidRPr="007E7ED6">
        <w:rPr>
          <w:lang w:val="en-AU"/>
        </w:rPr>
        <w:t xml:space="preserve"> The range of values found for each </w:t>
      </w:r>
      <w:r w:rsidR="009B48E8" w:rsidRPr="007E7ED6">
        <w:rPr>
          <w:lang w:val="en-AU"/>
        </w:rPr>
        <w:t xml:space="preserve">hardware input can be used to determine </w:t>
      </w:r>
      <w:r w:rsidR="002673AC" w:rsidRPr="007E7ED6">
        <w:rPr>
          <w:lang w:val="en-AU"/>
        </w:rPr>
        <w:t>whether the values obtained are an outlier or not.</w:t>
      </w:r>
    </w:p>
    <w:p w:rsidR="002673AC" w:rsidRPr="00460700" w:rsidRDefault="002673AC" w:rsidP="00C82891">
      <w:pPr>
        <w:rPr>
          <w:lang w:val="en-AU"/>
        </w:rPr>
      </w:pPr>
      <w:r w:rsidRPr="00886339">
        <w:rPr>
          <w:lang w:val="en-AU"/>
        </w:rPr>
        <w:t>Thus, we refine the machine learning process to accommodate for the removal of the outliers. Whilst the data remains, the current algorithm will not cons</w:t>
      </w:r>
      <w:r w:rsidRPr="009159E1">
        <w:rPr>
          <w:lang w:val="en-AU"/>
        </w:rPr>
        <w:t>ider these values when deducing new values.</w:t>
      </w:r>
    </w:p>
    <w:p w:rsidR="005A3DC5" w:rsidRPr="00886339" w:rsidRDefault="00D47449" w:rsidP="005A3DC5">
      <w:pPr>
        <w:pStyle w:val="Heading2"/>
      </w:pPr>
      <w:bookmarkStart w:id="184" w:name="_Toc402133730"/>
      <w:r w:rsidRPr="00886339">
        <w:t>3</w:t>
      </w:r>
      <w:r w:rsidR="005A3DC5" w:rsidRPr="009159E1">
        <w:t>.</w:t>
      </w:r>
      <w:r w:rsidRPr="007E7ED6">
        <w:t>4</w:t>
      </w:r>
      <w:r w:rsidR="005A3DC5" w:rsidRPr="007E7ED6">
        <w:t xml:space="preserve"> </w:t>
      </w:r>
      <w:commentRangeStart w:id="185"/>
      <w:r w:rsidR="005A3DC5" w:rsidRPr="007E7ED6">
        <w:t>Implementation</w:t>
      </w:r>
      <w:commentRangeEnd w:id="185"/>
      <w:r w:rsidR="00D921E1" w:rsidRPr="00460700">
        <w:rPr>
          <w:rStyle w:val="CommentReference"/>
          <w:rFonts w:asciiTheme="minorHAnsi" w:hAnsiTheme="minorHAnsi"/>
          <w:b w:val="0"/>
          <w:bCs w:val="0"/>
        </w:rPr>
        <w:commentReference w:id="185"/>
      </w:r>
      <w:bookmarkEnd w:id="184"/>
    </w:p>
    <w:p w:rsidR="00745E3B" w:rsidRPr="00460700" w:rsidRDefault="00745E3B" w:rsidP="00E00F4B">
      <w:pPr>
        <w:rPr>
          <w:lang w:val="en-AU"/>
        </w:rPr>
      </w:pPr>
      <w:r w:rsidRPr="007E7ED6">
        <w:rPr>
          <w:lang w:val="en-AU"/>
        </w:rPr>
        <w:t>As per the nature of a native Android application, the solution was developed in Java, with the Android SDK. Outli</w:t>
      </w:r>
      <w:r w:rsidRPr="00F548EB">
        <w:rPr>
          <w:lang w:val="en-AU"/>
        </w:rPr>
        <w:t xml:space="preserve">ned below is the </w:t>
      </w:r>
      <w:proofErr w:type="gramStart"/>
      <w:r w:rsidRPr="00F548EB">
        <w:rPr>
          <w:lang w:val="en-AU"/>
        </w:rPr>
        <w:t>details</w:t>
      </w:r>
      <w:proofErr w:type="gramEnd"/>
      <w:r w:rsidRPr="00F548EB">
        <w:rPr>
          <w:lang w:val="en-AU"/>
        </w:rPr>
        <w:t xml:space="preserve"> of the implementation, which is categorised by the package names used throughout it.</w:t>
      </w:r>
    </w:p>
    <w:p w:rsidR="003512D8" w:rsidRPr="00886339" w:rsidRDefault="003512D8" w:rsidP="003512D8">
      <w:pPr>
        <w:pStyle w:val="Heading3"/>
      </w:pPr>
      <w:bookmarkStart w:id="186" w:name="_Toc402133731"/>
      <w:r w:rsidRPr="00886339">
        <w:t xml:space="preserve">3.4.1 </w:t>
      </w:r>
      <w:proofErr w:type="gramStart"/>
      <w:r w:rsidRPr="00886339">
        <w:t>com.hari.se4911.stresstester</w:t>
      </w:r>
      <w:bookmarkEnd w:id="186"/>
      <w:proofErr w:type="gramEnd"/>
      <w:r w:rsidRPr="00886339">
        <w:t xml:space="preserve"> </w:t>
      </w:r>
    </w:p>
    <w:p w:rsidR="00745E3B" w:rsidRPr="00460700" w:rsidRDefault="00745E3B" w:rsidP="00E00F4B">
      <w:pPr>
        <w:rPr>
          <w:lang w:val="en-AU"/>
        </w:rPr>
      </w:pPr>
      <w:r w:rsidRPr="007E7ED6">
        <w:rPr>
          <w:lang w:val="en-AU"/>
        </w:rPr>
        <w:t>This package contained two sub-packages for the recorders and the results, as well as a class that the applica</w:t>
      </w:r>
      <w:r w:rsidRPr="00F548EB">
        <w:rPr>
          <w:lang w:val="en-AU"/>
        </w:rPr>
        <w:t>tion worked around. The application requires an Activity to work with, so as to do its display and interact with all other classes together.</w:t>
      </w:r>
    </w:p>
    <w:p w:rsidR="00A878EA" w:rsidRPr="00460700" w:rsidRDefault="00A878EA" w:rsidP="00E00F4B">
      <w:pPr>
        <w:rPr>
          <w:lang w:val="en-AU"/>
        </w:rPr>
      </w:pPr>
      <w:r w:rsidRPr="00886339">
        <w:rPr>
          <w:lang w:val="en-AU"/>
        </w:rPr>
        <w:t xml:space="preserve">Upon starting the application, the view is set to contain a TextView to display the information, and a Button to start the recording. The application is then initialised by reading in the data </w:t>
      </w:r>
      <w:r w:rsidRPr="007E7ED6">
        <w:rPr>
          <w:lang w:val="en-AU"/>
        </w:rPr>
        <w:t xml:space="preserve">using a DataParser object, which will be discussed later. Data is provided in the application if no file is detected, such as for the very first use. The </w:t>
      </w:r>
      <w:r w:rsidR="00D74800" w:rsidRPr="00F548EB">
        <w:rPr>
          <w:lang w:val="en-AU"/>
        </w:rPr>
        <w:t>call to analyse data is also made here, such that the SVM is already set up.</w:t>
      </w:r>
    </w:p>
    <w:p w:rsidR="00D74800" w:rsidRPr="00460700" w:rsidRDefault="00D74800" w:rsidP="00E00F4B">
      <w:pPr>
        <w:rPr>
          <w:lang w:val="en-AU"/>
        </w:rPr>
      </w:pPr>
      <w:r w:rsidRPr="00886339">
        <w:rPr>
          <w:lang w:val="en-AU"/>
        </w:rPr>
        <w:t>When the button is presse</w:t>
      </w:r>
      <w:r w:rsidRPr="009159E1">
        <w:rPr>
          <w:lang w:val="en-AU"/>
        </w:rPr>
        <w:t xml:space="preserve">d, we activate all sensors at this time by creating instances of the necessary objects in the ‘recorders’ package. </w:t>
      </w:r>
      <w:r w:rsidR="00B254E7" w:rsidRPr="007E7ED6">
        <w:rPr>
          <w:lang w:val="en-AU"/>
        </w:rPr>
        <w:t xml:space="preserve">Each of the sensors </w:t>
      </w:r>
      <w:r w:rsidR="00F548EB" w:rsidRPr="007E7ED6">
        <w:rPr>
          <w:lang w:val="en-AU"/>
        </w:rPr>
        <w:t>collects</w:t>
      </w:r>
      <w:r w:rsidR="00B254E7" w:rsidRPr="007E7ED6">
        <w:rPr>
          <w:lang w:val="en-AU"/>
        </w:rPr>
        <w:t xml:space="preserve"> data for one minute, before collecting the data and inputting the necessary values into the SVM.</w:t>
      </w:r>
    </w:p>
    <w:p w:rsidR="00B254E7" w:rsidRPr="00460700" w:rsidRDefault="00B254E7" w:rsidP="00E00F4B">
      <w:pPr>
        <w:rPr>
          <w:lang w:val="en-AU"/>
        </w:rPr>
      </w:pPr>
      <w:r w:rsidRPr="00886339">
        <w:rPr>
          <w:lang w:val="en-AU"/>
        </w:rPr>
        <w:t>All data results</w:t>
      </w:r>
      <w:r w:rsidRPr="009159E1">
        <w:rPr>
          <w:lang w:val="en-AU"/>
        </w:rPr>
        <w:t xml:space="preserve"> and the final decision </w:t>
      </w:r>
      <w:proofErr w:type="gramStart"/>
      <w:r w:rsidRPr="009159E1">
        <w:rPr>
          <w:lang w:val="en-AU"/>
        </w:rPr>
        <w:t>is</w:t>
      </w:r>
      <w:proofErr w:type="gramEnd"/>
      <w:r w:rsidRPr="009159E1">
        <w:rPr>
          <w:lang w:val="en-AU"/>
        </w:rPr>
        <w:t xml:space="preserve"> outputted to this Activity, where it gives the answer. However, the supervised learning element is implemented using a Dialog. This allows us the user to provide </w:t>
      </w:r>
      <w:r w:rsidRPr="009159E1">
        <w:rPr>
          <w:lang w:val="en-AU"/>
        </w:rPr>
        <w:lastRenderedPageBreak/>
        <w:t>data about whether they are currently stressed. This is also record</w:t>
      </w:r>
      <w:r w:rsidRPr="007E7ED6">
        <w:rPr>
          <w:lang w:val="en-AU"/>
        </w:rPr>
        <w:t>ed, and all information is added to the SVM, where it is re-analysed.</w:t>
      </w:r>
    </w:p>
    <w:p w:rsidR="00B254E7" w:rsidRPr="00460700" w:rsidRDefault="00B254E7" w:rsidP="00E00F4B">
      <w:pPr>
        <w:rPr>
          <w:lang w:val="en-AU"/>
        </w:rPr>
      </w:pPr>
      <w:r w:rsidRPr="00886339">
        <w:rPr>
          <w:lang w:val="en-AU"/>
        </w:rPr>
        <w:t>All summary data is displayed until the application is exited or another test is started</w:t>
      </w:r>
      <w:r w:rsidR="00BB5766" w:rsidRPr="009159E1">
        <w:rPr>
          <w:lang w:val="en-AU"/>
        </w:rPr>
        <w:t>.</w:t>
      </w:r>
    </w:p>
    <w:p w:rsidR="003512D8" w:rsidRPr="00886339" w:rsidRDefault="003512D8" w:rsidP="003512D8">
      <w:pPr>
        <w:pStyle w:val="Heading3"/>
      </w:pPr>
      <w:bookmarkStart w:id="187" w:name="_Toc402133732"/>
      <w:r w:rsidRPr="00886339">
        <w:t xml:space="preserve">3.4.2 </w:t>
      </w:r>
      <w:proofErr w:type="gramStart"/>
      <w:r w:rsidRPr="00886339">
        <w:t>com.hari.se4911.stresstester.recorders</w:t>
      </w:r>
      <w:bookmarkEnd w:id="187"/>
      <w:proofErr w:type="gramEnd"/>
    </w:p>
    <w:p w:rsidR="005D43C2" w:rsidRPr="00460700" w:rsidRDefault="005D43C2" w:rsidP="00E00F4B">
      <w:pPr>
        <w:rPr>
          <w:lang w:val="en-AU"/>
        </w:rPr>
      </w:pPr>
      <w:r w:rsidRPr="007E7ED6">
        <w:rPr>
          <w:lang w:val="en-AU"/>
        </w:rPr>
        <w:t xml:space="preserve">We must implement our own SensorEventListeners. Firstly, this is done using the developed StressSensorEventListener object, an implementation of the SensorEventListener interface. This takes in </w:t>
      </w:r>
      <w:r w:rsidR="00E07E6F" w:rsidRPr="00F548EB">
        <w:rPr>
          <w:lang w:val="en-AU"/>
        </w:rPr>
        <w:t xml:space="preserve">two other SensorEventListener implementations, the </w:t>
      </w:r>
      <w:r w:rsidRPr="00854929">
        <w:rPr>
          <w:lang w:val="en-AU"/>
        </w:rPr>
        <w:t>HygrometerRecorder and AccelerometerRecorder (discussed below)</w:t>
      </w:r>
      <w:r w:rsidR="00DE56F6" w:rsidRPr="00367583">
        <w:rPr>
          <w:lang w:val="en-AU"/>
        </w:rPr>
        <w:t xml:space="preserve">. This listener, which is directly used by our MainActivity, </w:t>
      </w:r>
      <w:r w:rsidRPr="00367583">
        <w:rPr>
          <w:lang w:val="en-AU"/>
        </w:rPr>
        <w:t>delegates its information between the two accordingly.</w:t>
      </w:r>
    </w:p>
    <w:p w:rsidR="005D43C2" w:rsidRPr="00460700" w:rsidRDefault="005D43C2" w:rsidP="00E00F4B">
      <w:pPr>
        <w:rPr>
          <w:lang w:val="en-AU"/>
        </w:rPr>
      </w:pPr>
      <w:r w:rsidRPr="00886339">
        <w:rPr>
          <w:lang w:val="en-AU"/>
        </w:rPr>
        <w:t xml:space="preserve">The AccelerometerRecorder </w:t>
      </w:r>
      <w:r w:rsidR="00E07E6F" w:rsidRPr="009159E1">
        <w:rPr>
          <w:lang w:val="en-AU"/>
        </w:rPr>
        <w:t>is used to detect changes in the accelerometer. In particular, we set up three ArrayLists that will continually ad</w:t>
      </w:r>
      <w:r w:rsidR="00E07E6F" w:rsidRPr="007E7ED6">
        <w:rPr>
          <w:lang w:val="en-AU"/>
        </w:rPr>
        <w:t xml:space="preserve">d substantial changes in direction in the x, y or z direction. </w:t>
      </w:r>
      <w:r w:rsidR="00744789" w:rsidRPr="00F548EB">
        <w:rPr>
          <w:lang w:val="en-AU"/>
        </w:rPr>
        <w:t>Every time</w:t>
      </w:r>
      <w:r w:rsidR="00E07E6F" w:rsidRPr="00F548EB">
        <w:rPr>
          <w:lang w:val="en-AU"/>
        </w:rPr>
        <w:t xml:space="preserve"> the sensor detects a change, the object will compare the current acceleration and the previous accelerat</w:t>
      </w:r>
      <w:r w:rsidR="00E07E6F" w:rsidRPr="00854929">
        <w:rPr>
          <w:lang w:val="en-AU"/>
        </w:rPr>
        <w:t>ion. If the change is beyond a magnitude of 2ms</w:t>
      </w:r>
      <w:r w:rsidR="00E07E6F" w:rsidRPr="00854929">
        <w:rPr>
          <w:vertAlign w:val="superscript"/>
          <w:lang w:val="en-AU"/>
        </w:rPr>
        <w:t>-2</w:t>
      </w:r>
      <w:r w:rsidR="00E07E6F" w:rsidRPr="00A745AD">
        <w:rPr>
          <w:lang w:val="en-AU"/>
        </w:rPr>
        <w:t>, we consider this a large change in acceleration for it to be considered a physical “turn”.</w:t>
      </w:r>
      <w:r w:rsidR="001A35B8" w:rsidRPr="00367583">
        <w:rPr>
          <w:lang w:val="en-AU"/>
        </w:rPr>
        <w:t xml:space="preserve"> Each of these turns </w:t>
      </w:r>
      <w:proofErr w:type="gramStart"/>
      <w:r w:rsidR="001A35B8" w:rsidRPr="00367583">
        <w:rPr>
          <w:lang w:val="en-AU"/>
        </w:rPr>
        <w:t>are</w:t>
      </w:r>
      <w:proofErr w:type="gramEnd"/>
      <w:r w:rsidR="001A35B8" w:rsidRPr="00367583">
        <w:rPr>
          <w:lang w:val="en-AU"/>
        </w:rPr>
        <w:t xml:space="preserve"> stored in a primitive array for analysis.</w:t>
      </w:r>
    </w:p>
    <w:p w:rsidR="00D56981" w:rsidRPr="00460700" w:rsidRDefault="00D56981" w:rsidP="00E00F4B">
      <w:pPr>
        <w:keepNext/>
        <w:jc w:val="center"/>
        <w:rPr>
          <w:lang w:val="en-AU"/>
        </w:rPr>
      </w:pPr>
      <w:r w:rsidRPr="00886339">
        <w:rPr>
          <w:noProof/>
          <w:lang w:val="en-AU" w:eastAsia="en-AU"/>
        </w:rPr>
        <w:drawing>
          <wp:inline distT="0" distB="0" distL="0" distR="0" wp14:anchorId="4935E723" wp14:editId="33F111CB">
            <wp:extent cx="2844224" cy="3400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s_device.png"/>
                    <pic:cNvPicPr/>
                  </pic:nvPicPr>
                  <pic:blipFill>
                    <a:blip r:embed="rId20">
                      <a:extLst>
                        <a:ext uri="{28A0092B-C50C-407E-A947-70E740481C1C}">
                          <a14:useLocalDpi xmlns:a14="http://schemas.microsoft.com/office/drawing/2010/main" val="0"/>
                        </a:ext>
                      </a:extLst>
                    </a:blip>
                    <a:stretch>
                      <a:fillRect/>
                    </a:stretch>
                  </pic:blipFill>
                  <pic:spPr>
                    <a:xfrm>
                      <a:off x="0" y="0"/>
                      <a:ext cx="2845516" cy="3401969"/>
                    </a:xfrm>
                    <a:prstGeom prst="rect">
                      <a:avLst/>
                    </a:prstGeom>
                  </pic:spPr>
                </pic:pic>
              </a:graphicData>
            </a:graphic>
          </wp:inline>
        </w:drawing>
      </w:r>
    </w:p>
    <w:p w:rsidR="00D56981" w:rsidRPr="00460700" w:rsidRDefault="00D56981" w:rsidP="00E00F4B">
      <w:pPr>
        <w:pStyle w:val="Caption"/>
        <w:jc w:val="center"/>
        <w:rPr>
          <w:lang w:val="en-AU"/>
        </w:rPr>
      </w:pPr>
      <w:bookmarkStart w:id="188" w:name="_Toc402133746"/>
      <w:r w:rsidRPr="00460700">
        <w:rPr>
          <w:color w:val="auto"/>
          <w:lang w:val="en-AU"/>
        </w:rPr>
        <w:t xml:space="preserve">Figure </w:t>
      </w:r>
      <w:r w:rsidRPr="00460700">
        <w:rPr>
          <w:color w:val="auto"/>
          <w:lang w:val="en-AU"/>
        </w:rPr>
        <w:fldChar w:fldCharType="begin"/>
      </w:r>
      <w:r w:rsidRPr="00460700">
        <w:rPr>
          <w:color w:val="auto"/>
          <w:lang w:val="en-AU"/>
        </w:rPr>
        <w:instrText xml:space="preserve"> SEQ Figure \* ARABIC </w:instrText>
      </w:r>
      <w:r w:rsidRPr="00460700">
        <w:rPr>
          <w:color w:val="auto"/>
          <w:lang w:val="en-AU"/>
        </w:rPr>
        <w:fldChar w:fldCharType="separate"/>
      </w:r>
      <w:r w:rsidR="003E0BF6" w:rsidRPr="00460700">
        <w:rPr>
          <w:noProof/>
          <w:color w:val="auto"/>
          <w:lang w:val="en-AU"/>
        </w:rPr>
        <w:t>5</w:t>
      </w:r>
      <w:r w:rsidRPr="00460700">
        <w:rPr>
          <w:color w:val="auto"/>
          <w:lang w:val="en-AU"/>
        </w:rPr>
        <w:fldChar w:fldCharType="end"/>
      </w:r>
      <w:r w:rsidR="00C267D1" w:rsidRPr="00460700">
        <w:rPr>
          <w:color w:val="auto"/>
          <w:lang w:val="en-AU"/>
        </w:rPr>
        <w:t xml:space="preserve"> –</w:t>
      </w:r>
      <w:r w:rsidRPr="00460700">
        <w:rPr>
          <w:color w:val="auto"/>
          <w:lang w:val="en-AU"/>
        </w:rPr>
        <w:t xml:space="preserve"> Perpendicular components x, y and z, </w:t>
      </w:r>
      <w:r w:rsidRPr="00460700">
        <w:rPr>
          <w:noProof/>
          <w:color w:val="auto"/>
          <w:lang w:val="en-AU"/>
        </w:rPr>
        <w:t>that an accelerometer can detect changes in</w:t>
      </w:r>
      <w:bookmarkEnd w:id="188"/>
    </w:p>
    <w:p w:rsidR="00E07E6F" w:rsidRPr="00460700" w:rsidRDefault="00E07E6F" w:rsidP="00E00F4B">
      <w:pPr>
        <w:rPr>
          <w:lang w:val="en-AU"/>
        </w:rPr>
      </w:pPr>
      <w:r w:rsidRPr="00886339">
        <w:rPr>
          <w:lang w:val="en-AU"/>
        </w:rPr>
        <w:lastRenderedPageBreak/>
        <w:t>The Hygr</w:t>
      </w:r>
      <w:r w:rsidRPr="009159E1">
        <w:rPr>
          <w:lang w:val="en-AU"/>
        </w:rPr>
        <w:t xml:space="preserve">ometerRecorder </w:t>
      </w:r>
      <w:r w:rsidR="00DE56F6" w:rsidRPr="007E7ED6">
        <w:rPr>
          <w:lang w:val="en-AU"/>
        </w:rPr>
        <w:t xml:space="preserve">simply </w:t>
      </w:r>
      <w:r w:rsidR="001D0F81" w:rsidRPr="007E7ED6">
        <w:rPr>
          <w:lang w:val="en-AU"/>
        </w:rPr>
        <w:t>records humidity</w:t>
      </w:r>
      <w:r w:rsidR="00DE56F6" w:rsidRPr="007E7ED6">
        <w:rPr>
          <w:lang w:val="en-AU"/>
        </w:rPr>
        <w:t xml:space="preserve"> </w:t>
      </w:r>
      <w:r w:rsidR="001D0F81" w:rsidRPr="007E7ED6">
        <w:rPr>
          <w:lang w:val="en-AU"/>
        </w:rPr>
        <w:t xml:space="preserve">readings </w:t>
      </w:r>
      <w:r w:rsidR="00DE56F6" w:rsidRPr="007E7ED6">
        <w:rPr>
          <w:lang w:val="en-AU"/>
        </w:rPr>
        <w:t>throughout the minute time period. This occurs constantly i.e. whenever the sensor can pick up data. The data returned is simply</w:t>
      </w:r>
      <w:r w:rsidR="00DE56F6" w:rsidRPr="00F548EB">
        <w:rPr>
          <w:lang w:val="en-AU"/>
        </w:rPr>
        <w:t xml:space="preserve"> an ArrayList of the relative humidity at that point in time.</w:t>
      </w:r>
    </w:p>
    <w:p w:rsidR="00DE56F6" w:rsidRPr="00460700" w:rsidRDefault="00DE56F6" w:rsidP="00E00F4B">
      <w:pPr>
        <w:rPr>
          <w:lang w:val="en-AU"/>
        </w:rPr>
      </w:pPr>
      <w:r w:rsidRPr="00886339">
        <w:rPr>
          <w:lang w:val="en-AU"/>
        </w:rPr>
        <w:t>Lastly, the VoiceR</w:t>
      </w:r>
      <w:r w:rsidRPr="009159E1">
        <w:rPr>
          <w:lang w:val="en-AU"/>
        </w:rPr>
        <w:t xml:space="preserve">ecorder object is simply another Activity, and does not depend on the hardware using SensorEventListeners. The AudioRecord object is necessary for </w:t>
      </w:r>
      <w:r w:rsidR="00744789" w:rsidRPr="007E7ED6">
        <w:rPr>
          <w:lang w:val="en-AU"/>
        </w:rPr>
        <w:t>recording via microphone, which is specified in the implementation. This is done with a sample rate of 12000Hz, which is what is most effective for the Samsung Galaxy S4.</w:t>
      </w:r>
      <w:r w:rsidR="001D0F81" w:rsidRPr="00F548EB">
        <w:rPr>
          <w:lang w:val="en-AU"/>
        </w:rPr>
        <w:t xml:space="preserve"> During the minute, the microphone will record as much data as the object can store at a time. When this limit is f</w:t>
      </w:r>
      <w:r w:rsidR="001D0F81" w:rsidRPr="00854929">
        <w:rPr>
          <w:lang w:val="en-AU"/>
        </w:rPr>
        <w:t xml:space="preserve">illed, the amount is averaged out to find </w:t>
      </w:r>
      <w:proofErr w:type="gramStart"/>
      <w:r w:rsidR="001D0F81" w:rsidRPr="00854929">
        <w:rPr>
          <w:lang w:val="en-AU"/>
        </w:rPr>
        <w:t>an average</w:t>
      </w:r>
      <w:proofErr w:type="gramEnd"/>
      <w:r w:rsidR="001D0F81" w:rsidRPr="00854929">
        <w:rPr>
          <w:lang w:val="en-AU"/>
        </w:rPr>
        <w:t xml:space="preserve"> amplitude over this time. These averages are stored away in an ArrayList</w:t>
      </w:r>
      <w:r w:rsidR="00CD77A6" w:rsidRPr="00367583">
        <w:rPr>
          <w:lang w:val="en-AU"/>
        </w:rPr>
        <w:t>, and used later in the analysis</w:t>
      </w:r>
      <w:r w:rsidR="001D0F81" w:rsidRPr="00367583">
        <w:rPr>
          <w:lang w:val="en-AU"/>
        </w:rPr>
        <w:t>.</w:t>
      </w:r>
    </w:p>
    <w:p w:rsidR="003512D8" w:rsidRPr="009159E1" w:rsidRDefault="003512D8" w:rsidP="003512D8">
      <w:pPr>
        <w:pStyle w:val="Heading3"/>
      </w:pPr>
      <w:bookmarkStart w:id="189" w:name="_Toc402133733"/>
      <w:r w:rsidRPr="00886339">
        <w:t xml:space="preserve">3.4.3 </w:t>
      </w:r>
      <w:proofErr w:type="gramStart"/>
      <w:r w:rsidRPr="00886339">
        <w:t>com.hari.se4911.stresstester.results</w:t>
      </w:r>
      <w:bookmarkEnd w:id="189"/>
      <w:proofErr w:type="gramEnd"/>
    </w:p>
    <w:p w:rsidR="00D56981" w:rsidRPr="007E7ED6" w:rsidRDefault="00D56981" w:rsidP="00E00F4B">
      <w:pPr>
        <w:rPr>
          <w:lang w:val="en-AU"/>
        </w:rPr>
      </w:pPr>
      <w:r w:rsidRPr="007E7ED6">
        <w:rPr>
          <w:lang w:val="en-AU"/>
        </w:rPr>
        <w:t>This package contains all stored data and objects directly related to stress, that all directly help produce the output necessary for our MainActivity, let alone determine a result based on input data.</w:t>
      </w:r>
    </w:p>
    <w:p w:rsidR="00D56981" w:rsidRPr="00367583" w:rsidRDefault="00D56981" w:rsidP="00E00F4B">
      <w:pPr>
        <w:rPr>
          <w:lang w:val="en-AU"/>
        </w:rPr>
      </w:pPr>
      <w:r w:rsidRPr="007E7ED6">
        <w:rPr>
          <w:lang w:val="en-AU"/>
        </w:rPr>
        <w:t>A StressResult object was created to collate all collected information from our recorders, and determine a r</w:t>
      </w:r>
      <w:r w:rsidRPr="00F548EB">
        <w:rPr>
          <w:lang w:val="en-AU"/>
        </w:rPr>
        <w:t>esult when combined with other classes. We determine the significance of the number of turns in this case by considering how many changes there were in acceleration in all directions. We focus on the change</w:t>
      </w:r>
      <w:r w:rsidR="00962131" w:rsidRPr="00854929">
        <w:rPr>
          <w:lang w:val="en-AU"/>
        </w:rPr>
        <w:t>s</w:t>
      </w:r>
      <w:r w:rsidRPr="00854929">
        <w:rPr>
          <w:lang w:val="en-AU"/>
        </w:rPr>
        <w:t xml:space="preserve"> in direction in the z direction</w:t>
      </w:r>
      <w:r w:rsidR="00036F85" w:rsidRPr="00854929">
        <w:rPr>
          <w:lang w:val="en-AU"/>
        </w:rPr>
        <w:t>, namely</w:t>
      </w:r>
      <w:r w:rsidRPr="00A745AD">
        <w:rPr>
          <w:lang w:val="en-AU"/>
        </w:rPr>
        <w:t xml:space="preserve"> how many there are in comparison to </w:t>
      </w:r>
      <w:r w:rsidR="00962131" w:rsidRPr="00367583">
        <w:rPr>
          <w:lang w:val="en-AU"/>
        </w:rPr>
        <w:t xml:space="preserve">the x and y </w:t>
      </w:r>
      <w:r w:rsidRPr="00367583">
        <w:rPr>
          <w:lang w:val="en-AU"/>
        </w:rPr>
        <w:t>directions (which in theory should be minimal).</w:t>
      </w:r>
    </w:p>
    <w:p w:rsidR="00D56981" w:rsidRPr="00886339" w:rsidRDefault="00D56981" w:rsidP="00E00F4B">
      <w:pPr>
        <w:rPr>
          <w:lang w:val="en-AU"/>
        </w:rPr>
      </w:pPr>
      <w:r w:rsidRPr="00886339">
        <w:rPr>
          <w:lang w:val="en-AU"/>
        </w:rPr>
        <w:t xml:space="preserve">The hygrometer readings are used to take a simple average. This is because there is no need to </w:t>
      </w:r>
      <w:r w:rsidR="009407D3" w:rsidRPr="00886339">
        <w:rPr>
          <w:lang w:val="en-AU"/>
        </w:rPr>
        <w:t>worry about how it changes over time and should be constant in the ideal world. The solution is based on a person’s stress level at a point in time, rather than assessing how the person’s stress levels change throughout the minute. Thus, even though it is possible to assess how respiration may change over the minute to gather more data, we do not consider this for our binary classification.</w:t>
      </w:r>
    </w:p>
    <w:p w:rsidR="009407D3" w:rsidRPr="00886339" w:rsidRDefault="009407D3" w:rsidP="00E00F4B">
      <w:pPr>
        <w:rPr>
          <w:lang w:val="en-AU"/>
        </w:rPr>
      </w:pPr>
      <w:r w:rsidRPr="00886339">
        <w:rPr>
          <w:lang w:val="en-AU"/>
        </w:rPr>
        <w:t xml:space="preserve">The voice readings, when taken accurately, have been deduced to exceed a level of ‘75’ when one’s voice is “loud”, as mentioned in 3.3.2. We take a note of how many of these values </w:t>
      </w:r>
      <w:proofErr w:type="gramStart"/>
      <w:r w:rsidR="005E5207" w:rsidRPr="00886339">
        <w:rPr>
          <w:lang w:val="en-AU"/>
        </w:rPr>
        <w:t>exceed this value</w:t>
      </w:r>
      <w:proofErr w:type="gramEnd"/>
      <w:r w:rsidR="00B10581" w:rsidRPr="00886339">
        <w:rPr>
          <w:lang w:val="en-AU"/>
        </w:rPr>
        <w:t>,</w:t>
      </w:r>
      <w:r w:rsidRPr="00886339">
        <w:rPr>
          <w:lang w:val="en-AU"/>
        </w:rPr>
        <w:t xml:space="preserve"> as a proportion of the total number of read values. </w:t>
      </w:r>
      <w:r w:rsidR="00E768AB" w:rsidRPr="00886339">
        <w:rPr>
          <w:lang w:val="en-AU"/>
        </w:rPr>
        <w:t xml:space="preserve">Furthermore, we take a simple average of the numbers to help assess what type of consistency we are getting. </w:t>
      </w:r>
      <w:r w:rsidRPr="00886339">
        <w:rPr>
          <w:lang w:val="en-AU"/>
        </w:rPr>
        <w:t>This number is also stored away.</w:t>
      </w:r>
    </w:p>
    <w:p w:rsidR="005E5207" w:rsidRPr="00886339" w:rsidRDefault="00807B32" w:rsidP="00E00F4B">
      <w:pPr>
        <w:rPr>
          <w:lang w:val="en-AU"/>
        </w:rPr>
      </w:pPr>
      <w:r w:rsidRPr="00886339">
        <w:rPr>
          <w:lang w:val="en-AU"/>
        </w:rPr>
        <w:lastRenderedPageBreak/>
        <w:t xml:space="preserve">From here, we can instantly </w:t>
      </w:r>
      <w:r w:rsidR="004B42C3" w:rsidRPr="00886339">
        <w:rPr>
          <w:lang w:val="en-AU"/>
        </w:rPr>
        <w:t>deduce</w:t>
      </w:r>
      <w:r w:rsidRPr="00886339">
        <w:rPr>
          <w:lang w:val="en-AU"/>
        </w:rPr>
        <w:t xml:space="preserve"> if one is stressed using our deduced threshold values mentioned above. </w:t>
      </w:r>
      <w:r w:rsidR="0079079A" w:rsidRPr="00886339">
        <w:rPr>
          <w:lang w:val="en-AU"/>
        </w:rPr>
        <w:t>We can also substitute these values directly into our SVM algorithm using the DataAnalyzer class (discussed below).</w:t>
      </w:r>
    </w:p>
    <w:p w:rsidR="009407D3" w:rsidRPr="00886339" w:rsidRDefault="009407D3" w:rsidP="00E00F4B">
      <w:pPr>
        <w:rPr>
          <w:lang w:val="en-AU"/>
        </w:rPr>
      </w:pPr>
      <w:r w:rsidRPr="00886339">
        <w:rPr>
          <w:lang w:val="en-AU"/>
        </w:rPr>
        <w:t>Of course, these objects are stored in persistence. This is done using the CSV file, which can be used for the application at any time. We must note that the CSV file is only accurate for one user profile at a time, since the data is relevant to them.</w:t>
      </w:r>
    </w:p>
    <w:p w:rsidR="00E768AB" w:rsidRPr="00886339" w:rsidRDefault="00E768AB" w:rsidP="00E00F4B">
      <w:pPr>
        <w:rPr>
          <w:lang w:val="en-AU"/>
        </w:rPr>
      </w:pPr>
      <w:r w:rsidRPr="00886339">
        <w:rPr>
          <w:lang w:val="en-AU"/>
        </w:rPr>
        <w:t>Our DataParser class is used at the very initial stage of the application launch, when taking in our CSV file and reading the data in. This object converts our data into an ArrayList of StressResult objects. The ArrayList is returned and used for the DataAnalyzer.</w:t>
      </w:r>
    </w:p>
    <w:p w:rsidR="00E768AB" w:rsidRPr="00886339" w:rsidRDefault="00E768AB" w:rsidP="00E00F4B">
      <w:pPr>
        <w:rPr>
          <w:lang w:val="en-AU"/>
        </w:rPr>
      </w:pPr>
      <w:r w:rsidRPr="00886339">
        <w:rPr>
          <w:lang w:val="en-AU"/>
        </w:rPr>
        <w:t xml:space="preserve">The DataAnalyzer object contains the SVM logic. When created, it takes a List of </w:t>
      </w:r>
      <w:proofErr w:type="spellStart"/>
      <w:r w:rsidRPr="00886339">
        <w:rPr>
          <w:lang w:val="en-AU"/>
        </w:rPr>
        <w:t>StressResults</w:t>
      </w:r>
      <w:proofErr w:type="spellEnd"/>
      <w:r w:rsidRPr="00886339">
        <w:rPr>
          <w:lang w:val="en-AU"/>
        </w:rPr>
        <w:t xml:space="preserve"> and asserts what the SVM vectors are. Thus, this class is mainly an implementation of the linear SVM, which can also be used to substitute values to provide an answer, as discussed before.</w:t>
      </w:r>
    </w:p>
    <w:p w:rsidR="00E768AB" w:rsidRPr="007E7ED6" w:rsidRDefault="00E768AB" w:rsidP="00E00F4B">
      <w:pPr>
        <w:rPr>
          <w:lang w:val="en-AU"/>
        </w:rPr>
      </w:pPr>
      <w:r w:rsidRPr="00886339">
        <w:rPr>
          <w:lang w:val="en-AU"/>
        </w:rPr>
        <w:t>Lastly, we return a different type of exception in the event the hardware fails</w:t>
      </w:r>
      <w:r w:rsidRPr="00886339">
        <w:rPr>
          <w:rStyle w:val="FootnoteReference"/>
          <w:lang w:val="en-AU"/>
        </w:rPr>
        <w:footnoteReference w:id="6"/>
      </w:r>
      <w:r w:rsidRPr="00886339">
        <w:rPr>
          <w:lang w:val="en-AU"/>
        </w:rPr>
        <w:t>. Thus, we have created a NoResul</w:t>
      </w:r>
      <w:r w:rsidRPr="007E7ED6">
        <w:rPr>
          <w:lang w:val="en-AU"/>
        </w:rPr>
        <w:t>tsException, specifically designed to label at what points this occurs. This is used in many of the classes to eliminate unnecessary data.</w:t>
      </w:r>
    </w:p>
    <w:p w:rsidR="0062433B" w:rsidRPr="00F548EB" w:rsidRDefault="0062433B" w:rsidP="00E00F4B">
      <w:pPr>
        <w:suppressAutoHyphens w:val="0"/>
        <w:spacing w:after="0"/>
        <w:rPr>
          <w:lang w:val="en-AU"/>
        </w:rPr>
      </w:pPr>
      <w:r w:rsidRPr="00F548EB">
        <w:rPr>
          <w:lang w:val="en-AU"/>
        </w:rPr>
        <w:br w:type="page"/>
      </w:r>
    </w:p>
    <w:p w:rsidR="0062433B" w:rsidRPr="00F548EB" w:rsidRDefault="00D47449" w:rsidP="0062433B">
      <w:pPr>
        <w:pStyle w:val="Heading1"/>
        <w:rPr>
          <w:lang w:val="en-AU"/>
        </w:rPr>
      </w:pPr>
      <w:bookmarkStart w:id="190" w:name="_Toc402133734"/>
      <w:r w:rsidRPr="00F548EB">
        <w:rPr>
          <w:lang w:val="en-AU"/>
        </w:rPr>
        <w:lastRenderedPageBreak/>
        <w:t>4</w:t>
      </w:r>
      <w:r w:rsidR="0062433B" w:rsidRPr="00F548EB">
        <w:rPr>
          <w:lang w:val="en-AU"/>
        </w:rPr>
        <w:t>. Evaluation</w:t>
      </w:r>
      <w:bookmarkEnd w:id="190"/>
    </w:p>
    <w:p w:rsidR="00E64E80" w:rsidRPr="00460700" w:rsidRDefault="004B42C3" w:rsidP="00E64E80">
      <w:pPr>
        <w:rPr>
          <w:lang w:val="en-AU"/>
        </w:rPr>
      </w:pPr>
      <w:r w:rsidRPr="00460700">
        <w:rPr>
          <w:lang w:val="en-AU"/>
        </w:rPr>
        <w:t>From here, we test our application for evaluation purposes. Evaluation is done using machine learning metrics to deduce to what degree of accuracy we have deduced one’s stress level.</w:t>
      </w:r>
    </w:p>
    <w:p w:rsidR="004B42C3" w:rsidRPr="00460700" w:rsidRDefault="004B42C3" w:rsidP="00E64E80">
      <w:pPr>
        <w:rPr>
          <w:lang w:val="en-AU"/>
        </w:rPr>
      </w:pPr>
      <w:r w:rsidRPr="00460700">
        <w:rPr>
          <w:lang w:val="en-AU"/>
        </w:rPr>
        <w:t>The following includes a testing procedure, how we have deduced accuracy and a discussion of our results.</w:t>
      </w:r>
    </w:p>
    <w:p w:rsidR="00343F3B" w:rsidRPr="007E7ED6" w:rsidRDefault="00D47449" w:rsidP="00343F3B">
      <w:pPr>
        <w:pStyle w:val="Heading2"/>
      </w:pPr>
      <w:bookmarkStart w:id="191" w:name="_Toc402133735"/>
      <w:r w:rsidRPr="00886339">
        <w:t>4</w:t>
      </w:r>
      <w:r w:rsidR="00343F3B" w:rsidRPr="009159E1">
        <w:t>.1 Testing</w:t>
      </w:r>
      <w:r w:rsidR="008F76C5" w:rsidRPr="007E7ED6">
        <w:t xml:space="preserve"> procedure</w:t>
      </w:r>
      <w:bookmarkEnd w:id="191"/>
    </w:p>
    <w:p w:rsidR="004B42C3" w:rsidRPr="002617FB" w:rsidRDefault="004B42C3" w:rsidP="00460700">
      <w:r w:rsidRPr="00460700">
        <w:rPr>
          <w:lang w:val="en-AU"/>
        </w:rPr>
        <w:t>The testing procedure is very similar to what was used to test the application and acquire data. We found this was effective in understanding the data, and fell in line wi</w:t>
      </w:r>
      <w:r w:rsidR="00D37BD7" w:rsidRPr="00460700">
        <w:rPr>
          <w:lang w:val="en-AU"/>
        </w:rPr>
        <w:t>th our aim of deducing the accuracy of the application.</w:t>
      </w:r>
    </w:p>
    <w:p w:rsidR="00D37BD7" w:rsidRPr="00460700" w:rsidRDefault="00D37BD7" w:rsidP="00D37BD7">
      <w:pPr>
        <w:pStyle w:val="ListParagraph"/>
        <w:numPr>
          <w:ilvl w:val="0"/>
          <w:numId w:val="14"/>
        </w:numPr>
        <w:rPr>
          <w:i/>
          <w:lang w:val="en-AU"/>
        </w:rPr>
      </w:pPr>
      <w:r w:rsidRPr="00886339">
        <w:rPr>
          <w:lang w:val="en-AU"/>
        </w:rPr>
        <w:t>2 people are taken, and kept in a calm and relaxed environment. These people are to use the application in the following steps.</w:t>
      </w:r>
      <w:r w:rsidRPr="009159E1">
        <w:rPr>
          <w:lang w:val="en-AU"/>
        </w:rPr>
        <w:t xml:space="preserve"> No other hardware apart from the device is used.</w:t>
      </w:r>
    </w:p>
    <w:p w:rsidR="00D37BD7" w:rsidRPr="00460700" w:rsidRDefault="00D37BD7" w:rsidP="00D37BD7">
      <w:pPr>
        <w:pStyle w:val="ListParagraph"/>
        <w:numPr>
          <w:ilvl w:val="0"/>
          <w:numId w:val="14"/>
        </w:numPr>
        <w:rPr>
          <w:i/>
          <w:lang w:val="en-AU"/>
        </w:rPr>
      </w:pPr>
      <w:r w:rsidRPr="00886339">
        <w:rPr>
          <w:lang w:val="en-AU"/>
        </w:rPr>
        <w:t>The first</w:t>
      </w:r>
      <w:r w:rsidRPr="009159E1">
        <w:rPr>
          <w:lang w:val="en-AU"/>
        </w:rPr>
        <w:t xml:space="preserve"> user is to </w:t>
      </w:r>
      <w:r w:rsidRPr="007E7ED6">
        <w:rPr>
          <w:lang w:val="en-AU"/>
        </w:rPr>
        <w:t xml:space="preserve">start the test whilst holding the phone to their face in the manner of a phone conversation, </w:t>
      </w:r>
      <w:r w:rsidRPr="00F548EB">
        <w:rPr>
          <w:lang w:val="en-AU"/>
        </w:rPr>
        <w:t xml:space="preserve">before speaking into it for one minute, with </w:t>
      </w:r>
      <w:r w:rsidR="00910588" w:rsidRPr="00F548EB">
        <w:rPr>
          <w:lang w:val="en-AU"/>
        </w:rPr>
        <w:t xml:space="preserve">all hardware activated. </w:t>
      </w:r>
      <w:r w:rsidRPr="00F548EB">
        <w:rPr>
          <w:lang w:val="en-AU"/>
        </w:rPr>
        <w:t>The passage “The quick brown fox jumped over the lazy dog</w:t>
      </w:r>
      <w:r w:rsidRPr="00854929">
        <w:rPr>
          <w:lang w:val="en-AU"/>
        </w:rPr>
        <w:t>” is repeated into the application for the minute, whilst holding the phone.</w:t>
      </w:r>
      <w:r w:rsidR="00910588" w:rsidRPr="00854929">
        <w:rPr>
          <w:lang w:val="en-AU"/>
        </w:rPr>
        <w:t xml:space="preserve"> This is repeated ten times.</w:t>
      </w:r>
    </w:p>
    <w:p w:rsidR="00910588" w:rsidRPr="00460700" w:rsidRDefault="00910588" w:rsidP="00D37BD7">
      <w:pPr>
        <w:pStyle w:val="ListParagraph"/>
        <w:numPr>
          <w:ilvl w:val="0"/>
          <w:numId w:val="14"/>
        </w:numPr>
        <w:rPr>
          <w:lang w:val="en-AU"/>
        </w:rPr>
      </w:pPr>
      <w:r w:rsidRPr="00460700">
        <w:rPr>
          <w:lang w:val="en-AU"/>
        </w:rPr>
        <w:t xml:space="preserve">This time whilst watching a scary film </w:t>
      </w:r>
      <w:r w:rsidR="00672769" w:rsidRPr="00460700">
        <w:rPr>
          <w:lang w:val="en-AU"/>
        </w:rPr>
        <w:t>clip that</w:t>
      </w:r>
      <w:r w:rsidRPr="00460700">
        <w:rPr>
          <w:lang w:val="en-AU"/>
        </w:rPr>
        <w:t xml:space="preserve"> incites shock in the user. Upon shock, the user is asked to re-use the application. This happens on 3 separate occasions.</w:t>
      </w:r>
    </w:p>
    <w:p w:rsidR="00672769" w:rsidRPr="00460700" w:rsidRDefault="00672769" w:rsidP="00672769">
      <w:pPr>
        <w:pStyle w:val="ListParagraph"/>
        <w:numPr>
          <w:ilvl w:val="0"/>
          <w:numId w:val="14"/>
        </w:numPr>
        <w:rPr>
          <w:lang w:val="en-AU"/>
        </w:rPr>
      </w:pPr>
      <w:r w:rsidRPr="00886339">
        <w:rPr>
          <w:lang w:val="en-AU"/>
        </w:rPr>
        <w:t>All data was collected fro</w:t>
      </w:r>
      <w:r w:rsidRPr="00460700">
        <w:rPr>
          <w:lang w:val="en-AU"/>
        </w:rPr>
        <w:t xml:space="preserve">m the application using the generated CSV </w:t>
      </w:r>
      <w:del w:id="192" w:author="Veerakumar" w:date="2014-10-27T22:39:00Z">
        <w:r w:rsidRPr="00460700" w:rsidDel="00C82D7D">
          <w:rPr>
            <w:lang w:val="en-AU"/>
          </w:rPr>
          <w:delText>file, that</w:delText>
        </w:r>
      </w:del>
      <w:ins w:id="193" w:author="Veerakumar" w:date="2014-10-27T22:39:00Z">
        <w:r w:rsidR="00C82D7D" w:rsidRPr="00460700">
          <w:rPr>
            <w:lang w:val="en-AU"/>
          </w:rPr>
          <w:t>file, which</w:t>
        </w:r>
      </w:ins>
      <w:r w:rsidRPr="00460700">
        <w:rPr>
          <w:lang w:val="en-AU"/>
        </w:rPr>
        <w:t xml:space="preserve"> was used in our analysis.</w:t>
      </w:r>
    </w:p>
    <w:p w:rsidR="00D37BD7" w:rsidRPr="007E7ED6" w:rsidRDefault="00D37BD7" w:rsidP="00D37BD7">
      <w:pPr>
        <w:pStyle w:val="ListParagraph"/>
        <w:numPr>
          <w:ilvl w:val="0"/>
          <w:numId w:val="14"/>
        </w:numPr>
        <w:rPr>
          <w:lang w:val="en-AU"/>
        </w:rPr>
      </w:pPr>
      <w:r w:rsidRPr="00886339">
        <w:rPr>
          <w:lang w:val="en-AU"/>
        </w:rPr>
        <w:t xml:space="preserve">This process is repeated </w:t>
      </w:r>
      <w:r w:rsidRPr="009159E1">
        <w:rPr>
          <w:lang w:val="en-AU"/>
        </w:rPr>
        <w:t xml:space="preserve">for </w:t>
      </w:r>
      <w:r w:rsidRPr="007E7ED6">
        <w:rPr>
          <w:lang w:val="en-AU"/>
        </w:rPr>
        <w:t xml:space="preserve">the </w:t>
      </w:r>
      <w:r w:rsidR="00910588" w:rsidRPr="007E7ED6">
        <w:rPr>
          <w:lang w:val="en-AU"/>
        </w:rPr>
        <w:t xml:space="preserve">second </w:t>
      </w:r>
      <w:r w:rsidRPr="007E7ED6">
        <w:rPr>
          <w:lang w:val="en-AU"/>
        </w:rPr>
        <w:t>user.</w:t>
      </w:r>
    </w:p>
    <w:p w:rsidR="00E32B7D" w:rsidRPr="00886339" w:rsidRDefault="00E32B7D" w:rsidP="00460700">
      <w:pPr>
        <w:rPr>
          <w:lang w:val="en-AU"/>
        </w:rPr>
      </w:pPr>
      <w:r w:rsidRPr="00460700">
        <w:rPr>
          <w:lang w:val="en-AU"/>
        </w:rPr>
        <w:t>Thus, we have encapsulated involuntary relaxed and stressed states at instantaneous points in time.</w:t>
      </w:r>
    </w:p>
    <w:p w:rsidR="00343F3B" w:rsidRPr="007E7ED6" w:rsidRDefault="00D47449" w:rsidP="00343F3B">
      <w:pPr>
        <w:pStyle w:val="Heading2"/>
      </w:pPr>
      <w:bookmarkStart w:id="194" w:name="_Toc402133736"/>
      <w:r w:rsidRPr="00886339">
        <w:t>4</w:t>
      </w:r>
      <w:r w:rsidR="00343F3B" w:rsidRPr="009159E1">
        <w:t>.2 Method</w:t>
      </w:r>
      <w:r w:rsidR="003512D8" w:rsidRPr="007E7ED6">
        <w:t xml:space="preserve"> of analysis</w:t>
      </w:r>
      <w:bookmarkEnd w:id="194"/>
    </w:p>
    <w:p w:rsidR="00232C05" w:rsidRPr="002617FB" w:rsidRDefault="00232C05" w:rsidP="00460700">
      <w:r w:rsidRPr="00460700">
        <w:rPr>
          <w:lang w:val="en-AU"/>
        </w:rPr>
        <w:t xml:space="preserve">We will be measuring to what degree the application is accurate using a number of measures to classify the elements of our data set. This data set is easily extracted using the CSV file generated, as mentioned before. Below </w:t>
      </w:r>
      <w:proofErr w:type="gramStart"/>
      <w:r w:rsidRPr="00460700">
        <w:rPr>
          <w:lang w:val="en-AU"/>
        </w:rPr>
        <w:t>is</w:t>
      </w:r>
      <w:proofErr w:type="gramEnd"/>
      <w:r w:rsidRPr="00460700">
        <w:rPr>
          <w:lang w:val="en-AU"/>
        </w:rPr>
        <w:t xml:space="preserve"> a number of measures we will be using on the data set</w:t>
      </w:r>
      <w:r w:rsidR="003E0BF6" w:rsidRPr="00460700">
        <w:rPr>
          <w:lang w:val="en-AU"/>
        </w:rPr>
        <w:t>, specifically relevant for binary classification</w:t>
      </w:r>
      <w:r w:rsidRPr="00460700">
        <w:rPr>
          <w:lang w:val="en-AU"/>
        </w:rPr>
        <w:t>.</w:t>
      </w:r>
    </w:p>
    <w:p w:rsidR="003E0BF6" w:rsidRPr="00460700" w:rsidRDefault="00232C05" w:rsidP="00460700">
      <w:pPr>
        <w:keepNext/>
        <w:rPr>
          <w:lang w:val="en-AU"/>
        </w:rPr>
      </w:pPr>
      <w:r w:rsidRPr="00886339">
        <w:rPr>
          <w:noProof/>
          <w:lang w:val="en-AU" w:eastAsia="en-AU"/>
        </w:rPr>
        <w:lastRenderedPageBreak/>
        <w:drawing>
          <wp:inline distT="0" distB="0" distL="0" distR="0" wp14:anchorId="424457B0" wp14:editId="52E4C497">
            <wp:extent cx="6332220" cy="4923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_metrics.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4923790"/>
                    </a:xfrm>
                    <a:prstGeom prst="rect">
                      <a:avLst/>
                    </a:prstGeom>
                  </pic:spPr>
                </pic:pic>
              </a:graphicData>
            </a:graphic>
          </wp:inline>
        </w:drawing>
      </w:r>
    </w:p>
    <w:p w:rsidR="00232C05" w:rsidRPr="002617FB" w:rsidRDefault="003E0BF6" w:rsidP="00460700">
      <w:pPr>
        <w:pStyle w:val="Caption"/>
        <w:jc w:val="center"/>
      </w:pPr>
      <w:bookmarkStart w:id="195" w:name="_Toc402133747"/>
      <w:r w:rsidRPr="00460700">
        <w:rPr>
          <w:color w:val="auto"/>
          <w:lang w:val="en-AU"/>
        </w:rPr>
        <w:t xml:space="preserve">Figure </w:t>
      </w:r>
      <w:r w:rsidRPr="00460700">
        <w:rPr>
          <w:color w:val="auto"/>
          <w:lang w:val="en-AU"/>
        </w:rPr>
        <w:fldChar w:fldCharType="begin"/>
      </w:r>
      <w:r w:rsidRPr="00460700">
        <w:rPr>
          <w:color w:val="auto"/>
          <w:lang w:val="en-AU"/>
        </w:rPr>
        <w:instrText xml:space="preserve"> SEQ Figure \* ARABIC </w:instrText>
      </w:r>
      <w:r w:rsidRPr="00460700">
        <w:rPr>
          <w:color w:val="auto"/>
          <w:lang w:val="en-AU"/>
        </w:rPr>
        <w:fldChar w:fldCharType="separate"/>
      </w:r>
      <w:r w:rsidRPr="00460700">
        <w:rPr>
          <w:noProof/>
          <w:color w:val="auto"/>
          <w:lang w:val="en-AU"/>
        </w:rPr>
        <w:t>6</w:t>
      </w:r>
      <w:r w:rsidRPr="00460700">
        <w:rPr>
          <w:color w:val="auto"/>
          <w:lang w:val="en-AU"/>
        </w:rPr>
        <w:fldChar w:fldCharType="end"/>
      </w:r>
      <w:r w:rsidR="00C267D1" w:rsidRPr="00460700">
        <w:rPr>
          <w:color w:val="auto"/>
          <w:lang w:val="en-AU"/>
        </w:rPr>
        <w:t xml:space="preserve"> –</w:t>
      </w:r>
      <w:r w:rsidRPr="00460700">
        <w:rPr>
          <w:color w:val="auto"/>
          <w:lang w:val="en-AU"/>
        </w:rPr>
        <w:t xml:space="preserve"> A summary of different quantities and evaluation measures for classifiers on a test set </w:t>
      </w:r>
      <w:r w:rsidR="007E7ED6">
        <w:rPr>
          <w:color w:val="auto"/>
          <w:lang w:val="en-AU"/>
        </w:rPr>
        <w:t>‘</w:t>
      </w:r>
      <w:r w:rsidRPr="00460700">
        <w:rPr>
          <w:i/>
          <w:color w:val="auto"/>
          <w:lang w:val="en-AU"/>
        </w:rPr>
        <w:t>Te</w:t>
      </w:r>
      <w:r w:rsidR="007E7ED6">
        <w:rPr>
          <w:i/>
          <w:color w:val="auto"/>
          <w:lang w:val="en-AU"/>
        </w:rPr>
        <w:t>’</w:t>
      </w:r>
      <w:r w:rsidRPr="00460700">
        <w:rPr>
          <w:rStyle w:val="FootnoteReference"/>
          <w:i/>
          <w:color w:val="auto"/>
          <w:lang w:val="en-AU"/>
        </w:rPr>
        <w:footnoteReference w:id="7"/>
      </w:r>
      <w:sdt>
        <w:sdtPr>
          <w:rPr>
            <w:i/>
            <w:color w:val="auto"/>
            <w:lang w:val="en-AU"/>
          </w:rPr>
          <w:id w:val="1987039678"/>
          <w:citation/>
        </w:sdtPr>
        <w:sdtContent>
          <w:r w:rsidRPr="00460700">
            <w:rPr>
              <w:i/>
              <w:color w:val="auto"/>
              <w:lang w:val="en-AU"/>
            </w:rPr>
            <w:fldChar w:fldCharType="begin"/>
          </w:r>
          <w:r w:rsidRPr="00460700">
            <w:rPr>
              <w:i/>
              <w:color w:val="auto"/>
              <w:lang w:val="en-AU"/>
            </w:rPr>
            <w:instrText xml:space="preserve"> CITATION Pet12 \l 3081 </w:instrText>
          </w:r>
          <w:r w:rsidRPr="00460700">
            <w:rPr>
              <w:i/>
              <w:color w:val="auto"/>
              <w:lang w:val="en-AU"/>
            </w:rPr>
            <w:fldChar w:fldCharType="separate"/>
          </w:r>
          <w:r w:rsidR="002E795E">
            <w:rPr>
              <w:i/>
              <w:noProof/>
              <w:color w:val="auto"/>
              <w:lang w:val="en-AU"/>
            </w:rPr>
            <w:t xml:space="preserve"> </w:t>
          </w:r>
          <w:r w:rsidR="002E795E" w:rsidRPr="002E795E">
            <w:rPr>
              <w:noProof/>
              <w:color w:val="auto"/>
              <w:lang w:val="en-AU"/>
            </w:rPr>
            <w:t>[2]</w:t>
          </w:r>
          <w:r w:rsidRPr="00460700">
            <w:rPr>
              <w:i/>
              <w:color w:val="auto"/>
              <w:lang w:val="en-AU"/>
            </w:rPr>
            <w:fldChar w:fldCharType="end"/>
          </w:r>
        </w:sdtContent>
      </w:sdt>
      <w:r w:rsidRPr="00460700">
        <w:rPr>
          <w:color w:val="auto"/>
          <w:lang w:val="en-AU"/>
        </w:rPr>
        <w:t>.</w:t>
      </w:r>
      <w:bookmarkEnd w:id="195"/>
    </w:p>
    <w:p w:rsidR="003E0BF6" w:rsidRPr="002617FB" w:rsidRDefault="00AB0032" w:rsidP="00460700">
      <w:r w:rsidRPr="00460700">
        <w:rPr>
          <w:lang w:val="en-AU"/>
        </w:rPr>
        <w:t>Furthermore, we will include visual aids via graphs of expected results vs. actual results.</w:t>
      </w:r>
    </w:p>
    <w:p w:rsidR="00343F3B" w:rsidRPr="007E7ED6" w:rsidRDefault="00D47449" w:rsidP="00343F3B">
      <w:pPr>
        <w:pStyle w:val="Heading2"/>
      </w:pPr>
      <w:bookmarkStart w:id="196" w:name="_Toc402133737"/>
      <w:r w:rsidRPr="00886339">
        <w:t>4</w:t>
      </w:r>
      <w:r w:rsidR="00343F3B" w:rsidRPr="009159E1">
        <w:t>.3 Results</w:t>
      </w:r>
      <w:bookmarkEnd w:id="196"/>
    </w:p>
    <w:p w:rsidR="00AB0032" w:rsidRPr="002617FB" w:rsidRDefault="00AB0032" w:rsidP="00460700">
      <w:r w:rsidRPr="00460700">
        <w:rPr>
          <w:lang w:val="en-AU"/>
        </w:rPr>
        <w:t xml:space="preserve">Below is a summary of the calculations, as per Figure 6, as well as our comparison of expected results vs. actual </w:t>
      </w:r>
      <w:commentRangeStart w:id="197"/>
      <w:r w:rsidRPr="00460700">
        <w:rPr>
          <w:lang w:val="en-AU"/>
        </w:rPr>
        <w:t>results</w:t>
      </w:r>
      <w:commentRangeEnd w:id="197"/>
      <w:r w:rsidR="006D5F5D" w:rsidRPr="00460700">
        <w:rPr>
          <w:rStyle w:val="CommentReference"/>
          <w:lang w:val="en-AU"/>
        </w:rPr>
        <w:commentReference w:id="197"/>
      </w:r>
      <w:r w:rsidRPr="00460700">
        <w:rPr>
          <w:lang w:val="en-AU"/>
        </w:rPr>
        <w:t>.</w:t>
      </w:r>
      <w:r w:rsidR="006D5F5D" w:rsidRPr="00460700">
        <w:rPr>
          <w:lang w:val="en-AU"/>
        </w:rPr>
        <w:t xml:space="preserve"> We note that our results are split into groups of 10, with a final evaluation of all information as a whole as well. This is imperative to understand how the accuracy of the machine </w:t>
      </w:r>
      <w:r w:rsidR="006D5F5D" w:rsidRPr="00460700">
        <w:rPr>
          <w:lang w:val="en-AU"/>
        </w:rPr>
        <w:lastRenderedPageBreak/>
        <w:t>increases with usage.</w:t>
      </w:r>
      <w:r w:rsidR="00BF3295" w:rsidRPr="00460700">
        <w:rPr>
          <w:lang w:val="en-AU"/>
        </w:rPr>
        <w:t xml:space="preserve"> A final graph showing how accuracy increases with every use is used to further demonstrate this.</w:t>
      </w:r>
      <w:r w:rsidR="00BF3295" w:rsidRPr="00460700">
        <w:rPr>
          <w:rStyle w:val="FootnoteReference"/>
          <w:lang w:val="en-AU"/>
        </w:rPr>
        <w:footnoteReference w:id="8"/>
      </w:r>
      <w:r w:rsidR="00BF3295" w:rsidRPr="00460700">
        <w:rPr>
          <w:lang w:val="en-AU"/>
        </w:rPr>
        <w:t>.</w:t>
      </w:r>
    </w:p>
    <w:p w:rsidR="00AB0032" w:rsidRPr="00460700" w:rsidDel="00E10680" w:rsidRDefault="00AB0032" w:rsidP="00460700">
      <w:pPr>
        <w:rPr>
          <w:del w:id="198" w:author="Veerakumar" w:date="2014-10-27T22:18:00Z"/>
        </w:rPr>
      </w:pPr>
    </w:p>
    <w:p w:rsidR="003255D7" w:rsidRPr="00886339" w:rsidRDefault="00D47449" w:rsidP="003255D7">
      <w:pPr>
        <w:pStyle w:val="Heading2"/>
      </w:pPr>
      <w:bookmarkStart w:id="199" w:name="_Toc402133738"/>
      <w:r w:rsidRPr="00886339">
        <w:t>4</w:t>
      </w:r>
      <w:r w:rsidR="003255D7" w:rsidRPr="009159E1">
        <w:t xml:space="preserve">.4 </w:t>
      </w:r>
      <w:commentRangeStart w:id="200"/>
      <w:r w:rsidR="003255D7" w:rsidRPr="009159E1">
        <w:t>Discussion</w:t>
      </w:r>
      <w:commentRangeEnd w:id="200"/>
      <w:r w:rsidR="003255D7" w:rsidRPr="00460700">
        <w:rPr>
          <w:rStyle w:val="CommentReference"/>
          <w:rFonts w:ascii="Times New Roman" w:hAnsi="Times New Roman"/>
          <w:b w:val="0"/>
          <w:bCs w:val="0"/>
        </w:rPr>
        <w:commentReference w:id="200"/>
      </w:r>
      <w:bookmarkEnd w:id="199"/>
    </w:p>
    <w:p w:rsidR="0030101F" w:rsidRPr="002617FB" w:rsidRDefault="00930AED" w:rsidP="00460700">
      <w:r w:rsidRPr="00460700">
        <w:rPr>
          <w:lang w:val="en-AU"/>
        </w:rPr>
        <w:t>Our methodology in starting this application has proven to be valid. We have first started with appropriate research, before forming hypotheses and a solution. Our solution is then tested against the hypothesis using validated methods. These methods can be considered valid as all can be justified with relevance to the aim.</w:t>
      </w:r>
    </w:p>
    <w:p w:rsidR="00BF3295" w:rsidRPr="002617FB" w:rsidRDefault="0030101F" w:rsidP="00460700">
      <w:r w:rsidRPr="00460700">
        <w:rPr>
          <w:lang w:val="en-AU"/>
        </w:rPr>
        <w:t>Thus, w</w:t>
      </w:r>
      <w:r w:rsidR="00D947A2" w:rsidRPr="00460700">
        <w:rPr>
          <w:lang w:val="en-AU"/>
        </w:rPr>
        <w:t>e</w:t>
      </w:r>
      <w:r w:rsidR="00BF3295" w:rsidRPr="00460700">
        <w:rPr>
          <w:lang w:val="en-AU"/>
        </w:rPr>
        <w:t xml:space="preserve"> </w:t>
      </w:r>
      <w:r w:rsidRPr="00460700">
        <w:rPr>
          <w:lang w:val="en-AU"/>
        </w:rPr>
        <w:t xml:space="preserve">have validly </w:t>
      </w:r>
      <w:r w:rsidR="00BF3295" w:rsidRPr="00460700">
        <w:rPr>
          <w:lang w:val="en-AU"/>
        </w:rPr>
        <w:t>deduce</w:t>
      </w:r>
      <w:r w:rsidRPr="00460700">
        <w:rPr>
          <w:lang w:val="en-AU"/>
        </w:rPr>
        <w:t>d</w:t>
      </w:r>
      <w:r w:rsidR="00BF3295" w:rsidRPr="00460700">
        <w:rPr>
          <w:lang w:val="en-AU"/>
        </w:rPr>
        <w:t xml:space="preserve"> the accuracy </w:t>
      </w:r>
      <w:r w:rsidRPr="00460700">
        <w:rPr>
          <w:lang w:val="en-AU"/>
        </w:rPr>
        <w:t xml:space="preserve">of our solution </w:t>
      </w:r>
      <w:r w:rsidR="00BF3295" w:rsidRPr="00460700">
        <w:rPr>
          <w:lang w:val="en-AU"/>
        </w:rPr>
        <w:t xml:space="preserve">ranges </w:t>
      </w:r>
      <w:commentRangeStart w:id="201"/>
      <w:r w:rsidR="00BF3295" w:rsidRPr="00460700">
        <w:rPr>
          <w:lang w:val="en-AU"/>
        </w:rPr>
        <w:t>from</w:t>
      </w:r>
      <w:commentRangeEnd w:id="201"/>
      <w:r w:rsidR="00BF3295" w:rsidRPr="00460700">
        <w:rPr>
          <w:rStyle w:val="CommentReference"/>
          <w:lang w:val="en-AU"/>
        </w:rPr>
        <w:commentReference w:id="201"/>
      </w:r>
      <w:r w:rsidR="00BF3295" w:rsidRPr="00460700">
        <w:rPr>
          <w:lang w:val="en-AU"/>
        </w:rPr>
        <w:t xml:space="preserve"> . We also notice the trend of an increase in accuracy as more results are gathered past the test data.</w:t>
      </w:r>
      <w:r w:rsidR="00CE25C4" w:rsidRPr="00460700">
        <w:rPr>
          <w:lang w:val="en-AU"/>
        </w:rPr>
        <w:t xml:space="preserve"> </w:t>
      </w:r>
      <w:r w:rsidR="00BF3295" w:rsidRPr="00460700">
        <w:rPr>
          <w:lang w:val="en-AU"/>
        </w:rPr>
        <w:t>Our hypothesis that lies directly in line with the basic principles of machine learning hold true: the accuracy of the system increases upon further use. In particular, we deduce that the machine learns about the stress behaviours of the single user at any point in time.</w:t>
      </w:r>
    </w:p>
    <w:p w:rsidR="00BF3295" w:rsidRPr="002617FB" w:rsidRDefault="00BF3295" w:rsidP="00460700">
      <w:r w:rsidRPr="00460700">
        <w:rPr>
          <w:lang w:val="en-AU"/>
        </w:rPr>
        <w:t xml:space="preserve">Our accuracy can be considered </w:t>
      </w:r>
      <w:r w:rsidR="009E40D5" w:rsidRPr="00460700">
        <w:rPr>
          <w:lang w:val="en-AU"/>
        </w:rPr>
        <w:t>relatively</w:t>
      </w:r>
      <w:r w:rsidRPr="00460700">
        <w:rPr>
          <w:lang w:val="en-AU"/>
        </w:rPr>
        <w:t xml:space="preserve"> low</w:t>
      </w:r>
      <w:r w:rsidR="009E40D5" w:rsidRPr="00460700">
        <w:rPr>
          <w:lang w:val="en-AU"/>
        </w:rPr>
        <w:t xml:space="preserve"> in terms of practical use</w:t>
      </w:r>
      <w:r w:rsidRPr="00460700">
        <w:rPr>
          <w:lang w:val="en-AU"/>
        </w:rPr>
        <w:t xml:space="preserve">. This can be attributed to a number of factors. The hardware used </w:t>
      </w:r>
      <w:r w:rsidR="00E40C55" w:rsidRPr="00460700">
        <w:rPr>
          <w:lang w:val="en-AU"/>
        </w:rPr>
        <w:t>proved to be relatively inaccurate from our experience, with the microphone in particular. This appeared to produce spikes in listening and, at times, did not detect any noise. Due to this inconsistency, some results may appear to be largely skewed to random values.</w:t>
      </w:r>
    </w:p>
    <w:p w:rsidR="005A2312" w:rsidRPr="002617FB" w:rsidRDefault="00C91536" w:rsidP="00460700">
      <w:r w:rsidRPr="00460700">
        <w:rPr>
          <w:lang w:val="en-AU"/>
        </w:rPr>
        <w:t>We also recognise the importance of which data to collect. In comparison to a lot of other state-of-the-art solutions mentioned above, the accuracy achieved is on par</w:t>
      </w:r>
      <w:r w:rsidR="00D00301" w:rsidRPr="00460700">
        <w:rPr>
          <w:lang w:val="en-AU"/>
        </w:rPr>
        <w:t xml:space="preserve">. Yet the full potential of the application has still not been achieved due to hardware constraints. </w:t>
      </w:r>
    </w:p>
    <w:p w:rsidR="00C91536" w:rsidRPr="002617FB" w:rsidRDefault="00C91536" w:rsidP="00460700">
      <w:r w:rsidRPr="00460700">
        <w:rPr>
          <w:lang w:val="en-AU"/>
        </w:rPr>
        <w:t>There is a large variety of data which we can collect to detect stress. One of those most important ones is the heart rate, which did not receive any attention in our current progressive solution. We do recognise from our previous literature review that heart rate is one of the most important factors to consider and, thus, our application is inferior to others based on this simple principle.</w:t>
      </w:r>
    </w:p>
    <w:p w:rsidR="00C91536" w:rsidRPr="002617FB" w:rsidRDefault="00C91536" w:rsidP="00460700">
      <w:r w:rsidRPr="00460700">
        <w:rPr>
          <w:lang w:val="en-AU"/>
        </w:rPr>
        <w:t xml:space="preserve">However, that is not to say that the solution does not have potential. A listener for the heart rate sensor can still be implemented and used with the correct hardware provisions. Once implemented, </w:t>
      </w:r>
      <w:r w:rsidRPr="00460700">
        <w:rPr>
          <w:lang w:val="en-AU"/>
        </w:rPr>
        <w:lastRenderedPageBreak/>
        <w:t>we will be sure to see</w:t>
      </w:r>
      <w:r w:rsidR="005A2312" w:rsidRPr="00460700">
        <w:rPr>
          <w:lang w:val="en-AU"/>
        </w:rPr>
        <w:t xml:space="preserve"> a much higher accuracy from the </w:t>
      </w:r>
      <w:proofErr w:type="gramStart"/>
      <w:r w:rsidR="005A2312" w:rsidRPr="00460700">
        <w:rPr>
          <w:lang w:val="en-AU"/>
        </w:rPr>
        <w:t>start,</w:t>
      </w:r>
      <w:proofErr w:type="gramEnd"/>
      <w:r w:rsidR="005A2312" w:rsidRPr="00460700">
        <w:rPr>
          <w:lang w:val="en-AU"/>
        </w:rPr>
        <w:t xml:space="preserve"> and a steeper climb in accuracy through its use.</w:t>
      </w:r>
    </w:p>
    <w:p w:rsidR="00C4335B" w:rsidRPr="002617FB" w:rsidRDefault="008D1C68" w:rsidP="00460700">
      <w:r w:rsidRPr="00460700">
        <w:rPr>
          <w:lang w:val="en-AU"/>
        </w:rPr>
        <w:t>We then have the question of our relatively high accuracy in comparison to other state-of-the-art technology, despite the flaws aforementioned. In comparison, we note that we have used more commonly associated physical stress symptoms and stayed further away from the physiological symptoms. As also mentioned</w:t>
      </w:r>
      <w:r w:rsidR="000B4CDB" w:rsidRPr="00460700">
        <w:rPr>
          <w:lang w:val="en-AU"/>
        </w:rPr>
        <w:t xml:space="preserve"> before</w:t>
      </w:r>
      <w:r w:rsidRPr="00460700">
        <w:rPr>
          <w:lang w:val="en-AU"/>
        </w:rPr>
        <w:t xml:space="preserve">, physical symptoms are a primary source of the solution that provided the highest degree of accuracy (91-95%) </w:t>
      </w:r>
      <w:sdt>
        <w:sdtPr>
          <w:rPr>
            <w:lang w:val="en-AU"/>
          </w:rPr>
          <w:id w:val="1533764149"/>
          <w:citation/>
        </w:sdtPr>
        <w:sdtContent>
          <w:r w:rsidRPr="00460700">
            <w:rPr>
              <w:lang w:val="en-AU"/>
            </w:rPr>
            <w:fldChar w:fldCharType="begin"/>
          </w:r>
          <w:r w:rsidRPr="00460700">
            <w:rPr>
              <w:lang w:val="en-AU"/>
            </w:rPr>
            <w:instrText xml:space="preserve"> CITATION Sha13 \l 3081 </w:instrText>
          </w:r>
          <w:r w:rsidRPr="00460700">
            <w:rPr>
              <w:lang w:val="en-AU"/>
            </w:rPr>
            <w:fldChar w:fldCharType="separate"/>
          </w:r>
          <w:r w:rsidR="002E795E" w:rsidRPr="002E795E">
            <w:rPr>
              <w:noProof/>
              <w:lang w:val="en-AU"/>
            </w:rPr>
            <w:t>[20]</w:t>
          </w:r>
          <w:r w:rsidRPr="00460700">
            <w:rPr>
              <w:lang w:val="en-AU"/>
            </w:rPr>
            <w:fldChar w:fldCharType="end"/>
          </w:r>
        </w:sdtContent>
      </w:sdt>
      <w:r w:rsidRPr="00460700">
        <w:rPr>
          <w:lang w:val="en-AU"/>
        </w:rPr>
        <w:t>. These physical symptoms mainly include pacing. Furthermore, only strong physiological symptoms were used for data collection, since there is a strong disparity between stressed and not stressed.</w:t>
      </w:r>
    </w:p>
    <w:p w:rsidR="0025730A" w:rsidRPr="002617FB" w:rsidRDefault="0025730A" w:rsidP="00460700">
      <w:r w:rsidRPr="00460700">
        <w:rPr>
          <w:lang w:val="en-AU"/>
        </w:rPr>
        <w:t>Lastly, we acknowledge where technology has currently progressed to, and how it will increase with time. We are dealing with hardware that is not necessary for the primary functions of the phone. Errors produced from most hardware were dealt with effectively by smoothening out the averages. However, as time progresses, technology will progress. We can expect that the future of the application, and other solutions for that matter, is promising with an increasing level of precision and accuracy that comes with the bettered hardware.</w:t>
      </w:r>
    </w:p>
    <w:p w:rsidR="009E40D5" w:rsidRPr="00460700" w:rsidRDefault="00802851" w:rsidP="00460700">
      <w:pPr>
        <w:rPr>
          <w:lang w:val="en-AU"/>
        </w:rPr>
      </w:pPr>
      <w:r w:rsidRPr="00460700">
        <w:rPr>
          <w:lang w:val="en-AU"/>
        </w:rPr>
        <w:t>We conclude our discussion with recognising that despite the previously mentioned flaws in the solution, it is also innovative in its approach to detect stress. Whilst this is not the complete answer, it is a piece of the puzzle to the ultimate solution.</w:t>
      </w:r>
    </w:p>
    <w:p w:rsidR="0062433B" w:rsidRPr="00886339" w:rsidRDefault="0062433B">
      <w:pPr>
        <w:suppressAutoHyphens w:val="0"/>
        <w:spacing w:after="0" w:line="276" w:lineRule="auto"/>
        <w:rPr>
          <w:lang w:val="en-AU"/>
        </w:rPr>
      </w:pPr>
      <w:r w:rsidRPr="00886339">
        <w:rPr>
          <w:lang w:val="en-AU"/>
        </w:rPr>
        <w:br w:type="page"/>
      </w:r>
    </w:p>
    <w:p w:rsidR="0062433B" w:rsidRPr="00886339" w:rsidRDefault="00D47449" w:rsidP="0062433B">
      <w:pPr>
        <w:pStyle w:val="Heading1"/>
        <w:rPr>
          <w:lang w:val="en-AU"/>
        </w:rPr>
      </w:pPr>
      <w:bookmarkStart w:id="202" w:name="_Toc402133739"/>
      <w:r w:rsidRPr="00886339">
        <w:rPr>
          <w:lang w:val="en-AU"/>
        </w:rPr>
        <w:lastRenderedPageBreak/>
        <w:t>5</w:t>
      </w:r>
      <w:r w:rsidR="0062433B" w:rsidRPr="00886339">
        <w:rPr>
          <w:lang w:val="en-AU"/>
        </w:rPr>
        <w:t>. Conclusion</w:t>
      </w:r>
      <w:bookmarkEnd w:id="202"/>
    </w:p>
    <w:p w:rsidR="00343F3B" w:rsidRPr="00886339" w:rsidRDefault="00D47449" w:rsidP="000905A8">
      <w:pPr>
        <w:pStyle w:val="Heading2"/>
      </w:pPr>
      <w:bookmarkStart w:id="203" w:name="_Toc402133740"/>
      <w:r w:rsidRPr="00886339">
        <w:t>5</w:t>
      </w:r>
      <w:r w:rsidR="00525B14" w:rsidRPr="00886339">
        <w:t>.</w:t>
      </w:r>
      <w:r w:rsidR="001B4F97" w:rsidRPr="00886339">
        <w:t>1</w:t>
      </w:r>
      <w:r w:rsidR="00525B14" w:rsidRPr="00886339">
        <w:t xml:space="preserve"> Future work</w:t>
      </w:r>
      <w:bookmarkEnd w:id="203"/>
    </w:p>
    <w:p w:rsidR="001B4F97" w:rsidRPr="002617FB" w:rsidRDefault="001B4F97" w:rsidP="00460700">
      <w:r w:rsidRPr="00460700">
        <w:rPr>
          <w:lang w:val="en-AU"/>
        </w:rPr>
        <w:t xml:space="preserve">The potential for this application, upon future work, has the potential to be the current state-of-the-art technology. </w:t>
      </w:r>
      <w:r w:rsidR="00FC781E">
        <w:rPr>
          <w:lang w:val="en-AU"/>
        </w:rPr>
        <w:t>We also recognise its limits to Android technology</w:t>
      </w:r>
      <w:r w:rsidR="00A745AD">
        <w:rPr>
          <w:lang w:val="en-AU"/>
        </w:rPr>
        <w:t>, and other uncompleted work suggested in the proposal</w:t>
      </w:r>
      <w:r w:rsidR="00FC781E">
        <w:rPr>
          <w:lang w:val="en-AU"/>
        </w:rPr>
        <w:t xml:space="preserve">. </w:t>
      </w:r>
      <w:r w:rsidR="005740C2">
        <w:rPr>
          <w:lang w:val="en-AU"/>
        </w:rPr>
        <w:t>In particular, however, primary f</w:t>
      </w:r>
      <w:r w:rsidRPr="00460700">
        <w:rPr>
          <w:lang w:val="en-AU"/>
        </w:rPr>
        <w:t>uture work specifically refers to the following:</w:t>
      </w:r>
    </w:p>
    <w:p w:rsidR="001B4F97" w:rsidRPr="00886339" w:rsidRDefault="001B4F97" w:rsidP="00460700">
      <w:pPr>
        <w:pStyle w:val="Heading3"/>
      </w:pPr>
      <w:r w:rsidRPr="00886339">
        <w:t>5.1.1 Use of heart rate sensor</w:t>
      </w:r>
    </w:p>
    <w:p w:rsidR="0083740A" w:rsidRPr="002E795E" w:rsidRDefault="0083740A" w:rsidP="00460700">
      <w:pPr>
        <w:rPr>
          <w:lang w:val="en-AU"/>
          <w:rPrChange w:id="204" w:author="Veerakumar" w:date="2014-10-27T22:57:00Z">
            <w:rPr/>
          </w:rPrChange>
        </w:rPr>
      </w:pPr>
      <w:r w:rsidRPr="002E795E">
        <w:rPr>
          <w:lang w:val="en-AU"/>
        </w:rPr>
        <w:t>The state-of-the-art heart rate sensor is property of Samsung, and currently is only available on Samsung devices. In the future, we hope to see this se</w:t>
      </w:r>
      <w:r w:rsidRPr="00D5441B">
        <w:rPr>
          <w:lang w:val="en-AU"/>
        </w:rPr>
        <w:t xml:space="preserve">nsor be used more prominently. </w:t>
      </w:r>
      <w:r w:rsidR="00886339" w:rsidRPr="00D5441B">
        <w:rPr>
          <w:lang w:val="en-AU"/>
        </w:rPr>
        <w:t>Future work currently tends towards the use of external hardware, such as electronic wrist bands that communicate with the device wirelessly – namely,</w:t>
      </w:r>
      <w:r w:rsidR="00F548EB" w:rsidRPr="00D5441B">
        <w:rPr>
          <w:lang w:val="en-AU"/>
        </w:rPr>
        <w:t xml:space="preserve"> using Bluetooth technology.</w:t>
      </w:r>
    </w:p>
    <w:p w:rsidR="00F548EB" w:rsidRPr="002E795E" w:rsidRDefault="00F548EB" w:rsidP="00460700">
      <w:pPr>
        <w:rPr>
          <w:lang w:val="en-AU"/>
          <w:rPrChange w:id="205" w:author="Veerakumar" w:date="2014-10-27T22:57:00Z">
            <w:rPr/>
          </w:rPrChange>
        </w:rPr>
      </w:pPr>
      <w:r w:rsidRPr="002E795E">
        <w:rPr>
          <w:lang w:val="en-AU"/>
        </w:rPr>
        <w:t>This has potential to be used in future work t</w:t>
      </w:r>
      <w:r w:rsidRPr="00D5441B">
        <w:rPr>
          <w:lang w:val="en-AU"/>
        </w:rPr>
        <w:t>o provide a much more accurate result, as it is a key stress response to consider, as well as its progression to ultimately be implemented into phone technology.</w:t>
      </w:r>
    </w:p>
    <w:p w:rsidR="001B4F97" w:rsidRPr="00D5441B" w:rsidRDefault="001B4F97" w:rsidP="00460700">
      <w:pPr>
        <w:pStyle w:val="Heading3"/>
      </w:pPr>
      <w:r w:rsidRPr="002E795E">
        <w:t>5.1.2 Stable hardware</w:t>
      </w:r>
    </w:p>
    <w:p w:rsidR="00854929" w:rsidRPr="002E795E" w:rsidRDefault="00854929" w:rsidP="00460700">
      <w:pPr>
        <w:rPr>
          <w:lang w:val="en-AU"/>
          <w:rPrChange w:id="206" w:author="Veerakumar" w:date="2014-10-27T22:57:00Z">
            <w:rPr/>
          </w:rPrChange>
        </w:rPr>
      </w:pPr>
      <w:r w:rsidRPr="00D5441B">
        <w:rPr>
          <w:lang w:val="en-AU"/>
        </w:rPr>
        <w:t>Currently even the most basic of hardware, such as the microphone, still has errors. Of course, these errors can be eliminated as we have so done. However, more work must be done in order to completely eradicate this error. An example of a potential avenue is through Kern</w:t>
      </w:r>
      <w:del w:id="207" w:author="Veerakumar" w:date="2014-10-27T22:17:00Z">
        <w:r w:rsidRPr="00D5441B" w:rsidDel="00460700">
          <w:rPr>
            <w:lang w:val="en-AU"/>
          </w:rPr>
          <w:delText>a</w:delText>
        </w:r>
      </w:del>
      <w:ins w:id="208" w:author="Veerakumar" w:date="2014-10-27T22:17:00Z">
        <w:r w:rsidR="00460700" w:rsidRPr="00D5441B">
          <w:rPr>
            <w:lang w:val="en-AU"/>
          </w:rPr>
          <w:t>e</w:t>
        </w:r>
      </w:ins>
      <w:r w:rsidRPr="00D5441B">
        <w:rPr>
          <w:lang w:val="en-AU"/>
        </w:rPr>
        <w:t>l Density Estimation</w:t>
      </w:r>
      <w:r w:rsidR="006972B5" w:rsidRPr="00D5441B">
        <w:rPr>
          <w:lang w:val="en-AU"/>
        </w:rPr>
        <w:t xml:space="preserve"> </w:t>
      </w:r>
      <w:sdt>
        <w:sdtPr>
          <w:rPr>
            <w:lang w:val="en-AU"/>
          </w:rPr>
          <w:id w:val="-645204029"/>
          <w:citation/>
        </w:sdtPr>
        <w:sdtEndPr/>
        <w:sdtContent>
          <w:r w:rsidR="006972B5" w:rsidRPr="00D5441B">
            <w:rPr>
              <w:lang w:val="en-AU"/>
            </w:rPr>
            <w:fldChar w:fldCharType="begin"/>
          </w:r>
          <w:r w:rsidR="006972B5" w:rsidRPr="002E795E">
            <w:rPr>
              <w:lang w:val="en-AU"/>
              <w:rPrChange w:id="209" w:author="Veerakumar" w:date="2014-10-27T22:57:00Z">
                <w:rPr>
                  <w:lang w:val="en-AU"/>
                </w:rPr>
              </w:rPrChange>
            </w:rPr>
            <w:instrText xml:space="preserve"> CITATION Duo01 \l 3081 </w:instrText>
          </w:r>
          <w:r w:rsidR="006972B5" w:rsidRPr="002E795E">
            <w:rPr>
              <w:lang w:val="en-AU"/>
              <w:rPrChange w:id="210" w:author="Veerakumar" w:date="2014-10-27T22:57:00Z">
                <w:rPr>
                  <w:lang w:val="en-AU"/>
                </w:rPr>
              </w:rPrChange>
            </w:rPr>
            <w:fldChar w:fldCharType="separate"/>
          </w:r>
          <w:r w:rsidR="002E795E" w:rsidRPr="00D5441B">
            <w:rPr>
              <w:noProof/>
              <w:lang w:val="en-AU"/>
            </w:rPr>
            <w:t>[34]</w:t>
          </w:r>
          <w:r w:rsidR="006972B5" w:rsidRPr="00D5441B">
            <w:rPr>
              <w:lang w:val="en-AU"/>
            </w:rPr>
            <w:fldChar w:fldCharType="end"/>
          </w:r>
        </w:sdtContent>
      </w:sdt>
      <w:r w:rsidRPr="002E795E">
        <w:rPr>
          <w:lang w:val="en-AU"/>
        </w:rPr>
        <w:t>, which is one of the most popular methods of reducing variances and error due to outliers.</w:t>
      </w:r>
    </w:p>
    <w:p w:rsidR="00FC781E" w:rsidRPr="002E795E" w:rsidRDefault="00FC781E" w:rsidP="00460700">
      <w:pPr>
        <w:rPr>
          <w:lang w:val="en-AU"/>
          <w:rPrChange w:id="211" w:author="Veerakumar" w:date="2014-10-27T22:57:00Z">
            <w:rPr/>
          </w:rPrChange>
        </w:rPr>
      </w:pPr>
      <w:r w:rsidRPr="002E795E">
        <w:rPr>
          <w:lang w:val="en-AU"/>
        </w:rPr>
        <w:t>Nonetheless, with future work aside, t</w:t>
      </w:r>
      <w:r w:rsidR="00854929" w:rsidRPr="00D5441B">
        <w:rPr>
          <w:lang w:val="en-AU"/>
        </w:rPr>
        <w:t xml:space="preserve">echnology is still yet to evolve with time to produce more stable hardware that is less prone to errors. Thus, the application must be adapted to </w:t>
      </w:r>
      <w:r w:rsidRPr="00D5441B">
        <w:rPr>
          <w:lang w:val="en-AU"/>
        </w:rPr>
        <w:t>this future hardware such as due to changes in the Android API.</w:t>
      </w:r>
    </w:p>
    <w:p w:rsidR="001B4F97" w:rsidRPr="002E795E" w:rsidRDefault="001B4F97" w:rsidP="00460700">
      <w:pPr>
        <w:pStyle w:val="Heading3"/>
      </w:pPr>
      <w:r w:rsidRPr="002E795E">
        <w:t xml:space="preserve">5.1.3 Furthered machine learning </w:t>
      </w:r>
      <w:commentRangeStart w:id="212"/>
      <w:r w:rsidRPr="002E795E">
        <w:t>algorithms</w:t>
      </w:r>
      <w:commentRangeEnd w:id="212"/>
      <w:r w:rsidR="00FC781E" w:rsidRPr="002E795E">
        <w:rPr>
          <w:rStyle w:val="CommentReference"/>
          <w:rFonts w:asciiTheme="minorHAnsi" w:eastAsia="Droid Sans Fallback" w:hAnsiTheme="minorHAnsi" w:cs="Calibri"/>
          <w:i w:val="0"/>
          <w:rPrChange w:id="213" w:author="Veerakumar" w:date="2014-10-27T22:57:00Z">
            <w:rPr>
              <w:rStyle w:val="CommentReference"/>
              <w:rFonts w:asciiTheme="minorHAnsi" w:eastAsia="Droid Sans Fallback" w:hAnsiTheme="minorHAnsi" w:cs="Calibri"/>
              <w:i w:val="0"/>
              <w:lang w:val="en-US"/>
            </w:rPr>
          </w:rPrChange>
        </w:rPr>
        <w:commentReference w:id="212"/>
      </w:r>
    </w:p>
    <w:p w:rsidR="0054527C" w:rsidRPr="002E795E" w:rsidRDefault="00E10680" w:rsidP="00460700">
      <w:pPr>
        <w:rPr>
          <w:ins w:id="214" w:author="Veerakumar" w:date="2014-10-27T22:25:00Z"/>
          <w:sz w:val="22"/>
          <w:lang w:val="en-AU"/>
          <w:rPrChange w:id="215" w:author="Veerakumar" w:date="2014-10-27T22:57:00Z">
            <w:rPr>
              <w:ins w:id="216" w:author="Veerakumar" w:date="2014-10-27T22:25:00Z"/>
              <w:sz w:val="22"/>
            </w:rPr>
          </w:rPrChange>
        </w:rPr>
      </w:pPr>
      <w:ins w:id="217" w:author="Veerakumar" w:date="2014-10-27T22:22:00Z">
        <w:r w:rsidRPr="002E795E">
          <w:rPr>
            <w:sz w:val="22"/>
            <w:lang w:val="en-AU"/>
            <w:rPrChange w:id="218" w:author="Veerakumar" w:date="2014-10-27T22:57:00Z">
              <w:rPr>
                <w:sz w:val="22"/>
              </w:rPr>
            </w:rPrChange>
          </w:rPr>
          <w:t xml:space="preserve">Whilst a support vector machine is of interest, we should also consider other machine learning algorithms, as their potential </w:t>
        </w:r>
      </w:ins>
      <w:ins w:id="219" w:author="Veerakumar" w:date="2014-10-27T22:23:00Z">
        <w:r w:rsidRPr="002E795E">
          <w:rPr>
            <w:sz w:val="22"/>
            <w:lang w:val="en-AU"/>
            <w:rPrChange w:id="220" w:author="Veerakumar" w:date="2014-10-27T22:57:00Z">
              <w:rPr>
                <w:sz w:val="22"/>
              </w:rPr>
            </w:rPrChange>
          </w:rPr>
          <w:t xml:space="preserve">in this application has not been seen by the vast majority of research. Rather, we have seen most have also created a linear SVM such as in our current solution. </w:t>
        </w:r>
        <w:r w:rsidR="00835174" w:rsidRPr="002E795E">
          <w:rPr>
            <w:sz w:val="22"/>
            <w:lang w:val="en-AU"/>
            <w:rPrChange w:id="221" w:author="Veerakumar" w:date="2014-10-27T22:57:00Z">
              <w:rPr>
                <w:sz w:val="22"/>
              </w:rPr>
            </w:rPrChange>
          </w:rPr>
          <w:t xml:space="preserve">Discussed earlier in the </w:t>
        </w:r>
      </w:ins>
      <w:ins w:id="222" w:author="Veerakumar" w:date="2014-10-27T22:24:00Z">
        <w:r w:rsidR="00835174" w:rsidRPr="002E795E">
          <w:rPr>
            <w:sz w:val="22"/>
            <w:lang w:val="en-AU"/>
            <w:rPrChange w:id="223" w:author="Veerakumar" w:date="2014-10-27T22:57:00Z">
              <w:rPr>
                <w:sz w:val="22"/>
              </w:rPr>
            </w:rPrChange>
          </w:rPr>
          <w:t xml:space="preserve">Section 3.1.1 was the idea of using </w:t>
        </w:r>
      </w:ins>
      <w:ins w:id="224" w:author="Veerakumar" w:date="2014-10-27T22:25:00Z">
        <w:r w:rsidR="00835174" w:rsidRPr="002E795E">
          <w:rPr>
            <w:sz w:val="22"/>
            <w:lang w:val="en-AU"/>
            <w:rPrChange w:id="225" w:author="Veerakumar" w:date="2014-10-27T22:57:00Z">
              <w:rPr>
                <w:sz w:val="22"/>
              </w:rPr>
            </w:rPrChange>
          </w:rPr>
          <w:t>Sequential Forward Selection (</w:t>
        </w:r>
      </w:ins>
      <w:ins w:id="226" w:author="Veerakumar" w:date="2014-10-27T22:21:00Z">
        <w:r w:rsidRPr="002E795E">
          <w:rPr>
            <w:sz w:val="22"/>
            <w:lang w:val="en-AU"/>
            <w:rPrChange w:id="227" w:author="Veerakumar" w:date="2014-10-27T22:57:00Z">
              <w:rPr>
                <w:sz w:val="22"/>
              </w:rPr>
            </w:rPrChange>
          </w:rPr>
          <w:t>SFS</w:t>
        </w:r>
      </w:ins>
      <w:ins w:id="228" w:author="Veerakumar" w:date="2014-10-27T22:25:00Z">
        <w:r w:rsidR="00835174" w:rsidRPr="002E795E">
          <w:rPr>
            <w:sz w:val="22"/>
            <w:lang w:val="en-AU"/>
            <w:rPrChange w:id="229" w:author="Veerakumar" w:date="2014-10-27T22:57:00Z">
              <w:rPr>
                <w:sz w:val="22"/>
              </w:rPr>
            </w:rPrChange>
          </w:rPr>
          <w:t xml:space="preserve">) </w:t>
        </w:r>
      </w:ins>
      <w:ins w:id="230" w:author="Veerakumar" w:date="2014-10-27T22:21:00Z">
        <w:r w:rsidRPr="002E795E">
          <w:rPr>
            <w:sz w:val="22"/>
            <w:lang w:val="en-AU"/>
            <w:rPrChange w:id="231" w:author="Veerakumar" w:date="2014-10-27T22:57:00Z">
              <w:rPr>
                <w:sz w:val="22"/>
              </w:rPr>
            </w:rPrChange>
          </w:rPr>
          <w:t xml:space="preserve">or </w:t>
        </w:r>
      </w:ins>
      <w:ins w:id="232" w:author="Veerakumar" w:date="2014-10-27T22:25:00Z">
        <w:r w:rsidR="00835174" w:rsidRPr="002E795E">
          <w:rPr>
            <w:sz w:val="22"/>
            <w:lang w:val="en-AU"/>
            <w:rPrChange w:id="233" w:author="Veerakumar" w:date="2014-10-27T22:57:00Z">
              <w:rPr>
                <w:sz w:val="22"/>
              </w:rPr>
            </w:rPrChange>
          </w:rPr>
          <w:t xml:space="preserve">a </w:t>
        </w:r>
      </w:ins>
      <w:ins w:id="234" w:author="Veerakumar" w:date="2014-10-27T22:21:00Z">
        <w:r w:rsidRPr="002E795E">
          <w:rPr>
            <w:sz w:val="22"/>
            <w:lang w:val="en-AU"/>
            <w:rPrChange w:id="235" w:author="Veerakumar" w:date="2014-10-27T22:57:00Z">
              <w:rPr>
                <w:sz w:val="22"/>
              </w:rPr>
            </w:rPrChange>
          </w:rPr>
          <w:t>random forest decision tree</w:t>
        </w:r>
      </w:ins>
      <w:ins w:id="236" w:author="Veerakumar" w:date="2014-10-27T22:25:00Z">
        <w:r w:rsidR="00835174" w:rsidRPr="002E795E">
          <w:rPr>
            <w:sz w:val="22"/>
            <w:lang w:val="en-AU"/>
            <w:rPrChange w:id="237" w:author="Veerakumar" w:date="2014-10-27T22:57:00Z">
              <w:rPr>
                <w:sz w:val="22"/>
              </w:rPr>
            </w:rPrChange>
          </w:rPr>
          <w:t>.</w:t>
        </w:r>
      </w:ins>
    </w:p>
    <w:p w:rsidR="00835174" w:rsidRPr="002E795E" w:rsidRDefault="00835174" w:rsidP="00460700">
      <w:pPr>
        <w:rPr>
          <w:ins w:id="238" w:author="Veerakumar" w:date="2014-10-27T22:36:00Z"/>
          <w:sz w:val="22"/>
          <w:lang w:val="en-AU"/>
          <w:rPrChange w:id="239" w:author="Veerakumar" w:date="2014-10-27T22:57:00Z">
            <w:rPr>
              <w:ins w:id="240" w:author="Veerakumar" w:date="2014-10-27T22:36:00Z"/>
              <w:sz w:val="22"/>
            </w:rPr>
          </w:rPrChange>
        </w:rPr>
      </w:pPr>
      <w:ins w:id="241" w:author="Veerakumar" w:date="2014-10-27T22:25:00Z">
        <w:r w:rsidRPr="002E795E">
          <w:rPr>
            <w:sz w:val="22"/>
            <w:lang w:val="en-AU"/>
            <w:rPrChange w:id="242" w:author="Veerakumar" w:date="2014-10-27T22:57:00Z">
              <w:rPr>
                <w:sz w:val="22"/>
              </w:rPr>
            </w:rPrChange>
          </w:rPr>
          <w:lastRenderedPageBreak/>
          <w:t xml:space="preserve">These two in particular are advanced and popular methods of binary classification. </w:t>
        </w:r>
      </w:ins>
      <w:ins w:id="243" w:author="Veerakumar" w:date="2014-10-27T22:28:00Z">
        <w:r w:rsidRPr="002E795E">
          <w:rPr>
            <w:sz w:val="22"/>
            <w:lang w:val="en-AU"/>
            <w:rPrChange w:id="244" w:author="Veerakumar" w:date="2014-10-27T22:57:00Z">
              <w:rPr>
                <w:sz w:val="22"/>
              </w:rPr>
            </w:rPrChange>
          </w:rPr>
          <w:t>The SFS algorithm in particular</w:t>
        </w:r>
      </w:ins>
      <w:ins w:id="245" w:author="Veerakumar" w:date="2014-10-27T22:29:00Z">
        <w:r w:rsidRPr="002E795E">
          <w:rPr>
            <w:sz w:val="22"/>
            <w:lang w:val="en-AU"/>
            <w:rPrChange w:id="246" w:author="Veerakumar" w:date="2014-10-27T22:57:00Z">
              <w:rPr>
                <w:sz w:val="22"/>
              </w:rPr>
            </w:rPrChange>
          </w:rPr>
          <w:t xml:space="preserve"> has the potential to obtain the importance of certain features. SVMs, by nature, do not</w:t>
        </w:r>
      </w:ins>
      <w:ins w:id="247" w:author="Veerakumar" w:date="2014-10-27T22:30:00Z">
        <w:r w:rsidRPr="002E795E">
          <w:rPr>
            <w:rStyle w:val="FootnoteReference"/>
            <w:sz w:val="22"/>
            <w:lang w:val="en-AU"/>
            <w:rPrChange w:id="248" w:author="Veerakumar" w:date="2014-10-27T22:57:00Z">
              <w:rPr>
                <w:rStyle w:val="FootnoteReference"/>
                <w:sz w:val="22"/>
              </w:rPr>
            </w:rPrChange>
          </w:rPr>
          <w:footnoteReference w:id="9"/>
        </w:r>
      </w:ins>
      <w:ins w:id="256" w:author="Veerakumar" w:date="2014-10-27T22:29:00Z">
        <w:r w:rsidRPr="002E795E">
          <w:rPr>
            <w:sz w:val="22"/>
            <w:lang w:val="en-AU"/>
            <w:rPrChange w:id="257" w:author="Veerakumar" w:date="2014-10-27T22:57:00Z">
              <w:rPr>
                <w:sz w:val="22"/>
              </w:rPr>
            </w:rPrChange>
          </w:rPr>
          <w:t>.</w:t>
        </w:r>
      </w:ins>
      <w:ins w:id="258" w:author="Veerakumar" w:date="2014-10-27T22:35:00Z">
        <w:r w:rsidR="00C82D7D" w:rsidRPr="002E795E">
          <w:rPr>
            <w:sz w:val="22"/>
            <w:lang w:val="en-AU"/>
            <w:rPrChange w:id="259" w:author="Veerakumar" w:date="2014-10-27T22:57:00Z">
              <w:rPr>
                <w:sz w:val="22"/>
              </w:rPr>
            </w:rPrChange>
          </w:rPr>
          <w:t xml:space="preserve"> Thus, we see potential for a faster application. Whilst this is not currently relevant due to the small amount of data, this will prove more </w:t>
        </w:r>
      </w:ins>
      <w:ins w:id="260" w:author="Veerakumar" w:date="2014-10-27T22:36:00Z">
        <w:r w:rsidR="00C82D7D" w:rsidRPr="002E795E">
          <w:rPr>
            <w:sz w:val="22"/>
            <w:lang w:val="en-AU"/>
            <w:rPrChange w:id="261" w:author="Veerakumar" w:date="2014-10-27T22:57:00Z">
              <w:rPr>
                <w:sz w:val="22"/>
              </w:rPr>
            </w:rPrChange>
          </w:rPr>
          <w:t>relevant</w:t>
        </w:r>
      </w:ins>
      <w:ins w:id="262" w:author="Veerakumar" w:date="2014-10-27T22:35:00Z">
        <w:r w:rsidR="00C82D7D" w:rsidRPr="002E795E">
          <w:rPr>
            <w:sz w:val="22"/>
            <w:lang w:val="en-AU"/>
            <w:rPrChange w:id="263" w:author="Veerakumar" w:date="2014-10-27T22:57:00Z">
              <w:rPr>
                <w:sz w:val="22"/>
              </w:rPr>
            </w:rPrChange>
          </w:rPr>
          <w:t xml:space="preserve"> </w:t>
        </w:r>
      </w:ins>
      <w:ins w:id="264" w:author="Veerakumar" w:date="2014-10-27T22:36:00Z">
        <w:r w:rsidR="00C82D7D" w:rsidRPr="002E795E">
          <w:rPr>
            <w:sz w:val="22"/>
            <w:lang w:val="en-AU"/>
            <w:rPrChange w:id="265" w:author="Veerakumar" w:date="2014-10-27T22:57:00Z">
              <w:rPr>
                <w:sz w:val="22"/>
              </w:rPr>
            </w:rPrChange>
          </w:rPr>
          <w:t>in the future with more data. Furthermore, it will be relevant when data is inevitably skewed, as we have learnt that biased data does not react well with an SVM.</w:t>
        </w:r>
      </w:ins>
    </w:p>
    <w:p w:rsidR="00C82D7D" w:rsidRPr="002E795E" w:rsidRDefault="00C82D7D" w:rsidP="00460700">
      <w:pPr>
        <w:rPr>
          <w:ins w:id="266" w:author="Veerakumar" w:date="2014-10-27T22:57:00Z"/>
          <w:lang w:val="en-AU"/>
          <w:rPrChange w:id="267" w:author="Veerakumar" w:date="2014-10-27T22:57:00Z">
            <w:rPr>
              <w:ins w:id="268" w:author="Veerakumar" w:date="2014-10-27T22:57:00Z"/>
            </w:rPr>
          </w:rPrChange>
        </w:rPr>
      </w:pPr>
      <w:ins w:id="269" w:author="Veerakumar" w:date="2014-10-27T22:38:00Z">
        <w:r w:rsidRPr="002E795E">
          <w:rPr>
            <w:lang w:val="en-AU"/>
            <w:rPrChange w:id="270" w:author="Veerakumar" w:date="2014-10-27T22:57:00Z">
              <w:rPr/>
            </w:rPrChange>
          </w:rPr>
          <w:t xml:space="preserve">Random forest decision trees are also </w:t>
        </w:r>
      </w:ins>
      <w:ins w:id="271" w:author="Veerakumar" w:date="2014-10-27T22:47:00Z">
        <w:r w:rsidRPr="002E795E">
          <w:rPr>
            <w:lang w:val="en-AU"/>
            <w:rPrChange w:id="272" w:author="Veerakumar" w:date="2014-10-27T22:57:00Z">
              <w:rPr/>
            </w:rPrChange>
          </w:rPr>
          <w:t>renowned</w:t>
        </w:r>
      </w:ins>
      <w:ins w:id="273" w:author="Veerakumar" w:date="2014-10-27T22:39:00Z">
        <w:r w:rsidRPr="002E795E">
          <w:rPr>
            <w:lang w:val="en-AU"/>
            <w:rPrChange w:id="274" w:author="Veerakumar" w:date="2014-10-27T22:57:00Z">
              <w:rPr/>
            </w:rPrChange>
          </w:rPr>
          <w:t xml:space="preserve"> to be fast</w:t>
        </w:r>
      </w:ins>
      <w:ins w:id="275" w:author="Veerakumar" w:date="2014-10-27T22:38:00Z">
        <w:r w:rsidRPr="002E795E">
          <w:rPr>
            <w:lang w:val="en-AU"/>
            <w:rPrChange w:id="276" w:author="Veerakumar" w:date="2014-10-27T22:57:00Z">
              <w:rPr/>
            </w:rPrChange>
          </w:rPr>
          <w:t xml:space="preserve"> </w:t>
        </w:r>
      </w:ins>
      <w:ins w:id="277" w:author="Veerakumar" w:date="2014-10-27T22:39:00Z">
        <w:r w:rsidRPr="002E795E">
          <w:rPr>
            <w:lang w:val="en-AU"/>
            <w:rPrChange w:id="278" w:author="Veerakumar" w:date="2014-10-27T22:57:00Z">
              <w:rPr/>
            </w:rPrChange>
          </w:rPr>
          <w:t>in comparison</w:t>
        </w:r>
      </w:ins>
      <w:ins w:id="279" w:author="Veerakumar" w:date="2014-10-27T22:47:00Z">
        <w:r w:rsidRPr="002E795E">
          <w:rPr>
            <w:lang w:val="en-AU"/>
            <w:rPrChange w:id="280" w:author="Veerakumar" w:date="2014-10-27T22:57:00Z">
              <w:rPr/>
            </w:rPrChange>
          </w:rPr>
          <w:t xml:space="preserve"> to the SVM</w:t>
        </w:r>
      </w:ins>
      <w:ins w:id="281" w:author="Veerakumar" w:date="2014-10-27T22:39:00Z">
        <w:r w:rsidRPr="002E795E">
          <w:rPr>
            <w:lang w:val="en-AU"/>
            <w:rPrChange w:id="282" w:author="Veerakumar" w:date="2014-10-27T22:57:00Z">
              <w:rPr/>
            </w:rPrChange>
          </w:rPr>
          <w:t>.</w:t>
        </w:r>
      </w:ins>
      <w:ins w:id="283" w:author="Veerakumar" w:date="2014-10-27T22:50:00Z">
        <w:r w:rsidR="002E795E" w:rsidRPr="002E795E">
          <w:rPr>
            <w:lang w:val="en-AU"/>
            <w:rPrChange w:id="284" w:author="Veerakumar" w:date="2014-10-27T22:57:00Z">
              <w:rPr/>
            </w:rPrChange>
          </w:rPr>
          <w:t xml:space="preserve"> </w:t>
        </w:r>
      </w:ins>
      <w:ins w:id="285" w:author="Veerakumar" w:date="2014-10-27T22:51:00Z">
        <w:r w:rsidR="002E795E" w:rsidRPr="002E795E">
          <w:rPr>
            <w:lang w:val="en-AU"/>
            <w:rPrChange w:id="286" w:author="Veerakumar" w:date="2014-10-27T22:57:00Z">
              <w:rPr/>
            </w:rPrChange>
          </w:rPr>
          <w:t xml:space="preserve">This involves a combination of “tree bagging” and </w:t>
        </w:r>
      </w:ins>
      <w:ins w:id="287" w:author="Veerakumar" w:date="2014-10-27T22:53:00Z">
        <w:r w:rsidR="002E795E" w:rsidRPr="002E795E">
          <w:rPr>
            <w:lang w:val="en-AU"/>
            <w:rPrChange w:id="288" w:author="Veerakumar" w:date="2014-10-27T22:57:00Z">
              <w:rPr/>
            </w:rPrChange>
          </w:rPr>
          <w:t xml:space="preserve">the random subspace method (a </w:t>
        </w:r>
      </w:ins>
      <w:ins w:id="289" w:author="Veerakumar" w:date="2014-10-27T22:51:00Z">
        <w:r w:rsidR="002E795E" w:rsidRPr="002E795E">
          <w:rPr>
            <w:lang w:val="en-AU"/>
            <w:rPrChange w:id="290" w:author="Veerakumar" w:date="2014-10-27T22:57:00Z">
              <w:rPr/>
            </w:rPrChange>
          </w:rPr>
          <w:t xml:space="preserve">random choice </w:t>
        </w:r>
      </w:ins>
      <w:ins w:id="291" w:author="Veerakumar" w:date="2014-10-27T22:52:00Z">
        <w:r w:rsidR="002E795E" w:rsidRPr="002E795E">
          <w:rPr>
            <w:lang w:val="en-AU"/>
            <w:rPrChange w:id="292" w:author="Veerakumar" w:date="2014-10-27T22:57:00Z">
              <w:rPr/>
            </w:rPrChange>
          </w:rPr>
          <w:t>of subsets</w:t>
        </w:r>
      </w:ins>
      <w:ins w:id="293" w:author="Veerakumar" w:date="2014-10-27T22:53:00Z">
        <w:r w:rsidR="002E795E" w:rsidRPr="002E795E">
          <w:rPr>
            <w:lang w:val="en-AU"/>
            <w:rPrChange w:id="294" w:author="Veerakumar" w:date="2014-10-27T22:57:00Z">
              <w:rPr/>
            </w:rPrChange>
          </w:rPr>
          <w:t xml:space="preserve"> to work it)</w:t>
        </w:r>
      </w:ins>
      <w:ins w:id="295" w:author="Veerakumar" w:date="2014-10-27T22:52:00Z">
        <w:r w:rsidR="002E795E" w:rsidRPr="002E795E">
          <w:rPr>
            <w:lang w:val="en-AU"/>
            <w:rPrChange w:id="296" w:author="Veerakumar" w:date="2014-10-27T22:57:00Z">
              <w:rPr/>
            </w:rPrChange>
          </w:rPr>
          <w:t xml:space="preserve"> </w:t>
        </w:r>
      </w:ins>
      <w:ins w:id="297" w:author="Veerakumar" w:date="2014-10-27T22:51:00Z">
        <w:r w:rsidR="002E795E" w:rsidRPr="002E795E">
          <w:rPr>
            <w:lang w:val="en-AU"/>
            <w:rPrChange w:id="298" w:author="Veerakumar" w:date="2014-10-27T22:57:00Z">
              <w:rPr/>
            </w:rPrChange>
          </w:rPr>
          <w:t xml:space="preserve">throughout data samples. Essentially, the result is </w:t>
        </w:r>
      </w:ins>
      <w:ins w:id="299" w:author="Veerakumar" w:date="2014-10-27T22:53:00Z">
        <w:r w:rsidR="002E795E" w:rsidRPr="002E795E">
          <w:rPr>
            <w:lang w:val="en-AU"/>
            <w:rPrChange w:id="300" w:author="Veerakumar" w:date="2014-10-27T22:57:00Z">
              <w:rPr/>
            </w:rPrChange>
          </w:rPr>
          <w:t xml:space="preserve">the use of many weak hypotheses from smaller data sets to form a hypothesis of </w:t>
        </w:r>
        <w:r w:rsidR="002E795E" w:rsidRPr="002E795E">
          <w:rPr>
            <w:lang w:val="en-AU"/>
            <w:rPrChange w:id="301" w:author="Veerakumar" w:date="2014-10-27T22:57:00Z">
              <w:rPr/>
            </w:rPrChange>
          </w:rPr>
          <w:t xml:space="preserve">strong </w:t>
        </w:r>
        <w:r w:rsidR="002E795E" w:rsidRPr="002E795E">
          <w:rPr>
            <w:lang w:val="en-AU"/>
            <w:rPrChange w:id="302" w:author="Veerakumar" w:date="2014-10-27T22:57:00Z">
              <w:rPr/>
            </w:rPrChange>
          </w:rPr>
          <w:t>certainty via ensemble theory</w:t>
        </w:r>
      </w:ins>
      <w:ins w:id="303" w:author="Veerakumar" w:date="2014-10-27T22:56:00Z">
        <w:r w:rsidR="002E795E" w:rsidRPr="002E795E">
          <w:rPr>
            <w:lang w:val="en-AU"/>
            <w:rPrChange w:id="304" w:author="Veerakumar" w:date="2014-10-27T22:57:00Z">
              <w:rPr/>
            </w:rPrChange>
          </w:rPr>
          <w:t xml:space="preserve"> </w:t>
        </w:r>
      </w:ins>
      <w:customXmlInsRangeStart w:id="305" w:author="Veerakumar" w:date="2014-10-27T22:56:00Z"/>
      <w:sdt>
        <w:sdtPr>
          <w:rPr>
            <w:lang w:val="en-AU"/>
            <w:rPrChange w:id="306" w:author="Veerakumar" w:date="2014-10-27T22:57:00Z">
              <w:rPr/>
            </w:rPrChange>
          </w:rPr>
          <w:id w:val="306748165"/>
          <w:citation/>
        </w:sdtPr>
        <w:sdtContent>
          <w:customXmlInsRangeEnd w:id="305"/>
          <w:ins w:id="307" w:author="Veerakumar" w:date="2014-10-27T22:56:00Z">
            <w:r w:rsidR="002E795E" w:rsidRPr="002E795E">
              <w:rPr>
                <w:lang w:val="en-AU"/>
                <w:rPrChange w:id="308" w:author="Veerakumar" w:date="2014-10-27T22:57:00Z">
                  <w:rPr/>
                </w:rPrChange>
              </w:rPr>
              <w:fldChar w:fldCharType="begin"/>
            </w:r>
            <w:r w:rsidR="002E795E" w:rsidRPr="002E795E">
              <w:rPr>
                <w:lang w:val="en-AU"/>
                <w:rPrChange w:id="309" w:author="Veerakumar" w:date="2014-10-27T22:57:00Z">
                  <w:rPr>
                    <w:lang w:val="en-AU"/>
                  </w:rPr>
                </w:rPrChange>
              </w:rPr>
              <w:instrText xml:space="preserve"> CITATION Rok10 \l 3081 </w:instrText>
            </w:r>
          </w:ins>
          <w:r w:rsidR="002E795E" w:rsidRPr="002E795E">
            <w:rPr>
              <w:lang w:val="en-AU"/>
              <w:rPrChange w:id="310" w:author="Veerakumar" w:date="2014-10-27T22:57:00Z">
                <w:rPr/>
              </w:rPrChange>
            </w:rPr>
            <w:fldChar w:fldCharType="separate"/>
          </w:r>
          <w:r w:rsidR="002E795E" w:rsidRPr="002E795E">
            <w:rPr>
              <w:noProof/>
              <w:lang w:val="en-AU"/>
              <w:rPrChange w:id="311" w:author="Veerakumar" w:date="2014-10-27T22:57:00Z">
                <w:rPr>
                  <w:noProof/>
                  <w:lang w:val="en-AU"/>
                </w:rPr>
              </w:rPrChange>
            </w:rPr>
            <w:t>[35]</w:t>
          </w:r>
          <w:ins w:id="312" w:author="Veerakumar" w:date="2014-10-27T22:56:00Z">
            <w:r w:rsidR="002E795E" w:rsidRPr="002E795E">
              <w:rPr>
                <w:lang w:val="en-AU"/>
                <w:rPrChange w:id="313" w:author="Veerakumar" w:date="2014-10-27T22:57:00Z">
                  <w:rPr/>
                </w:rPrChange>
              </w:rPr>
              <w:fldChar w:fldCharType="end"/>
            </w:r>
          </w:ins>
          <w:customXmlInsRangeStart w:id="314" w:author="Veerakumar" w:date="2014-10-27T22:56:00Z"/>
        </w:sdtContent>
      </w:sdt>
      <w:customXmlInsRangeEnd w:id="314"/>
      <w:ins w:id="315" w:author="Veerakumar" w:date="2014-10-27T22:53:00Z">
        <w:r w:rsidR="002E795E" w:rsidRPr="002E795E">
          <w:rPr>
            <w:lang w:val="en-AU"/>
            <w:rPrChange w:id="316" w:author="Veerakumar" w:date="2014-10-27T22:57:00Z">
              <w:rPr/>
            </w:rPrChange>
          </w:rPr>
          <w:t xml:space="preserve">– this is referred to as </w:t>
        </w:r>
      </w:ins>
      <w:ins w:id="317" w:author="Veerakumar" w:date="2014-10-27T22:54:00Z">
        <w:r w:rsidR="002E795E" w:rsidRPr="002E795E">
          <w:rPr>
            <w:lang w:val="en-AU"/>
            <w:rPrChange w:id="318" w:author="Veerakumar" w:date="2014-10-27T22:57:00Z">
              <w:rPr/>
            </w:rPrChange>
          </w:rPr>
          <w:t>ensemble learning.</w:t>
        </w:r>
      </w:ins>
    </w:p>
    <w:p w:rsidR="002E795E" w:rsidRPr="002E795E" w:rsidRDefault="002E795E" w:rsidP="00460700">
      <w:pPr>
        <w:rPr>
          <w:lang w:val="en-AU"/>
          <w:rPrChange w:id="319" w:author="Veerakumar" w:date="2014-10-27T22:57:00Z">
            <w:rPr/>
          </w:rPrChange>
        </w:rPr>
      </w:pPr>
      <w:ins w:id="320" w:author="Veerakumar" w:date="2014-10-27T22:57:00Z">
        <w:r w:rsidRPr="002E795E">
          <w:rPr>
            <w:lang w:val="en-AU"/>
            <w:rPrChange w:id="321" w:author="Veerakumar" w:date="2014-10-27T22:57:00Z">
              <w:rPr/>
            </w:rPrChange>
          </w:rPr>
          <w:t>Whilst we recognize the potential</w:t>
        </w:r>
        <w:r>
          <w:rPr>
            <w:lang w:val="en-AU"/>
          </w:rPr>
          <w:t xml:space="preserve"> for other methods of classification</w:t>
        </w:r>
      </w:ins>
      <w:ins w:id="322" w:author="Veerakumar" w:date="2014-10-27T22:58:00Z">
        <w:r w:rsidR="00E16CCA">
          <w:rPr>
            <w:lang w:val="en-AU"/>
          </w:rPr>
          <w:t>, such as the suggested Gaussian Model Machine for non-binary classification</w:t>
        </w:r>
      </w:ins>
      <w:ins w:id="323" w:author="Veerakumar" w:date="2014-10-27T22:57:00Z">
        <w:r>
          <w:rPr>
            <w:lang w:val="en-AU"/>
          </w:rPr>
          <w:t>, these are not of primary concern</w:t>
        </w:r>
      </w:ins>
      <w:ins w:id="324" w:author="Veerakumar" w:date="2014-10-27T22:58:00Z">
        <w:r>
          <w:rPr>
            <w:lang w:val="en-AU"/>
          </w:rPr>
          <w:t xml:space="preserve"> for reasons stated above.</w:t>
        </w:r>
      </w:ins>
      <w:ins w:id="325" w:author="Veerakumar" w:date="2014-10-27T22:59:00Z">
        <w:r w:rsidR="00B01FAE">
          <w:rPr>
            <w:lang w:val="en-AU"/>
          </w:rPr>
          <w:t xml:space="preserve"> We choose to stick with the most effective binary classification to achieve our aim.</w:t>
        </w:r>
      </w:ins>
    </w:p>
    <w:p w:rsidR="001B4F97" w:rsidRPr="00886339" w:rsidRDefault="001B4F97" w:rsidP="001B4F97">
      <w:pPr>
        <w:pStyle w:val="Heading2"/>
      </w:pPr>
      <w:r w:rsidRPr="00886339">
        <w:t>5.2 Final words</w:t>
      </w:r>
    </w:p>
    <w:p w:rsidR="00886339" w:rsidRDefault="00886339" w:rsidP="001B4F97">
      <w:pPr>
        <w:rPr>
          <w:lang w:val="en-AU"/>
        </w:rPr>
      </w:pPr>
      <w:r w:rsidRPr="00E10680">
        <w:rPr>
          <w:lang w:val="en-AU"/>
        </w:rPr>
        <w:t xml:space="preserve">To summarise our work, our research has proven the use of four key symptoms to detect stress – one’s heart rate, use of voice, sweatiness of palms, and erratic movement (namely pacing up and down over a small area). The most relevant analysis is using machine learning. We choose binary classification due to its relevance to the people, and </w:t>
      </w:r>
      <w:r>
        <w:rPr>
          <w:lang w:val="en-AU"/>
        </w:rPr>
        <w:t>the large disparity between a calm state and one that is dangerously distressed.</w:t>
      </w:r>
    </w:p>
    <w:p w:rsidR="001B4F97" w:rsidRPr="00E10680" w:rsidRDefault="001B4F97" w:rsidP="001B4F97">
      <w:pPr>
        <w:rPr>
          <w:lang w:val="en-AU"/>
        </w:rPr>
      </w:pPr>
      <w:r w:rsidRPr="00E10680">
        <w:rPr>
          <w:lang w:val="en-AU"/>
        </w:rPr>
        <w:t>From our evaluation, it is very clear that it is a stable and robust application that serves its purpose as a solution to our aim. Whilst there are slight aesthetic tweaks to be made</w:t>
      </w:r>
      <w:r w:rsidRPr="00E10680">
        <w:rPr>
          <w:rStyle w:val="FootnoteReference"/>
          <w:lang w:val="en-AU"/>
        </w:rPr>
        <w:footnoteReference w:id="10"/>
      </w:r>
      <w:r w:rsidRPr="00E10680">
        <w:rPr>
          <w:lang w:val="en-AU"/>
        </w:rPr>
        <w:t>, there is still a large potential for the system to grow and achieve accuracies beyond comparison</w:t>
      </w:r>
      <w:r w:rsidR="00886339">
        <w:rPr>
          <w:lang w:val="en-AU"/>
        </w:rPr>
        <w:t xml:space="preserve">, with the current accuracies ranging </w:t>
      </w:r>
      <w:commentRangeStart w:id="326"/>
      <w:r w:rsidR="00886339">
        <w:rPr>
          <w:lang w:val="en-AU"/>
        </w:rPr>
        <w:t>from</w:t>
      </w:r>
      <w:commentRangeEnd w:id="326"/>
      <w:r w:rsidR="00886339">
        <w:rPr>
          <w:rStyle w:val="CommentReference"/>
        </w:rPr>
        <w:commentReference w:id="326"/>
      </w:r>
      <w:r w:rsidR="00886339">
        <w:rPr>
          <w:lang w:val="en-AU"/>
        </w:rPr>
        <w:t xml:space="preserve"> . However, with future work, we can guarantee higher levels of accuracy to achieve or surpass the standards of current state-of-the-art technology</w:t>
      </w:r>
      <w:r w:rsidRPr="00E10680">
        <w:rPr>
          <w:lang w:val="en-AU"/>
        </w:rPr>
        <w:t>.</w:t>
      </w:r>
    </w:p>
    <w:p w:rsidR="0062433B" w:rsidRPr="00886339" w:rsidRDefault="0062433B">
      <w:pPr>
        <w:suppressAutoHyphens w:val="0"/>
        <w:spacing w:after="0" w:line="276" w:lineRule="auto"/>
        <w:rPr>
          <w:lang w:val="en-AU"/>
        </w:rPr>
      </w:pPr>
      <w:r w:rsidRPr="00886339">
        <w:rPr>
          <w:lang w:val="en-AU"/>
        </w:rPr>
        <w:br w:type="page"/>
      </w:r>
    </w:p>
    <w:bookmarkStart w:id="327" w:name="_Toc402133741" w:displacedByCustomXml="next"/>
    <w:sdt>
      <w:sdtPr>
        <w:rPr>
          <w:rFonts w:ascii="Times New Roman" w:hAnsi="Times New Roman"/>
          <w:b w:val="0"/>
          <w:bCs w:val="0"/>
          <w:caps w:val="0"/>
          <w:sz w:val="24"/>
          <w:szCs w:val="22"/>
          <w:lang w:val="en-AU"/>
        </w:rPr>
        <w:id w:val="1696722241"/>
        <w:docPartObj>
          <w:docPartGallery w:val="Bibliographies"/>
          <w:docPartUnique/>
        </w:docPartObj>
      </w:sdtPr>
      <w:sdtEndPr>
        <w:rPr>
          <w:rFonts w:asciiTheme="minorHAnsi" w:hAnsiTheme="minorHAnsi"/>
        </w:rPr>
      </w:sdtEndPr>
      <w:sdtContent>
        <w:p w:rsidR="00027338" w:rsidRPr="007E7ED6" w:rsidRDefault="00D47449" w:rsidP="0062433B">
          <w:pPr>
            <w:pStyle w:val="Heading1"/>
            <w:rPr>
              <w:lang w:val="en-AU"/>
            </w:rPr>
          </w:pPr>
          <w:r w:rsidRPr="00886339">
            <w:rPr>
              <w:lang w:val="en-AU"/>
            </w:rPr>
            <w:t>6</w:t>
          </w:r>
          <w:r w:rsidR="00027338" w:rsidRPr="007E7ED6">
            <w:rPr>
              <w:lang w:val="en-AU"/>
            </w:rPr>
            <w:t>. Bibliography</w:t>
          </w:r>
          <w:bookmarkEnd w:id="327"/>
        </w:p>
        <w:sdt>
          <w:sdtPr>
            <w:rPr>
              <w:lang w:val="en-AU"/>
            </w:rPr>
            <w:id w:val="111145805"/>
            <w:bibliography/>
          </w:sdtPr>
          <w:sdtContent>
            <w:p w:rsidR="002E795E" w:rsidRDefault="00027338">
              <w:pPr>
                <w:rPr>
                  <w:rFonts w:ascii="Calibri" w:hAnsi="Calibri"/>
                  <w:noProof/>
                  <w:sz w:val="22"/>
                </w:rPr>
              </w:pPr>
              <w:r w:rsidRPr="00F548EB">
                <w:rPr>
                  <w:lang w:val="en-AU"/>
                </w:rPr>
                <w:fldChar w:fldCharType="begin"/>
              </w:r>
              <w:r w:rsidRPr="00886339">
                <w:rPr>
                  <w:lang w:val="en-AU"/>
                </w:rPr>
                <w:instrText xml:space="preserve"> BIBLIOGRAPHY </w:instrText>
              </w:r>
              <w:r w:rsidRPr="00E10680">
                <w:rPr>
                  <w:lang w:val="en-AU"/>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96"/>
              </w:tblGrid>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 </w:t>
                    </w:r>
                  </w:p>
                </w:tc>
                <w:tc>
                  <w:tcPr>
                    <w:tcW w:w="0" w:type="auto"/>
                    <w:hideMark/>
                  </w:tcPr>
                  <w:p w:rsidR="002E795E" w:rsidRDefault="002E795E">
                    <w:pPr>
                      <w:pStyle w:val="Bibliography"/>
                      <w:rPr>
                        <w:rFonts w:eastAsiaTheme="minorEastAsia"/>
                        <w:noProof/>
                      </w:rPr>
                    </w:pPr>
                    <w:r>
                      <w:rPr>
                        <w:noProof/>
                      </w:rPr>
                      <w:t xml:space="preserve">N. R. Carlson, Physiology of Behavior, Amherst, USA: Pearson, 2007. </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 </w:t>
                    </w:r>
                  </w:p>
                </w:tc>
                <w:tc>
                  <w:tcPr>
                    <w:tcW w:w="0" w:type="auto"/>
                    <w:hideMark/>
                  </w:tcPr>
                  <w:p w:rsidR="002E795E" w:rsidRDefault="002E795E">
                    <w:pPr>
                      <w:pStyle w:val="Bibliography"/>
                      <w:rPr>
                        <w:rFonts w:eastAsiaTheme="minorEastAsia"/>
                        <w:noProof/>
                      </w:rPr>
                    </w:pPr>
                    <w:r>
                      <w:rPr>
                        <w:noProof/>
                      </w:rPr>
                      <w:t xml:space="preserve">P. Flach, Machine Learning: The Art and Science of Algorithms that Make Sense of Data, Cambridge, CB2 8RU, UK: MPG Books Group, 2012. </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 </w:t>
                    </w:r>
                  </w:p>
                </w:tc>
                <w:tc>
                  <w:tcPr>
                    <w:tcW w:w="0" w:type="auto"/>
                    <w:hideMark/>
                  </w:tcPr>
                  <w:p w:rsidR="002E795E" w:rsidRDefault="002E795E">
                    <w:pPr>
                      <w:pStyle w:val="Bibliography"/>
                      <w:rPr>
                        <w:rFonts w:eastAsiaTheme="minorEastAsia"/>
                        <w:noProof/>
                      </w:rPr>
                    </w:pPr>
                    <w:r>
                      <w:rPr>
                        <w:noProof/>
                      </w:rPr>
                      <w:t>E. Ertin, N. Stohs, S. Kumar, A. Raij, M. al'Absi and S. Shah, “AutoSense: Unobtrusively Wearable Sensor Suite for Inferring the Onset, Causality, and Consequences of Stress in the Field Onset, Causality, and Consequences of Stress in the Field,” SenSys, Seattle, WA, USA, 2011.</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[4] </w:t>
                    </w:r>
                  </w:p>
                </w:tc>
                <w:tc>
                  <w:tcPr>
                    <w:tcW w:w="0" w:type="auto"/>
                    <w:hideMark/>
                  </w:tcPr>
                  <w:p w:rsidR="002E795E" w:rsidRDefault="002E795E">
                    <w:pPr>
                      <w:pStyle w:val="Bibliography"/>
                      <w:rPr>
                        <w:rFonts w:eastAsiaTheme="minorEastAsia"/>
                        <w:noProof/>
                      </w:rPr>
                    </w:pPr>
                    <w:r>
                      <w:rPr>
                        <w:noProof/>
                      </w:rPr>
                      <w:t>Y. Lee, C. Min, C. Hwang, J. Kee, I. Hwang, Y. Ju, C. Yoo, M. Moon, U. Lee and J. Song, “SocioPhone: Everyday Face-to-Face Interaction Monitoring Platform Using Multi-Phone Sensor Fusion,” MobiSys, Taipei, Taiwan,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[5] </w:t>
                    </w:r>
                  </w:p>
                </w:tc>
                <w:tc>
                  <w:tcPr>
                    <w:tcW w:w="0" w:type="auto"/>
                    <w:hideMark/>
                  </w:tcPr>
                  <w:p w:rsidR="002E795E" w:rsidRDefault="002E795E">
                    <w:pPr>
                      <w:pStyle w:val="Bibliography"/>
                      <w:rPr>
                        <w:rFonts w:eastAsiaTheme="minorEastAsia"/>
                        <w:noProof/>
                      </w:rPr>
                    </w:pPr>
                    <w:r>
                      <w:rPr>
                        <w:noProof/>
                      </w:rPr>
                      <w:t>R. LiKamWa, Y. Liu, N. D. Lane and L. Zhong, “MoodScope: Building a Mood Sensor from Smartphone Usage Patterns,” MobiSys, Beijing, China,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[6] </w:t>
                    </w:r>
                  </w:p>
                </w:tc>
                <w:tc>
                  <w:tcPr>
                    <w:tcW w:w="0" w:type="auto"/>
                    <w:hideMark/>
                  </w:tcPr>
                  <w:p w:rsidR="002E795E" w:rsidRDefault="002E795E">
                    <w:pPr>
                      <w:pStyle w:val="Bibliography"/>
                      <w:rPr>
                        <w:rFonts w:eastAsiaTheme="minorEastAsia"/>
                        <w:noProof/>
                      </w:rPr>
                    </w:pPr>
                    <w:r>
                      <w:rPr>
                        <w:noProof/>
                      </w:rPr>
                      <w:t>J. Hernandez, W. Drevo, R. W. Picard and M. E. Hoque, “Mood Meter: Counting Smiles in the Wild,” UbiComp, Cambridge, MA, USA, 2012.</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[7] </w:t>
                    </w:r>
                  </w:p>
                </w:tc>
                <w:tc>
                  <w:tcPr>
                    <w:tcW w:w="0" w:type="auto"/>
                    <w:hideMark/>
                  </w:tcPr>
                  <w:p w:rsidR="002E795E" w:rsidRDefault="002E795E">
                    <w:pPr>
                      <w:pStyle w:val="Bibliography"/>
                      <w:rPr>
                        <w:rFonts w:eastAsiaTheme="minorEastAsia"/>
                        <w:noProof/>
                      </w:rPr>
                    </w:pPr>
                    <w:r>
                      <w:rPr>
                        <w:noProof/>
                      </w:rPr>
                      <w:t xml:space="preserve">A. G. Logan, W. J. McIsaac, A. Tisler, M. J. Irvine, A. Saunders, A. Dunai, C. A. Rizo, D. S. Feig, M. Hamill, M. Trudel and J. A. Cafazzo, “Mobile Phone–Based Remote Patient Monitoring System for Management of Hypertension in Diabetic Patients,” </w:t>
                    </w:r>
                    <w:r>
                      <w:rPr>
                        <w:i/>
                        <w:iCs/>
                        <w:noProof/>
                      </w:rPr>
                      <w:t xml:space="preserve">American Journal of Hypertension, Ltd, </w:t>
                    </w:r>
                    <w:r>
                      <w:rPr>
                        <w:noProof/>
                      </w:rPr>
                      <w:t xml:space="preserve">vol. 2007, no. 20, p. 7, 2007. </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[8] </w:t>
                    </w:r>
                  </w:p>
                </w:tc>
                <w:tc>
                  <w:tcPr>
                    <w:tcW w:w="0" w:type="auto"/>
                    <w:hideMark/>
                  </w:tcPr>
                  <w:p w:rsidR="002E795E" w:rsidRDefault="002E795E">
                    <w:pPr>
                      <w:pStyle w:val="Bibliography"/>
                      <w:rPr>
                        <w:rFonts w:eastAsiaTheme="minorEastAsia"/>
                        <w:noProof/>
                      </w:rPr>
                    </w:pPr>
                    <w:r>
                      <w:rPr>
                        <w:noProof/>
                      </w:rPr>
                      <w:t>H. Lu, M. Rabbi, G. T. Chittaranjan, D. Frauendorfer, M. S. Mast, A. T. Campbell, D. Gatica-Perez and T. Choudhury, “StressSense: Detecting Stress in Unconstrained Acoustic Environments using Smartphones,” UbiComp, Pittsburgh, USA, 2012.</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[9] </w:t>
                    </w:r>
                  </w:p>
                </w:tc>
                <w:tc>
                  <w:tcPr>
                    <w:tcW w:w="0" w:type="auto"/>
                    <w:hideMark/>
                  </w:tcPr>
                  <w:p w:rsidR="002E795E" w:rsidRDefault="002E795E">
                    <w:pPr>
                      <w:pStyle w:val="Bibliography"/>
                      <w:rPr>
                        <w:rFonts w:eastAsiaTheme="minorEastAsia"/>
                        <w:noProof/>
                      </w:rPr>
                    </w:pPr>
                    <w:r>
                      <w:rPr>
                        <w:noProof/>
                      </w:rPr>
                      <w:t xml:space="preserve">A. K. Dey and G. D. Abowd, “Context-Awareness, Towards a Better Understanding of Context and Context Awareness,” Graphics, Visualization and Usability Center and College of Computing, </w:t>
                    </w:r>
                    <w:r>
                      <w:rPr>
                        <w:noProof/>
                      </w:rPr>
                      <w:lastRenderedPageBreak/>
                      <w:t>Georgia Institute of Technology, Atlanta, GA, USA, 1999.</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lastRenderedPageBreak/>
                      <w:t xml:space="preserve">[10] </w:t>
                    </w:r>
                  </w:p>
                </w:tc>
                <w:tc>
                  <w:tcPr>
                    <w:tcW w:w="0" w:type="auto"/>
                    <w:hideMark/>
                  </w:tcPr>
                  <w:p w:rsidR="002E795E" w:rsidRDefault="002E795E">
                    <w:pPr>
                      <w:pStyle w:val="Bibliography"/>
                      <w:rPr>
                        <w:rFonts w:eastAsiaTheme="minorEastAsia"/>
                        <w:noProof/>
                      </w:rPr>
                    </w:pPr>
                    <w:r>
                      <w:rPr>
                        <w:noProof/>
                      </w:rPr>
                      <w:t>T.-V. How, J. Chee, E. Wan and A. Mihailidis, “MyWalk: A Mobile App for Gait Asymmetry Rehabilitation in the Community,” University of Toronto, Toronto, Canada,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[11] </w:t>
                    </w:r>
                  </w:p>
                </w:tc>
                <w:tc>
                  <w:tcPr>
                    <w:tcW w:w="0" w:type="auto"/>
                    <w:hideMark/>
                  </w:tcPr>
                  <w:p w:rsidR="002E795E" w:rsidRDefault="002E795E">
                    <w:pPr>
                      <w:pStyle w:val="Bibliography"/>
                      <w:rPr>
                        <w:rFonts w:eastAsiaTheme="minorEastAsia"/>
                        <w:noProof/>
                      </w:rPr>
                    </w:pPr>
                    <w:r>
                      <w:rPr>
                        <w:noProof/>
                      </w:rPr>
                      <w:t>K.-h. Chang, D. Fisher and J. Canny, “AMMON: A Speech Analysis Library for Analyzing Affect, Stress, and Mental Health on Mobile Phones,” University of California at Berkeley, Berkley, CA, USA, 2011.</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[12] </w:t>
                    </w:r>
                  </w:p>
                </w:tc>
                <w:tc>
                  <w:tcPr>
                    <w:tcW w:w="0" w:type="auto"/>
                    <w:hideMark/>
                  </w:tcPr>
                  <w:p w:rsidR="002E795E" w:rsidRDefault="002E795E">
                    <w:pPr>
                      <w:pStyle w:val="Bibliography"/>
                      <w:rPr>
                        <w:rFonts w:eastAsiaTheme="minorEastAsia"/>
                        <w:noProof/>
                      </w:rPr>
                    </w:pPr>
                    <w:r>
                      <w:rPr>
                        <w:noProof/>
                      </w:rPr>
                      <w:t>H. Lu, W. Pan, N. D. Lane, T. Choudhury and A. T. Campbell, “SoundSense: scalable sound sensing for people-centric applications on mobile phones,” ACM, New York, 2009.</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[13] </w:t>
                    </w:r>
                  </w:p>
                </w:tc>
                <w:tc>
                  <w:tcPr>
                    <w:tcW w:w="0" w:type="auto"/>
                    <w:hideMark/>
                  </w:tcPr>
                  <w:p w:rsidR="002E795E" w:rsidRDefault="002E795E">
                    <w:pPr>
                      <w:pStyle w:val="Bibliography"/>
                      <w:rPr>
                        <w:rFonts w:eastAsiaTheme="minorEastAsia"/>
                        <w:noProof/>
                      </w:rPr>
                    </w:pPr>
                    <w:r>
                      <w:rPr>
                        <w:noProof/>
                      </w:rPr>
                      <w:t>Azumio, “Stress Check | Azumio,” Azumio, 2012. [Online]. Available: http://www.azumio.com/apps/stress-check/. [Accessed 3 April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[14] </w:t>
                    </w:r>
                  </w:p>
                </w:tc>
                <w:tc>
                  <w:tcPr>
                    <w:tcW w:w="0" w:type="auto"/>
                    <w:hideMark/>
                  </w:tcPr>
                  <w:p w:rsidR="002E795E" w:rsidRDefault="002E795E">
                    <w:pPr>
                      <w:pStyle w:val="Bibliography"/>
                      <w:rPr>
                        <w:rFonts w:eastAsiaTheme="minorEastAsia"/>
                        <w:noProof/>
                      </w:rPr>
                    </w:pPr>
                    <w:r>
                      <w:rPr>
                        <w:noProof/>
                      </w:rPr>
                      <w:t>V. Chandrasekeran, “Measuring Vital Signs Using Smart Phones,” University of North Texas, Denton, TX, USA, 2010.</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[15] </w:t>
                    </w:r>
                  </w:p>
                </w:tc>
                <w:tc>
                  <w:tcPr>
                    <w:tcW w:w="0" w:type="auto"/>
                    <w:hideMark/>
                  </w:tcPr>
                  <w:p w:rsidR="002E795E" w:rsidRDefault="002E795E">
                    <w:pPr>
                      <w:pStyle w:val="Bibliography"/>
                      <w:rPr>
                        <w:rFonts w:eastAsiaTheme="minorEastAsia"/>
                        <w:noProof/>
                      </w:rPr>
                    </w:pPr>
                    <w:r>
                      <w:rPr>
                        <w:noProof/>
                      </w:rPr>
                      <w:t>Q. Wei and R. L. Dunbrack Jr, “The Role of Balanced Training and Testing Data Sets for Binary Classifiers in Bioinformatics,” Plos One,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[16] </w:t>
                    </w:r>
                  </w:p>
                </w:tc>
                <w:tc>
                  <w:tcPr>
                    <w:tcW w:w="0" w:type="auto"/>
                    <w:hideMark/>
                  </w:tcPr>
                  <w:p w:rsidR="002E795E" w:rsidRDefault="002E795E">
                    <w:pPr>
                      <w:pStyle w:val="Bibliography"/>
                      <w:rPr>
                        <w:rFonts w:eastAsiaTheme="minorEastAsia"/>
                        <w:noProof/>
                      </w:rPr>
                    </w:pPr>
                    <w:r>
                      <w:rPr>
                        <w:noProof/>
                      </w:rPr>
                      <w:t>R. Segal, M. Smith and J. Segal, “Stress Symptoms, Signs &amp;Causes: Effects of Stress Overload,” HelpGuide.org, May 2014. [Online]. Available: http://www.helpguide.org/mental/stress_signs.htm. [Accessed 12 May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[17] </w:t>
                    </w:r>
                  </w:p>
                </w:tc>
                <w:tc>
                  <w:tcPr>
                    <w:tcW w:w="0" w:type="auto"/>
                    <w:hideMark/>
                  </w:tcPr>
                  <w:p w:rsidR="002E795E" w:rsidRDefault="002E795E">
                    <w:pPr>
                      <w:pStyle w:val="Bibliography"/>
                      <w:rPr>
                        <w:rFonts w:eastAsiaTheme="minorEastAsia"/>
                        <w:noProof/>
                      </w:rPr>
                    </w:pPr>
                    <w:r>
                      <w:rPr>
                        <w:noProof/>
                      </w:rPr>
                      <w:t>American Psychology Association, “Stress The different kinds of stress,” 2014. [Online]. Available: http://www.apa.org/helpcenter/stress-kinds.aspx. [Accessed 20 May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[18] </w:t>
                    </w:r>
                  </w:p>
                </w:tc>
                <w:tc>
                  <w:tcPr>
                    <w:tcW w:w="0" w:type="auto"/>
                    <w:hideMark/>
                  </w:tcPr>
                  <w:p w:rsidR="002E795E" w:rsidRDefault="002E795E">
                    <w:pPr>
                      <w:pStyle w:val="Bibliography"/>
                      <w:rPr>
                        <w:rFonts w:eastAsiaTheme="minorEastAsia"/>
                        <w:noProof/>
                      </w:rPr>
                    </w:pPr>
                    <w:r>
                      <w:rPr>
                        <w:noProof/>
                      </w:rPr>
                      <w:t>iHealth, “iHealth Wireless Blood Pressure Wrist Monitor Mobile Health Products,” iHealth, 2012. [Online]. Available: http://www.ihealthlabs.com/wireless-blood-pressure-monitor-feature_32.htm. [Accessed 23 May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[19] </w:t>
                    </w:r>
                  </w:p>
                </w:tc>
                <w:tc>
                  <w:tcPr>
                    <w:tcW w:w="0" w:type="auto"/>
                    <w:hideMark/>
                  </w:tcPr>
                  <w:p w:rsidR="002E795E" w:rsidRDefault="002E795E">
                    <w:pPr>
                      <w:pStyle w:val="Bibliography"/>
                      <w:rPr>
                        <w:rFonts w:eastAsiaTheme="minorEastAsia"/>
                        <w:noProof/>
                      </w:rPr>
                    </w:pPr>
                    <w:r>
                      <w:rPr>
                        <w:noProof/>
                      </w:rPr>
                      <w:t>J. Choi and R. Gutierrez-Osuna, “Using Heart Rate Monitors to Detect Mental Stress,” Texas A&amp;M University, Texas, 2009.</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lastRenderedPageBreak/>
                      <w:t xml:space="preserve">[20] </w:t>
                    </w:r>
                  </w:p>
                </w:tc>
                <w:tc>
                  <w:tcPr>
                    <w:tcW w:w="0" w:type="auto"/>
                    <w:hideMark/>
                  </w:tcPr>
                  <w:p w:rsidR="002E795E" w:rsidRDefault="002E795E">
                    <w:pPr>
                      <w:pStyle w:val="Bibliography"/>
                      <w:rPr>
                        <w:rFonts w:eastAsiaTheme="minorEastAsia"/>
                        <w:noProof/>
                      </w:rPr>
                    </w:pPr>
                    <w:r>
                      <w:rPr>
                        <w:noProof/>
                      </w:rPr>
                      <w:t>N. Sharma and T. Gedeon, “Modeling Stress Recognition in Typical Virtual Environments,” Australian National University, Canberra, Australia,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[21] </w:t>
                    </w:r>
                  </w:p>
                </w:tc>
                <w:tc>
                  <w:tcPr>
                    <w:tcW w:w="0" w:type="auto"/>
                    <w:hideMark/>
                  </w:tcPr>
                  <w:p w:rsidR="002E795E" w:rsidRDefault="002E795E">
                    <w:pPr>
                      <w:pStyle w:val="Bibliography"/>
                      <w:rPr>
                        <w:rFonts w:eastAsiaTheme="minorEastAsia"/>
                        <w:noProof/>
                      </w:rPr>
                    </w:pPr>
                    <w:r>
                      <w:rPr>
                        <w:noProof/>
                      </w:rPr>
                      <w:t>J. Choi and R. Gutierrez-Osuna, “Estimating Mental Stress Using a Wearable Cardio-Respiratory Sensor,” Texas A&amp;M University, Texas, 2010.</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[22] </w:t>
                    </w:r>
                  </w:p>
                </w:tc>
                <w:tc>
                  <w:tcPr>
                    <w:tcW w:w="0" w:type="auto"/>
                    <w:hideMark/>
                  </w:tcPr>
                  <w:p w:rsidR="002E795E" w:rsidRDefault="002E795E">
                    <w:pPr>
                      <w:pStyle w:val="Bibliography"/>
                      <w:rPr>
                        <w:rFonts w:eastAsiaTheme="minorEastAsia"/>
                        <w:noProof/>
                      </w:rPr>
                    </w:pPr>
                    <w:r>
                      <w:rPr>
                        <w:noProof/>
                      </w:rPr>
                      <w:t>F. Bousefsaf, C. Maaoui and A. Pruski, “Remote assessment of the Heart Rate Variability to detect mental stress,” Laboratoire de Conception, Optimisation et Modelisation des Systemes (LCOMS), Metz, France,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[23] </w:t>
                    </w:r>
                  </w:p>
                </w:tc>
                <w:tc>
                  <w:tcPr>
                    <w:tcW w:w="0" w:type="auto"/>
                    <w:hideMark/>
                  </w:tcPr>
                  <w:p w:rsidR="002E795E" w:rsidRDefault="002E795E">
                    <w:pPr>
                      <w:pStyle w:val="Bibliography"/>
                      <w:rPr>
                        <w:rFonts w:eastAsiaTheme="minorEastAsia"/>
                        <w:noProof/>
                      </w:rPr>
                    </w:pPr>
                    <w:r>
                      <w:rPr>
                        <w:noProof/>
                      </w:rPr>
                      <w:t>M. De Choudhury, M. Gamon, A. Hoff and A. Roseway, “"Moon Phrases": A Social Media Faciliated Tool for Emotional Reflection and Wellness,” Microsoft Research, Redmond WA, USA,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[24] </w:t>
                    </w:r>
                  </w:p>
                </w:tc>
                <w:tc>
                  <w:tcPr>
                    <w:tcW w:w="0" w:type="auto"/>
                    <w:hideMark/>
                  </w:tcPr>
                  <w:p w:rsidR="002E795E" w:rsidRDefault="002E795E">
                    <w:pPr>
                      <w:pStyle w:val="Bibliography"/>
                      <w:rPr>
                        <w:rFonts w:eastAsiaTheme="minorEastAsia"/>
                        <w:noProof/>
                      </w:rPr>
                    </w:pPr>
                    <w:r>
                      <w:rPr>
                        <w:noProof/>
                      </w:rPr>
                      <w:t>S. Abraham, J. Chin, H. J. M. Brouwers, B. Turner, R. Zhang and T. A. Chapman, “Green Fluorescent Protein-Based Biosensor To Detect and Quantify Stress Responses Induced by DNA-Degrading Colicins,” American Society for Microbiology, Woolongong, NSW, Australia, 2011.</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[25] </w:t>
                    </w:r>
                  </w:p>
                </w:tc>
                <w:tc>
                  <w:tcPr>
                    <w:tcW w:w="0" w:type="auto"/>
                    <w:hideMark/>
                  </w:tcPr>
                  <w:p w:rsidR="002E795E" w:rsidRDefault="002E795E">
                    <w:pPr>
                      <w:pStyle w:val="Bibliography"/>
                      <w:rPr>
                        <w:rFonts w:eastAsiaTheme="minorEastAsia"/>
                        <w:noProof/>
                      </w:rPr>
                    </w:pPr>
                    <w:r>
                      <w:rPr>
                        <w:noProof/>
                      </w:rPr>
                      <w:t>National Institutes of Health, “Stress and Anxiety: MedlinePlus Medical Encyclopedia,” U.S. National Library of Medicine, 22 May 2014. [Online]. Available: http://www.nlm.nih.gov/medlineplus/ency/article/003211.htm. [Accessed 16 6 2011].</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[26] </w:t>
                    </w:r>
                  </w:p>
                </w:tc>
                <w:tc>
                  <w:tcPr>
                    <w:tcW w:w="0" w:type="auto"/>
                    <w:hideMark/>
                  </w:tcPr>
                  <w:p w:rsidR="002E795E" w:rsidRDefault="002E795E">
                    <w:pPr>
                      <w:pStyle w:val="Bibliography"/>
                      <w:rPr>
                        <w:rFonts w:eastAsiaTheme="minorEastAsia"/>
                        <w:noProof/>
                      </w:rPr>
                    </w:pPr>
                    <w:r>
                      <w:rPr>
                        <w:noProof/>
                      </w:rPr>
                      <w:t>CalmClinic, “How Walking Works to Cure Anxiety « Calm Clinic,” 2014. [Online]. Available: http://www.calmclinic.com/anxiety/treatment/walking-works. [Accessed 22 Sep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[27] </w:t>
                    </w:r>
                  </w:p>
                </w:tc>
                <w:tc>
                  <w:tcPr>
                    <w:tcW w:w="0" w:type="auto"/>
                    <w:hideMark/>
                  </w:tcPr>
                  <w:p w:rsidR="002E795E" w:rsidRDefault="002E795E">
                    <w:pPr>
                      <w:pStyle w:val="Bibliography"/>
                      <w:rPr>
                        <w:rFonts w:eastAsiaTheme="minorEastAsia"/>
                        <w:noProof/>
                      </w:rPr>
                    </w:pPr>
                    <w:r>
                      <w:rPr>
                        <w:noProof/>
                      </w:rPr>
                      <w:t>P. Stafford, “Australians go local with smartphones – and three other trends from Google’s latest research,” SmartCompany, 22 July 2013. [Online]. Available: http://www.smartcompany.com.au/technology/online/32768-australians-go-local-with-smartphones----and-three-other-trends-from-google-s-latest-research.html. [Accessed 7 May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[28] </w:t>
                    </w:r>
                  </w:p>
                </w:tc>
                <w:tc>
                  <w:tcPr>
                    <w:tcW w:w="0" w:type="auto"/>
                    <w:hideMark/>
                  </w:tcPr>
                  <w:p w:rsidR="002E795E" w:rsidRDefault="002E795E">
                    <w:pPr>
                      <w:pStyle w:val="Bibliography"/>
                      <w:rPr>
                        <w:rFonts w:eastAsiaTheme="minorEastAsia"/>
                        <w:noProof/>
                      </w:rPr>
                    </w:pPr>
                    <w:r>
                      <w:rPr>
                        <w:noProof/>
                      </w:rPr>
                      <w:t>WebMD, “Stress Symptoms Effects of Stress on the Body,” 2 July 2013. [Online]. Available: http://www.webmd.com/balance/stress-management/stress-symptoms-effects_of-stress-on-</w:t>
                    </w:r>
                    <w:r>
                      <w:rPr>
                        <w:noProof/>
                      </w:rPr>
                      <w:lastRenderedPageBreak/>
                      <w:t>the-body. [Accessed 23 May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lastRenderedPageBreak/>
                      <w:t xml:space="preserve">[29] </w:t>
                    </w:r>
                  </w:p>
                </w:tc>
                <w:tc>
                  <w:tcPr>
                    <w:tcW w:w="0" w:type="auto"/>
                    <w:hideMark/>
                  </w:tcPr>
                  <w:p w:rsidR="002E795E" w:rsidRDefault="002E795E">
                    <w:pPr>
                      <w:pStyle w:val="Bibliography"/>
                      <w:rPr>
                        <w:rFonts w:eastAsiaTheme="minorEastAsia"/>
                        <w:noProof/>
                      </w:rPr>
                    </w:pPr>
                    <w:r>
                      <w:rPr>
                        <w:noProof/>
                      </w:rPr>
                      <w:t>Samsung, “SAMSUNG Developers,” 2014. [Online]. Available: http://developer.samsung.com/s-health-sdk#pg. [Accessed 11 Aug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[30] </w:t>
                    </w:r>
                  </w:p>
                </w:tc>
                <w:tc>
                  <w:tcPr>
                    <w:tcW w:w="0" w:type="auto"/>
                    <w:hideMark/>
                  </w:tcPr>
                  <w:p w:rsidR="002E795E" w:rsidRDefault="002E795E">
                    <w:pPr>
                      <w:pStyle w:val="Bibliography"/>
                      <w:rPr>
                        <w:rFonts w:eastAsiaTheme="minorEastAsia"/>
                        <w:noProof/>
                      </w:rPr>
                    </w:pPr>
                    <w:r>
                      <w:rPr>
                        <w:noProof/>
                      </w:rPr>
                      <w:t>GSMArena, “Samsung Galaxy S5 - Full phone specifications,” 2014. [Online]. Available: http://www.gsmarena.com/samsung_galaxy_s5-6033.php. [Accessed 10 Aug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[31] </w:t>
                    </w:r>
                  </w:p>
                </w:tc>
                <w:tc>
                  <w:tcPr>
                    <w:tcW w:w="0" w:type="auto"/>
                    <w:hideMark/>
                  </w:tcPr>
                  <w:p w:rsidR="002E795E" w:rsidRDefault="002E795E">
                    <w:pPr>
                      <w:pStyle w:val="Bibliography"/>
                      <w:rPr>
                        <w:rFonts w:eastAsiaTheme="minorEastAsia"/>
                        <w:noProof/>
                      </w:rPr>
                    </w:pPr>
                    <w:r>
                      <w:rPr>
                        <w:noProof/>
                      </w:rPr>
                      <w:t>Google, “Motion Sensors | Android Developers,” 2014. [Online]. Available: http://developer.android.com/guide/topics/sensors/sensors_motion.html. [Accessed 15 Apr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[32] </w:t>
                    </w:r>
                  </w:p>
                </w:tc>
                <w:tc>
                  <w:tcPr>
                    <w:tcW w:w="0" w:type="auto"/>
                    <w:hideMark/>
                  </w:tcPr>
                  <w:p w:rsidR="002E795E" w:rsidRDefault="002E795E">
                    <w:pPr>
                      <w:pStyle w:val="Bibliography"/>
                      <w:rPr>
                        <w:rFonts w:eastAsiaTheme="minorEastAsia"/>
                        <w:noProof/>
                      </w:rPr>
                    </w:pPr>
                    <w:r>
                      <w:rPr>
                        <w:noProof/>
                      </w:rPr>
                      <w:t>Education Portal, “What is Humidity? - Definition, Measurements &amp; Effects Video - Lesson and Example | Education Portal,” 2003-2014. [Online]. Available: http://education-portal.com/academy/lesson/what-is-humidity-definition-measurements-effects.html#lesson. [Accessed 12 Oct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[33] </w:t>
                    </w:r>
                  </w:p>
                </w:tc>
                <w:tc>
                  <w:tcPr>
                    <w:tcW w:w="0" w:type="auto"/>
                    <w:hideMark/>
                  </w:tcPr>
                  <w:p w:rsidR="002E795E" w:rsidRDefault="002E795E">
                    <w:pPr>
                      <w:pStyle w:val="Bibliography"/>
                      <w:rPr>
                        <w:rFonts w:eastAsiaTheme="minorEastAsia"/>
                        <w:noProof/>
                      </w:rPr>
                    </w:pPr>
                    <w:r>
                      <w:rPr>
                        <w:noProof/>
                      </w:rPr>
                      <w:t>Google, “Environment Sensors | Android Developers,” 2014. [Online]. Available: http://developer.android.com/guide/topics/sensors/sensors_environment.html. [Accessed 15 Apr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[34] </w:t>
                    </w:r>
                  </w:p>
                </w:tc>
                <w:tc>
                  <w:tcPr>
                    <w:tcW w:w="0" w:type="auto"/>
                    <w:hideMark/>
                  </w:tcPr>
                  <w:p w:rsidR="002E795E" w:rsidRDefault="002E795E">
                    <w:pPr>
                      <w:pStyle w:val="Bibliography"/>
                      <w:rPr>
                        <w:rFonts w:eastAsiaTheme="minorEastAsia"/>
                        <w:noProof/>
                      </w:rPr>
                    </w:pPr>
                    <w:r>
                      <w:rPr>
                        <w:noProof/>
                      </w:rPr>
                      <w:t>T. Duong, “An introduction to kernel density estimation,” May 2001. [Online]. Available: http://www.mvstat.net/tduong/research/seminars/seminar-2001-05/. [Accessed 24 Oct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[35] </w:t>
                    </w:r>
                  </w:p>
                </w:tc>
                <w:tc>
                  <w:tcPr>
                    <w:tcW w:w="0" w:type="auto"/>
                    <w:hideMark/>
                  </w:tcPr>
                  <w:p w:rsidR="002E795E" w:rsidRDefault="002E795E">
                    <w:pPr>
                      <w:pStyle w:val="Bibliography"/>
                      <w:rPr>
                        <w:rFonts w:eastAsiaTheme="minorEastAsia"/>
                        <w:noProof/>
                      </w:rPr>
                    </w:pPr>
                    <w:r>
                      <w:rPr>
                        <w:noProof/>
                      </w:rPr>
                      <w:t xml:space="preserve">L. Rokach, “Ensemble-based classifiers,” </w:t>
                    </w:r>
                    <w:r>
                      <w:rPr>
                        <w:i/>
                        <w:iCs/>
                        <w:noProof/>
                      </w:rPr>
                      <w:t xml:space="preserve">Artificial Intelligence Review, </w:t>
                    </w:r>
                    <w:r>
                      <w:rPr>
                        <w:noProof/>
                      </w:rPr>
                      <w:t xml:space="preserve">vol. 33, no. 1-2, pp. 1-39, 2010. </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[36] </w:t>
                    </w:r>
                  </w:p>
                </w:tc>
                <w:tc>
                  <w:tcPr>
                    <w:tcW w:w="0" w:type="auto"/>
                    <w:hideMark/>
                  </w:tcPr>
                  <w:p w:rsidR="002E795E" w:rsidRDefault="002E795E">
                    <w:pPr>
                      <w:pStyle w:val="Bibliography"/>
                      <w:rPr>
                        <w:rFonts w:eastAsiaTheme="minorEastAsia"/>
                        <w:noProof/>
                      </w:rPr>
                    </w:pPr>
                    <w:r>
                      <w:rPr>
                        <w:noProof/>
                      </w:rPr>
                      <w:t xml:space="preserve">C. Küblbeck and A. Ernst, “Face detection and tracking in video sequences using the modified census transformation,” </w:t>
                    </w:r>
                    <w:r>
                      <w:rPr>
                        <w:i/>
                        <w:iCs/>
                        <w:noProof/>
                      </w:rPr>
                      <w:t xml:space="preserve">Journal of Image Vision Computing, </w:t>
                    </w:r>
                    <w:r>
                      <w:rPr>
                        <w:noProof/>
                      </w:rPr>
                      <w:t xml:space="preserve">vol. 24, no. 6, p. 9, 2006. </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[37] </w:t>
                    </w:r>
                  </w:p>
                </w:tc>
                <w:tc>
                  <w:tcPr>
                    <w:tcW w:w="0" w:type="auto"/>
                    <w:hideMark/>
                  </w:tcPr>
                  <w:p w:rsidR="002E795E" w:rsidRDefault="002E795E">
                    <w:pPr>
                      <w:pStyle w:val="Bibliography"/>
                      <w:rPr>
                        <w:rFonts w:eastAsiaTheme="minorEastAsia"/>
                        <w:noProof/>
                      </w:rPr>
                    </w:pPr>
                    <w:r>
                      <w:rPr>
                        <w:noProof/>
                      </w:rPr>
                      <w:t>HowStuffWorks, “HowStuffWorks Hygrometer,” 15 September 2009. [Online]. Available: http://science.howstuffworks.com/nature/climate-weather/meteorological-instruments/hygrometer-info.htm. [Accessed 15 April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lastRenderedPageBreak/>
                      <w:t xml:space="preserve">[38] </w:t>
                    </w:r>
                  </w:p>
                </w:tc>
                <w:tc>
                  <w:tcPr>
                    <w:tcW w:w="0" w:type="auto"/>
                    <w:hideMark/>
                  </w:tcPr>
                  <w:p w:rsidR="002E795E" w:rsidRDefault="002E795E">
                    <w:pPr>
                      <w:pStyle w:val="Bibliography"/>
                      <w:rPr>
                        <w:rFonts w:eastAsiaTheme="minorEastAsia"/>
                        <w:noProof/>
                      </w:rPr>
                    </w:pPr>
                    <w:r>
                      <w:rPr>
                        <w:noProof/>
                      </w:rPr>
                      <w:t>V. Volterra, “Theory of Functionals and of Integrals and Integro-Differential Equations,” Dover Publications, NY, USA, 1959.</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[39] </w:t>
                    </w:r>
                  </w:p>
                </w:tc>
                <w:tc>
                  <w:tcPr>
                    <w:tcW w:w="0" w:type="auto"/>
                    <w:hideMark/>
                  </w:tcPr>
                  <w:p w:rsidR="002E795E" w:rsidRDefault="002E795E">
                    <w:pPr>
                      <w:pStyle w:val="Bibliography"/>
                      <w:rPr>
                        <w:rFonts w:eastAsiaTheme="minorEastAsia"/>
                        <w:noProof/>
                      </w:rPr>
                    </w:pPr>
                    <w:r>
                      <w:rPr>
                        <w:noProof/>
                      </w:rPr>
                      <w:t>J. Weston, S. Mukherjee, O. Chapelle, M. Pontil, T. Poggio and V. Vapnik, “Feature Selection for SVMs,” AT&amp;T Research Laboratories, Red Bank, USA.</w:t>
                    </w:r>
                  </w:p>
                </w:tc>
              </w:tr>
            </w:tbl>
            <w:p w:rsidR="002E795E" w:rsidRDefault="002E795E">
              <w:pPr>
                <w:divId w:val="1137458364"/>
                <w:rPr>
                  <w:rFonts w:eastAsia="Times New Roman"/>
                  <w:noProof/>
                </w:rPr>
              </w:pPr>
            </w:p>
            <w:p w:rsidR="00027338" w:rsidRPr="00886339" w:rsidRDefault="00027338">
              <w:pPr>
                <w:rPr>
                  <w:lang w:val="en-AU"/>
                </w:rPr>
              </w:pPr>
              <w:r w:rsidRPr="00F548EB">
                <w:rPr>
                  <w:b/>
                  <w:bCs/>
                  <w:noProof/>
                  <w:lang w:val="en-AU"/>
                </w:rPr>
                <w:fldChar w:fldCharType="end"/>
              </w:r>
            </w:p>
          </w:sdtContent>
        </w:sdt>
      </w:sdtContent>
    </w:sdt>
    <w:p w:rsidR="00027338" w:rsidRPr="00886339" w:rsidRDefault="00027338" w:rsidP="00DD797F">
      <w:pPr>
        <w:rPr>
          <w:lang w:val="en-AU"/>
        </w:rPr>
        <w:sectPr w:rsidR="00027338" w:rsidRPr="00886339" w:rsidSect="00C00B5C">
          <w:headerReference w:type="default" r:id="rId22"/>
          <w:footerReference w:type="default" r:id="rId23"/>
          <w:pgSz w:w="12240" w:h="15840"/>
          <w:pgMar w:top="1134" w:right="1134" w:bottom="1134" w:left="1134" w:header="720" w:footer="720" w:gutter="0"/>
          <w:cols w:space="720"/>
          <w:formProt w:val="0"/>
          <w:docGrid w:linePitch="360" w:charSpace="-2049"/>
        </w:sectPr>
      </w:pPr>
    </w:p>
    <w:p w:rsidR="00274422" w:rsidRPr="00886339" w:rsidRDefault="006F0003" w:rsidP="006F0003">
      <w:pPr>
        <w:jc w:val="center"/>
        <w:rPr>
          <w:lang w:val="en-AU"/>
        </w:rPr>
      </w:pPr>
      <w:r w:rsidRPr="00886339">
        <w:rPr>
          <w:lang w:val="en-AU"/>
        </w:rPr>
        <w:lastRenderedPageBreak/>
        <w:t>BLANK PAGE</w:t>
      </w:r>
    </w:p>
    <w:sectPr w:rsidR="00274422" w:rsidRPr="00886339" w:rsidSect="006F0003">
      <w:pgSz w:w="12240" w:h="15840" w:code="1"/>
      <w:pgMar w:top="1134" w:right="1134" w:bottom="1134" w:left="1134" w:header="720" w:footer="720" w:gutter="0"/>
      <w:cols w:space="720"/>
      <w:formProt w:val="0"/>
      <w:vAlign w:val="center"/>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Veerakumar" w:date="2014-10-27T02:17:00Z" w:initials="V">
    <w:p w:rsidR="00835174" w:rsidRDefault="00835174">
      <w:pPr>
        <w:pStyle w:val="CommentText"/>
      </w:pPr>
      <w:r>
        <w:rPr>
          <w:rStyle w:val="CommentReference"/>
        </w:rPr>
        <w:annotationRef/>
      </w:r>
      <w:r>
        <w:t>Do it</w:t>
      </w:r>
    </w:p>
  </w:comment>
  <w:comment w:id="52" w:author="Veerakumar" w:date="2014-10-27T02:17:00Z" w:initials="V">
    <w:p w:rsidR="00835174" w:rsidRDefault="00835174">
      <w:pPr>
        <w:pStyle w:val="CommentText"/>
      </w:pPr>
      <w:r>
        <w:rPr>
          <w:rStyle w:val="CommentReference"/>
        </w:rPr>
        <w:annotationRef/>
      </w:r>
      <w:r>
        <w:t>Write a summary of what has been done</w:t>
      </w:r>
    </w:p>
  </w:comment>
  <w:comment w:id="64" w:author="Veerakumar" w:date="2014-10-27T02:17:00Z" w:initials="V">
    <w:p w:rsidR="00835174" w:rsidRDefault="00835174">
      <w:pPr>
        <w:pStyle w:val="CommentText"/>
      </w:pPr>
      <w:r>
        <w:rPr>
          <w:rStyle w:val="CommentReference"/>
        </w:rPr>
        <w:annotationRef/>
      </w:r>
      <w:r>
        <w:t>- Talk about not using multiple instances of mic at once</w:t>
      </w:r>
      <w:r>
        <w:br/>
        <w:t>- talk about how S5 has heart rate monitor</w:t>
      </w:r>
    </w:p>
  </w:comment>
  <w:comment w:id="178" w:author="Veerakumar" w:date="2014-10-27T02:17:00Z" w:initials="V">
    <w:p w:rsidR="00835174" w:rsidRDefault="00835174">
      <w:pPr>
        <w:pStyle w:val="CommentText"/>
      </w:pPr>
      <w:r>
        <w:rPr>
          <w:rStyle w:val="CommentReference"/>
        </w:rPr>
        <w:annotationRef/>
      </w:r>
      <w:r>
        <w:t>Insert reference of how to hold</w:t>
      </w:r>
    </w:p>
  </w:comment>
  <w:comment w:id="185" w:author="Veerakumar" w:date="2014-10-27T02:17:00Z" w:initials="V">
    <w:p w:rsidR="00835174" w:rsidRDefault="00835174">
      <w:pPr>
        <w:pStyle w:val="CommentText"/>
      </w:pPr>
      <w:r>
        <w:rPr>
          <w:rStyle w:val="CommentReference"/>
        </w:rPr>
        <w:annotationRef/>
      </w:r>
      <w:r>
        <w:t xml:space="preserve">Add UML, intro, </w:t>
      </w:r>
      <w:proofErr w:type="spellStart"/>
      <w:r>
        <w:t>etc</w:t>
      </w:r>
      <w:proofErr w:type="spellEnd"/>
      <w:r>
        <w:br/>
        <w:t>half a page per class on average</w:t>
      </w:r>
    </w:p>
  </w:comment>
  <w:comment w:id="197" w:author="Veerakumar" w:date="2014-10-27T02:17:00Z" w:initials="V">
    <w:p w:rsidR="00835174" w:rsidRDefault="00835174">
      <w:pPr>
        <w:pStyle w:val="CommentText"/>
      </w:pPr>
      <w:r>
        <w:rPr>
          <w:rStyle w:val="CommentReference"/>
        </w:rPr>
        <w:annotationRef/>
      </w:r>
      <w:r>
        <w:t>Insert table here, do results for 0-10, 11-20, 21-30, 31-40</w:t>
      </w:r>
    </w:p>
  </w:comment>
  <w:comment w:id="200" w:author="Veerakumar" w:date="2014-10-27T02:17:00Z" w:initials="V">
    <w:p w:rsidR="00835174" w:rsidRDefault="00835174">
      <w:pPr>
        <w:pStyle w:val="CommentText"/>
      </w:pPr>
      <w:r>
        <w:rPr>
          <w:rStyle w:val="CommentReference"/>
        </w:rPr>
        <w:annotationRef/>
      </w:r>
      <w:r>
        <w:t>Comparison and discussion to state-of-the-art</w:t>
      </w:r>
    </w:p>
  </w:comment>
  <w:comment w:id="201" w:author="Veerakumar" w:date="2014-10-27T02:17:00Z" w:initials="V">
    <w:p w:rsidR="00835174" w:rsidRDefault="00835174">
      <w:pPr>
        <w:pStyle w:val="CommentText"/>
      </w:pPr>
      <w:r>
        <w:rPr>
          <w:rStyle w:val="CommentReference"/>
        </w:rPr>
        <w:annotationRef/>
      </w:r>
      <w:r>
        <w:t>Insert range of accuracy.</w:t>
      </w:r>
    </w:p>
  </w:comment>
  <w:comment w:id="212" w:author="Veerakumar" w:date="2014-10-27T02:17:00Z" w:initials="V">
    <w:p w:rsidR="00835174" w:rsidRDefault="00835174">
      <w:pPr>
        <w:pStyle w:val="CommentText"/>
      </w:pPr>
      <w:r>
        <w:rPr>
          <w:rStyle w:val="CommentReference"/>
        </w:rPr>
        <w:annotationRef/>
      </w:r>
      <w:r>
        <w:t>Do some research</w:t>
      </w:r>
    </w:p>
  </w:comment>
  <w:comment w:id="326" w:author="Veerakumar" w:date="2014-10-27T02:17:00Z" w:initials="V">
    <w:p w:rsidR="00835174" w:rsidRDefault="00835174">
      <w:pPr>
        <w:pStyle w:val="CommentText"/>
      </w:pPr>
      <w:r>
        <w:rPr>
          <w:rStyle w:val="CommentReference"/>
        </w:rPr>
        <w:annotationRef/>
      </w:r>
      <w:r>
        <w:t>Insert range of accuracies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26CF" w:rsidRDefault="008A26CF">
      <w:pPr>
        <w:spacing w:after="0" w:line="240" w:lineRule="auto"/>
      </w:pPr>
      <w:r>
        <w:separator/>
      </w:r>
    </w:p>
  </w:endnote>
  <w:endnote w:type="continuationSeparator" w:id="0">
    <w:p w:rsidR="008A26CF" w:rsidRDefault="008A2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Utopia-Regular">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0518874"/>
      <w:docPartObj>
        <w:docPartGallery w:val="Page Numbers (Bottom of Page)"/>
        <w:docPartUnique/>
      </w:docPartObj>
    </w:sdtPr>
    <w:sdtEndPr>
      <w:rPr>
        <w:color w:val="808080" w:themeColor="background1" w:themeShade="80"/>
        <w:spacing w:val="60"/>
      </w:rPr>
    </w:sdtEndPr>
    <w:sdtContent>
      <w:p w:rsidR="00835174" w:rsidRPr="006F6E52" w:rsidRDefault="006F6E52" w:rsidP="006F6E52">
        <w:pPr>
          <w:pStyle w:val="Footer"/>
          <w:pBdr>
            <w:top w:val="single" w:sz="4" w:space="1" w:color="D9D9D9" w:themeColor="background1" w:themeShade="D9"/>
          </w:pBdr>
          <w:jc w:val="center"/>
        </w:pPr>
        <w:r w:rsidRPr="006F6E52">
          <w:t xml:space="preserve">- </w:t>
        </w:r>
        <w:r w:rsidR="00835174" w:rsidRPr="006F6E52">
          <w:fldChar w:fldCharType="begin"/>
        </w:r>
        <w:r w:rsidR="00835174" w:rsidRPr="006F6E52">
          <w:instrText xml:space="preserve"> PAGE   \* MERGEFORMAT </w:instrText>
        </w:r>
        <w:r w:rsidR="00835174" w:rsidRPr="006F6E52">
          <w:fldChar w:fldCharType="separate"/>
        </w:r>
        <w:r w:rsidR="00206062">
          <w:rPr>
            <w:noProof/>
          </w:rPr>
          <w:t>i</w:t>
        </w:r>
        <w:r w:rsidR="00835174" w:rsidRPr="006F6E52">
          <w:rPr>
            <w:noProof/>
          </w:rPr>
          <w:fldChar w:fldCharType="end"/>
        </w:r>
        <w:r w:rsidRPr="006F6E52">
          <w:t xml:space="preserve"> -</w:t>
        </w:r>
      </w:p>
    </w:sdtContent>
  </w:sdt>
  <w:p w:rsidR="00835174" w:rsidRPr="006F6E52" w:rsidRDefault="008351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Default="00D5441B" w:rsidP="00060BCC">
    <w:pPr>
      <w:pStyle w:val="Footer"/>
      <w:jc w:val="center"/>
    </w:pPr>
    <w:r>
      <w:t xml:space="preserve">- </w:t>
    </w:r>
    <w:r w:rsidR="00835174">
      <w:fldChar w:fldCharType="begin"/>
    </w:r>
    <w:r w:rsidR="00835174">
      <w:instrText>PAGE</w:instrText>
    </w:r>
    <w:r w:rsidR="00835174">
      <w:fldChar w:fldCharType="separate"/>
    </w:r>
    <w:r w:rsidR="00206062">
      <w:rPr>
        <w:noProof/>
      </w:rPr>
      <w:t>21</w:t>
    </w:r>
    <w:r w:rsidR="00835174">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Default="00C15FE4" w:rsidP="006F6E52">
    <w:pPr>
      <w:pStyle w:val="Footer"/>
      <w:jc w:val="center"/>
    </w:pPr>
    <w:r>
      <w:t xml:space="preserve">- </w:t>
    </w:r>
    <w:r w:rsidR="00835174">
      <w:fldChar w:fldCharType="begin"/>
    </w:r>
    <w:r w:rsidR="00835174">
      <w:instrText>PAGE</w:instrText>
    </w:r>
    <w:r w:rsidR="00835174">
      <w:fldChar w:fldCharType="separate"/>
    </w:r>
    <w:r w:rsidR="00206062">
      <w:rPr>
        <w:noProof/>
      </w:rPr>
      <w:t>24</w:t>
    </w:r>
    <w:r w:rsidR="00835174">
      <w:fldChar w:fldCharType="end"/>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Default="00060BCC" w:rsidP="00C15FE4">
    <w:pPr>
      <w:pStyle w:val="Footer"/>
      <w:jc w:val="center"/>
    </w:pPr>
    <w:r>
      <w:t xml:space="preserve">- </w:t>
    </w:r>
    <w:r w:rsidR="00835174">
      <w:fldChar w:fldCharType="begin"/>
    </w:r>
    <w:r w:rsidR="00835174">
      <w:instrText>PAGE</w:instrText>
    </w:r>
    <w:r w:rsidR="00835174">
      <w:fldChar w:fldCharType="separate"/>
    </w:r>
    <w:r w:rsidR="00206062">
      <w:rPr>
        <w:noProof/>
      </w:rPr>
      <w:t>30</w:t>
    </w:r>
    <w:r w:rsidR="00835174">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26CF" w:rsidRPr="00650892" w:rsidRDefault="008A26CF" w:rsidP="00650892">
      <w:pPr>
        <w:spacing w:after="0" w:line="240" w:lineRule="auto"/>
      </w:pPr>
      <w:r>
        <w:separator/>
      </w:r>
    </w:p>
  </w:footnote>
  <w:footnote w:type="continuationSeparator" w:id="0">
    <w:p w:rsidR="008A26CF" w:rsidRDefault="008A26CF">
      <w:r>
        <w:continuationSeparator/>
      </w:r>
    </w:p>
  </w:footnote>
  <w:footnote w:id="1">
    <w:p w:rsidR="00835174" w:rsidRDefault="00835174" w:rsidP="00027338">
      <w:pPr>
        <w:pStyle w:val="FootnoteText"/>
      </w:pPr>
      <w:r>
        <w:rPr>
          <w:rStyle w:val="FootnoteReference"/>
        </w:rPr>
        <w:footnoteRef/>
      </w:r>
      <w:r>
        <w:t xml:space="preserve"> A “turn” is a continuous speech segment where a person starts and ends her speech </w:t>
      </w:r>
      <w:sdt>
        <w:sdtPr>
          <w:id w:val="492225255"/>
          <w:citation/>
        </w:sdtPr>
        <w:sdtContent>
          <w:r>
            <w:fldChar w:fldCharType="begin"/>
          </w:r>
          <w:r>
            <w:instrText xml:space="preserve"> CITATION Lee13 \l 1033 </w:instrText>
          </w:r>
          <w:r>
            <w:fldChar w:fldCharType="separate"/>
          </w:r>
          <w:r w:rsidR="002E795E" w:rsidRPr="002E795E">
            <w:rPr>
              <w:noProof/>
            </w:rPr>
            <w:t>[4]</w:t>
          </w:r>
          <w:r>
            <w:fldChar w:fldCharType="end"/>
          </w:r>
        </w:sdtContent>
      </w:sdt>
    </w:p>
  </w:footnote>
  <w:footnote w:id="2">
    <w:p w:rsidR="00835174" w:rsidRDefault="00835174" w:rsidP="00027338">
      <w:pPr>
        <w:pStyle w:val="FootnoteText"/>
      </w:pPr>
      <w:r>
        <w:rPr>
          <w:rStyle w:val="FootnoteReference"/>
        </w:rPr>
        <w:footnoteRef/>
      </w:r>
      <w:r>
        <w:t xml:space="preserve"> Meta-linguistic features include characteristics of speech that are not classified as the “language”. Examples include pace of speech, and whether the type of speech used is assertive or dominant</w:t>
      </w:r>
    </w:p>
  </w:footnote>
  <w:footnote w:id="3">
    <w:p w:rsidR="00835174" w:rsidRPr="00BA01C8" w:rsidRDefault="00835174">
      <w:pPr>
        <w:pStyle w:val="FootnoteText"/>
        <w:rPr>
          <w:lang w:val="en-AU"/>
        </w:rPr>
      </w:pPr>
      <w:r>
        <w:rPr>
          <w:rStyle w:val="FootnoteReference"/>
        </w:rPr>
        <w:footnoteRef/>
      </w:r>
      <w:r>
        <w:t xml:space="preserve"> A Volterra series is an old algorithm used to predict the decay of a device’s ability to hold electrical charge </w:t>
      </w:r>
      <w:sdt>
        <w:sdtPr>
          <w:id w:val="-1985076372"/>
          <w:citation/>
        </w:sdtPr>
        <w:sdtContent>
          <w:r>
            <w:fldChar w:fldCharType="begin"/>
          </w:r>
          <w:r>
            <w:rPr>
              <w:lang w:val="en-AU"/>
            </w:rPr>
            <w:instrText xml:space="preserve"> CITATION Vol59 \l 3081 </w:instrText>
          </w:r>
          <w:r>
            <w:fldChar w:fldCharType="separate"/>
          </w:r>
          <w:r w:rsidR="002E795E" w:rsidRPr="002E795E">
            <w:rPr>
              <w:noProof/>
              <w:lang w:val="en-AU"/>
            </w:rPr>
            <w:t>[38]</w:t>
          </w:r>
          <w:r>
            <w:fldChar w:fldCharType="end"/>
          </w:r>
        </w:sdtContent>
      </w:sdt>
    </w:p>
  </w:footnote>
  <w:footnote w:id="4">
    <w:p w:rsidR="00835174" w:rsidRPr="00C25B9F" w:rsidRDefault="00835174">
      <w:pPr>
        <w:pStyle w:val="FootnoteText"/>
        <w:rPr>
          <w:lang w:val="en-AU"/>
        </w:rPr>
      </w:pPr>
      <w:r>
        <w:rPr>
          <w:rStyle w:val="FootnoteReference"/>
        </w:rPr>
        <w:footnoteRef/>
      </w:r>
      <w:r>
        <w:t xml:space="preserve"> </w:t>
      </w:r>
      <w:proofErr w:type="gramStart"/>
      <w:r>
        <w:rPr>
          <w:lang w:val="en-AU"/>
        </w:rPr>
        <w:t>Written as of June 20</w:t>
      </w:r>
      <w:r w:rsidRPr="00C25B9F">
        <w:rPr>
          <w:vertAlign w:val="superscript"/>
          <w:lang w:val="en-AU"/>
        </w:rPr>
        <w:t>th</w:t>
      </w:r>
      <w:r>
        <w:rPr>
          <w:lang w:val="en-AU"/>
        </w:rPr>
        <w:t xml:space="preserve"> 2014.</w:t>
      </w:r>
      <w:proofErr w:type="gramEnd"/>
      <w:r>
        <w:rPr>
          <w:lang w:val="en-AU"/>
        </w:rPr>
        <w:t xml:space="preserve"> Future developments have occurred since this conclusion, to be discussed later.</w:t>
      </w:r>
    </w:p>
  </w:footnote>
  <w:footnote w:id="5">
    <w:p w:rsidR="00835174" w:rsidRPr="00B72428" w:rsidRDefault="00835174">
      <w:pPr>
        <w:pStyle w:val="FootnoteText"/>
        <w:rPr>
          <w:lang w:val="en-AU"/>
        </w:rPr>
      </w:pPr>
      <w:r>
        <w:rPr>
          <w:rStyle w:val="FootnoteReference"/>
        </w:rPr>
        <w:footnoteRef/>
      </w:r>
      <w:r>
        <w:t xml:space="preserve"> A ‘hygrometer’ is defined as “</w:t>
      </w:r>
      <w:r w:rsidRPr="00917C23">
        <w:t>a device for determining the humidity of the atmosphere</w:t>
      </w:r>
      <w:r>
        <w:t>”</w:t>
      </w:r>
      <w:sdt>
        <w:sdtPr>
          <w:id w:val="893396083"/>
          <w:citation/>
        </w:sdtPr>
        <w:sdtContent>
          <w:r>
            <w:fldChar w:fldCharType="begin"/>
          </w:r>
          <w:r>
            <w:instrText xml:space="preserve"> CITATION How09 \l 1033 </w:instrText>
          </w:r>
          <w:r>
            <w:fldChar w:fldCharType="separate"/>
          </w:r>
          <w:r w:rsidR="002E795E">
            <w:rPr>
              <w:noProof/>
            </w:rPr>
            <w:t xml:space="preserve"> </w:t>
          </w:r>
          <w:r w:rsidR="002E795E" w:rsidRPr="002E795E">
            <w:rPr>
              <w:noProof/>
            </w:rPr>
            <w:t>[37]</w:t>
          </w:r>
          <w:r>
            <w:fldChar w:fldCharType="end"/>
          </w:r>
        </w:sdtContent>
      </w:sdt>
      <w:r>
        <w:t>. It can also be used to measure the moisture of one’s palms when holding the phone.</w:t>
      </w:r>
    </w:p>
  </w:footnote>
  <w:footnote w:id="6">
    <w:p w:rsidR="00835174" w:rsidRPr="00E10680" w:rsidRDefault="00835174">
      <w:pPr>
        <w:pStyle w:val="FootnoteText"/>
        <w:rPr>
          <w:lang w:val="en-AU"/>
        </w:rPr>
      </w:pPr>
      <w:r>
        <w:rPr>
          <w:rStyle w:val="FootnoteReference"/>
        </w:rPr>
        <w:footnoteRef/>
      </w:r>
      <w:r>
        <w:t xml:space="preserve"> </w:t>
      </w:r>
      <w:r>
        <w:rPr>
          <w:lang w:val="en-AU"/>
        </w:rPr>
        <w:t>The hardware would at times stop working, and give null results.</w:t>
      </w:r>
    </w:p>
  </w:footnote>
  <w:footnote w:id="7">
    <w:p w:rsidR="00835174" w:rsidRPr="00E10680" w:rsidRDefault="00835174" w:rsidP="00E10680">
      <w:pPr>
        <w:suppressAutoHyphens w:val="0"/>
        <w:autoSpaceDE w:val="0"/>
        <w:autoSpaceDN w:val="0"/>
        <w:adjustRightInd w:val="0"/>
        <w:spacing w:after="0" w:line="240" w:lineRule="auto"/>
        <w:rPr>
          <w:lang w:val="en-AU"/>
        </w:rPr>
      </w:pPr>
      <w:r>
        <w:rPr>
          <w:rStyle w:val="FootnoteReference"/>
        </w:rPr>
        <w:footnoteRef/>
      </w:r>
      <w:r>
        <w:t xml:space="preserve"> </w:t>
      </w:r>
      <w:r>
        <w:rPr>
          <w:lang w:val="en-AU"/>
        </w:rPr>
        <w:t>“</w:t>
      </w:r>
      <w:r>
        <w:rPr>
          <w:rFonts w:ascii="Utopia-Regular" w:eastAsia="Utopia-Regular" w:hAnsi="Calibri" w:cs="Utopia-Regular"/>
          <w:color w:val="231F20"/>
          <w:sz w:val="16"/>
          <w:szCs w:val="16"/>
          <w:lang w:val="en-AU"/>
        </w:rPr>
        <w:t>Symbols starting with a capital letter denote absolute frequencies (counts), while lower-case symbols denote relative frequencies or ratios. All except those indicated with (*) are defined only for binary classification. The right-most column specifies the instance space probabilities that these relative frequencies are estimating.</w:t>
      </w:r>
      <w:r>
        <w:rPr>
          <w:rFonts w:ascii="Utopia-Regular" w:eastAsia="Utopia-Regular" w:hAnsi="Calibri" w:cs="Utopia-Regular"/>
          <w:color w:val="231F20"/>
          <w:sz w:val="16"/>
          <w:szCs w:val="16"/>
          <w:lang w:val="en-AU"/>
        </w:rPr>
        <w:t>”</w:t>
      </w:r>
      <w:sdt>
        <w:sdtPr>
          <w:rPr>
            <w:rFonts w:ascii="Utopia-Regular" w:eastAsia="Utopia-Regular" w:hAnsi="Calibri" w:cs="Utopia-Regular"/>
            <w:color w:val="231F20"/>
            <w:sz w:val="16"/>
            <w:szCs w:val="16"/>
            <w:lang w:val="en-AU"/>
          </w:rPr>
          <w:id w:val="621264906"/>
          <w:citation/>
        </w:sdtPr>
        <w:sdtContent>
          <w:r>
            <w:rPr>
              <w:rFonts w:ascii="Utopia-Regular" w:eastAsia="Utopia-Regular" w:hAnsi="Calibri" w:cs="Utopia-Regular"/>
              <w:color w:val="231F20"/>
              <w:sz w:val="16"/>
              <w:szCs w:val="16"/>
              <w:lang w:val="en-AU"/>
            </w:rPr>
            <w:fldChar w:fldCharType="begin"/>
          </w:r>
          <w:r>
            <w:rPr>
              <w:rFonts w:ascii="Times New Roman" w:eastAsia="Utopia-Regular" w:hAnsi="Times New Roman" w:cs="Utopia-Regular"/>
              <w:color w:val="231F20"/>
              <w:sz w:val="16"/>
              <w:szCs w:val="16"/>
              <w:lang w:val="en-AU"/>
            </w:rPr>
            <w:instrText xml:space="preserve"> CITATION Pet12 \l 3081 </w:instrText>
          </w:r>
          <w:r>
            <w:rPr>
              <w:rFonts w:ascii="Utopia-Regular" w:eastAsia="Utopia-Regular" w:hAnsi="Calibri" w:cs="Utopia-Regular"/>
              <w:color w:val="231F20"/>
              <w:sz w:val="16"/>
              <w:szCs w:val="16"/>
              <w:lang w:val="en-AU"/>
            </w:rPr>
            <w:fldChar w:fldCharType="separate"/>
          </w:r>
          <w:r w:rsidR="002E795E">
            <w:rPr>
              <w:rFonts w:ascii="Times New Roman" w:eastAsia="Utopia-Regular" w:hAnsi="Times New Roman" w:cs="Utopia-Regular"/>
              <w:noProof/>
              <w:color w:val="231F20"/>
              <w:sz w:val="16"/>
              <w:szCs w:val="16"/>
              <w:lang w:val="en-AU"/>
            </w:rPr>
            <w:t xml:space="preserve"> </w:t>
          </w:r>
          <w:r w:rsidR="002E795E" w:rsidRPr="002E795E">
            <w:rPr>
              <w:rFonts w:ascii="Times New Roman" w:eastAsia="Utopia-Regular" w:hAnsi="Times New Roman" w:cs="Utopia-Regular"/>
              <w:noProof/>
              <w:color w:val="231F20"/>
              <w:sz w:val="16"/>
              <w:szCs w:val="16"/>
              <w:lang w:val="en-AU"/>
            </w:rPr>
            <w:t>[2]</w:t>
          </w:r>
          <w:r>
            <w:rPr>
              <w:rFonts w:ascii="Utopia-Regular" w:eastAsia="Utopia-Regular" w:hAnsi="Calibri" w:cs="Utopia-Regular"/>
              <w:color w:val="231F20"/>
              <w:sz w:val="16"/>
              <w:szCs w:val="16"/>
              <w:lang w:val="en-AU"/>
            </w:rPr>
            <w:fldChar w:fldCharType="end"/>
          </w:r>
        </w:sdtContent>
      </w:sdt>
    </w:p>
  </w:footnote>
  <w:footnote w:id="8">
    <w:p w:rsidR="00835174" w:rsidRPr="00E10680" w:rsidRDefault="00835174">
      <w:pPr>
        <w:pStyle w:val="FootnoteText"/>
        <w:rPr>
          <w:lang w:val="en-AU"/>
        </w:rPr>
      </w:pPr>
      <w:r>
        <w:rPr>
          <w:rStyle w:val="FootnoteReference"/>
        </w:rPr>
        <w:footnoteRef/>
      </w:r>
      <w:r>
        <w:t xml:space="preserve"> Collected user data is taken as an unweighted average for this analysis – the users are considered equally important sources of information.</w:t>
      </w:r>
    </w:p>
  </w:footnote>
  <w:footnote w:id="9">
    <w:p w:rsidR="00835174" w:rsidRPr="00835174" w:rsidRDefault="00835174">
      <w:pPr>
        <w:pStyle w:val="FootnoteText"/>
        <w:rPr>
          <w:lang w:val="en-AU"/>
          <w:rPrChange w:id="249" w:author="Veerakumar" w:date="2014-10-27T22:30:00Z">
            <w:rPr/>
          </w:rPrChange>
        </w:rPr>
      </w:pPr>
      <w:ins w:id="250" w:author="Veerakumar" w:date="2014-10-27T22:30:00Z">
        <w:r>
          <w:rPr>
            <w:rStyle w:val="FootnoteReference"/>
          </w:rPr>
          <w:footnoteRef/>
        </w:r>
        <w:r>
          <w:t xml:space="preserve"> </w:t>
        </w:r>
        <w:r>
          <w:rPr>
            <w:lang w:val="en-AU"/>
          </w:rPr>
          <w:t>Whilst SVMs take the two closest distances to anchor upon</w:t>
        </w:r>
      </w:ins>
      <w:ins w:id="251" w:author="Veerakumar" w:date="2014-10-27T22:32:00Z">
        <w:r>
          <w:rPr>
            <w:lang w:val="en-AU"/>
          </w:rPr>
          <w:t>, and thus ultimately works on brute force to acquire accuracy</w:t>
        </w:r>
      </w:ins>
      <w:customXmlInsRangeStart w:id="252" w:author="Veerakumar" w:date="2014-10-27T22:35:00Z"/>
      <w:sdt>
        <w:sdtPr>
          <w:rPr>
            <w:lang w:val="en-AU"/>
          </w:rPr>
          <w:id w:val="-1991625678"/>
          <w:citation/>
        </w:sdtPr>
        <w:sdtContent>
          <w:customXmlInsRangeEnd w:id="252"/>
          <w:ins w:id="253" w:author="Veerakumar" w:date="2014-10-27T22:35:00Z">
            <w:r>
              <w:rPr>
                <w:lang w:val="en-AU"/>
              </w:rPr>
              <w:fldChar w:fldCharType="begin"/>
            </w:r>
            <w:r>
              <w:rPr>
                <w:lang w:val="en-AU"/>
              </w:rPr>
              <w:instrText xml:space="preserve"> CITATION Wes \l 3081 </w:instrText>
            </w:r>
          </w:ins>
          <w:r>
            <w:rPr>
              <w:lang w:val="en-AU"/>
            </w:rPr>
            <w:fldChar w:fldCharType="separate"/>
          </w:r>
          <w:r w:rsidR="002E795E">
            <w:rPr>
              <w:noProof/>
              <w:lang w:val="en-AU"/>
            </w:rPr>
            <w:t xml:space="preserve"> </w:t>
          </w:r>
          <w:r w:rsidR="002E795E" w:rsidRPr="002E795E">
            <w:rPr>
              <w:noProof/>
              <w:lang w:val="en-AU"/>
            </w:rPr>
            <w:t>[39]</w:t>
          </w:r>
          <w:ins w:id="254" w:author="Veerakumar" w:date="2014-10-27T22:35:00Z">
            <w:r>
              <w:rPr>
                <w:lang w:val="en-AU"/>
              </w:rPr>
              <w:fldChar w:fldCharType="end"/>
            </w:r>
          </w:ins>
          <w:customXmlInsRangeStart w:id="255" w:author="Veerakumar" w:date="2014-10-27T22:35:00Z"/>
        </w:sdtContent>
      </w:sdt>
      <w:customXmlInsRangeEnd w:id="255"/>
    </w:p>
  </w:footnote>
  <w:footnote w:id="10">
    <w:p w:rsidR="00835174" w:rsidRPr="00CA44B2" w:rsidRDefault="00835174" w:rsidP="001B4F97">
      <w:pPr>
        <w:pStyle w:val="FootnoteText"/>
        <w:rPr>
          <w:lang w:val="en-AU"/>
        </w:rPr>
      </w:pPr>
      <w:r>
        <w:rPr>
          <w:rStyle w:val="FootnoteReference"/>
        </w:rPr>
        <w:footnoteRef/>
      </w:r>
      <w:r>
        <w:t xml:space="preserve"> </w:t>
      </w:r>
      <w:r>
        <w:rPr>
          <w:lang w:val="en-AU"/>
        </w:rPr>
        <w:t>The application would at times reset due to changes in orientation.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Pr="00EA3B31" w:rsidRDefault="00835174">
    <w:pPr>
      <w:pStyle w:val="Header"/>
      <w:rPr>
        <w:color w:val="808080" w:themeColor="background1" w:themeShade="80"/>
      </w:rPr>
    </w:pPr>
    <w:r w:rsidRPr="00EA3B31">
      <w:rPr>
        <w:color w:val="808080" w:themeColor="background1" w:themeShade="80"/>
      </w:rPr>
      <w:t xml:space="preserve">Are You Stressed? </w:t>
    </w:r>
    <w:r w:rsidRPr="00EA3B31">
      <w:rPr>
        <w:color w:val="808080" w:themeColor="background1" w:themeShade="80"/>
      </w:rPr>
      <w:tab/>
    </w:r>
    <w:r w:rsidRPr="00EA3B31">
      <w:rPr>
        <w:color w:val="808080" w:themeColor="background1" w:themeShade="80"/>
      </w:rPr>
      <w:tab/>
      <w:t>Hariharen Veerakumar</w:t>
    </w:r>
  </w:p>
  <w:p w:rsidR="00835174" w:rsidRPr="00EA3B31" w:rsidRDefault="00835174" w:rsidP="00EA3B31">
    <w:pPr>
      <w:pStyle w:val="Header"/>
      <w:rPr>
        <w:color w:val="808080" w:themeColor="background1" w:themeShade="80"/>
      </w:rPr>
    </w:pPr>
    <w:r w:rsidRPr="00EA3B31">
      <w:rPr>
        <w:color w:val="808080" w:themeColor="background1" w:themeShade="80"/>
      </w:rPr>
      <w:t>Detecting the onset of stress using mobile phones</w:t>
    </w:r>
    <w:r w:rsidRPr="00EA3B31">
      <w:rPr>
        <w:color w:val="808080" w:themeColor="background1" w:themeShade="80"/>
      </w:rPr>
      <w:tab/>
      <w:t>z3258355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Default="00D5441B">
    <w:pPr>
      <w:pStyle w:val="Header"/>
      <w:jc w:val="right"/>
    </w:pPr>
    <w:r>
      <w:t>Are you stressed?</w:t>
    </w:r>
    <w:r>
      <w:tab/>
    </w:r>
    <w:r>
      <w:ptab w:relativeTo="margin" w:alignment="center" w:leader="none"/>
    </w:r>
    <w:r>
      <w:ptab w:relativeTo="margin" w:alignment="right" w:leader="none"/>
    </w:r>
    <w:r>
      <w:t>Hariharen Veerakumar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Default="00835174" w:rsidP="00C00B5C">
    <w:pPr>
      <w:pStyle w:val="Header"/>
      <w:jc w:val="right"/>
    </w:pPr>
    <w:r>
      <w:t>Are You Stressed? Detecting the onset of stress using mobile phones</w:t>
    </w:r>
    <w:r>
      <w:tab/>
      <w:t>Hariharen Veerakumar</w:t>
    </w:r>
  </w:p>
  <w:p w:rsidR="00835174" w:rsidRDefault="00835174">
    <w:pPr>
      <w:pStyle w:val="Header"/>
      <w:jc w:val="right"/>
    </w:pPr>
    <w:r>
      <w:t>z3258355</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Default="00835174">
    <w:pPr>
      <w:pStyle w:val="Header"/>
      <w:jc w:val="right"/>
    </w:pPr>
    <w:r>
      <w:t>Are you stressed?</w:t>
    </w:r>
    <w:r>
      <w:ptab w:relativeTo="margin" w:alignment="center" w:leader="none"/>
    </w:r>
    <w:r>
      <w:ptab w:relativeTo="margin" w:alignment="right" w:leader="none"/>
    </w:r>
    <w:r>
      <w:t>Hariharen Veerakumar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E0EDD"/>
    <w:multiLevelType w:val="multilevel"/>
    <w:tmpl w:val="F0FA5B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77C3DC2"/>
    <w:multiLevelType w:val="hybridMultilevel"/>
    <w:tmpl w:val="E466A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96773BE"/>
    <w:multiLevelType w:val="multilevel"/>
    <w:tmpl w:val="3DCE58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B3F1A8E"/>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C613DE6"/>
    <w:multiLevelType w:val="hybridMultilevel"/>
    <w:tmpl w:val="16DC42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96F0900"/>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1A218AE"/>
    <w:multiLevelType w:val="hybridMultilevel"/>
    <w:tmpl w:val="FA3C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286294"/>
    <w:multiLevelType w:val="hybridMultilevel"/>
    <w:tmpl w:val="45E6E5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1520CC0"/>
    <w:multiLevelType w:val="hybridMultilevel"/>
    <w:tmpl w:val="9320A6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97D4747"/>
    <w:multiLevelType w:val="hybridMultilevel"/>
    <w:tmpl w:val="81B6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955766"/>
    <w:multiLevelType w:val="hybridMultilevel"/>
    <w:tmpl w:val="65E8D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15A73CD"/>
    <w:multiLevelType w:val="multilevel"/>
    <w:tmpl w:val="86609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66CF5301"/>
    <w:multiLevelType w:val="hybridMultilevel"/>
    <w:tmpl w:val="0646F6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A6C57A2"/>
    <w:multiLevelType w:val="multilevel"/>
    <w:tmpl w:val="542ED154"/>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num w:numId="1">
    <w:abstractNumId w:val="11"/>
  </w:num>
  <w:num w:numId="2">
    <w:abstractNumId w:val="0"/>
  </w:num>
  <w:num w:numId="3">
    <w:abstractNumId w:val="13"/>
  </w:num>
  <w:num w:numId="4">
    <w:abstractNumId w:val="2"/>
  </w:num>
  <w:num w:numId="5">
    <w:abstractNumId w:val="4"/>
  </w:num>
  <w:num w:numId="6">
    <w:abstractNumId w:val="7"/>
  </w:num>
  <w:num w:numId="7">
    <w:abstractNumId w:val="6"/>
  </w:num>
  <w:num w:numId="8">
    <w:abstractNumId w:val="9"/>
  </w:num>
  <w:num w:numId="9">
    <w:abstractNumId w:val="1"/>
  </w:num>
  <w:num w:numId="10">
    <w:abstractNumId w:val="8"/>
  </w:num>
  <w:num w:numId="11">
    <w:abstractNumId w:val="3"/>
  </w:num>
  <w:num w:numId="12">
    <w:abstractNumId w:val="12"/>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422"/>
    <w:rsid w:val="00017EE0"/>
    <w:rsid w:val="00027338"/>
    <w:rsid w:val="00035AD0"/>
    <w:rsid w:val="00036F85"/>
    <w:rsid w:val="00040DC1"/>
    <w:rsid w:val="00043711"/>
    <w:rsid w:val="00057802"/>
    <w:rsid w:val="00060BCC"/>
    <w:rsid w:val="00066045"/>
    <w:rsid w:val="00082E02"/>
    <w:rsid w:val="000905A8"/>
    <w:rsid w:val="0009088C"/>
    <w:rsid w:val="000915B0"/>
    <w:rsid w:val="00092935"/>
    <w:rsid w:val="000946EB"/>
    <w:rsid w:val="000A41C0"/>
    <w:rsid w:val="000B4BB5"/>
    <w:rsid w:val="000B4CDB"/>
    <w:rsid w:val="000B52C1"/>
    <w:rsid w:val="000C043B"/>
    <w:rsid w:val="000C22FF"/>
    <w:rsid w:val="000C2FF2"/>
    <w:rsid w:val="000D04D8"/>
    <w:rsid w:val="000D18F3"/>
    <w:rsid w:val="000D1F7F"/>
    <w:rsid w:val="000F6C58"/>
    <w:rsid w:val="00104187"/>
    <w:rsid w:val="00105D1A"/>
    <w:rsid w:val="00154E93"/>
    <w:rsid w:val="001575EE"/>
    <w:rsid w:val="00161D9A"/>
    <w:rsid w:val="00173EDA"/>
    <w:rsid w:val="001A35B8"/>
    <w:rsid w:val="001A7D67"/>
    <w:rsid w:val="001B1171"/>
    <w:rsid w:val="001B1C40"/>
    <w:rsid w:val="001B4F97"/>
    <w:rsid w:val="001C0872"/>
    <w:rsid w:val="001C3E65"/>
    <w:rsid w:val="001C66DF"/>
    <w:rsid w:val="001D0F81"/>
    <w:rsid w:val="001E0BBF"/>
    <w:rsid w:val="001E77E0"/>
    <w:rsid w:val="001F124B"/>
    <w:rsid w:val="00205F3A"/>
    <w:rsid w:val="00206062"/>
    <w:rsid w:val="00211FFA"/>
    <w:rsid w:val="00214C56"/>
    <w:rsid w:val="00215080"/>
    <w:rsid w:val="0021605E"/>
    <w:rsid w:val="00220B3E"/>
    <w:rsid w:val="00221E6B"/>
    <w:rsid w:val="00225864"/>
    <w:rsid w:val="00232C05"/>
    <w:rsid w:val="0025730A"/>
    <w:rsid w:val="002617FB"/>
    <w:rsid w:val="0026212F"/>
    <w:rsid w:val="00266BCF"/>
    <w:rsid w:val="002673AC"/>
    <w:rsid w:val="00274422"/>
    <w:rsid w:val="00296DC2"/>
    <w:rsid w:val="002C349D"/>
    <w:rsid w:val="002C3B40"/>
    <w:rsid w:val="002C7D7C"/>
    <w:rsid w:val="002E795E"/>
    <w:rsid w:val="002F3BE2"/>
    <w:rsid w:val="0030101F"/>
    <w:rsid w:val="003051B8"/>
    <w:rsid w:val="003255D7"/>
    <w:rsid w:val="00330247"/>
    <w:rsid w:val="00343F3B"/>
    <w:rsid w:val="003512D8"/>
    <w:rsid w:val="00352ECD"/>
    <w:rsid w:val="00356A05"/>
    <w:rsid w:val="00367583"/>
    <w:rsid w:val="0037631C"/>
    <w:rsid w:val="003763F5"/>
    <w:rsid w:val="003807C6"/>
    <w:rsid w:val="003902A4"/>
    <w:rsid w:val="00392998"/>
    <w:rsid w:val="003B23EE"/>
    <w:rsid w:val="003B59F7"/>
    <w:rsid w:val="003C0BB6"/>
    <w:rsid w:val="003D7E41"/>
    <w:rsid w:val="003E0969"/>
    <w:rsid w:val="003E0BF6"/>
    <w:rsid w:val="003F218F"/>
    <w:rsid w:val="003F6937"/>
    <w:rsid w:val="003F74F1"/>
    <w:rsid w:val="00402E6A"/>
    <w:rsid w:val="00406031"/>
    <w:rsid w:val="00422069"/>
    <w:rsid w:val="00430142"/>
    <w:rsid w:val="00437F6D"/>
    <w:rsid w:val="00454310"/>
    <w:rsid w:val="004564DA"/>
    <w:rsid w:val="00460700"/>
    <w:rsid w:val="00484ABD"/>
    <w:rsid w:val="00492148"/>
    <w:rsid w:val="00496855"/>
    <w:rsid w:val="004A3098"/>
    <w:rsid w:val="004A6700"/>
    <w:rsid w:val="004B1051"/>
    <w:rsid w:val="004B42C3"/>
    <w:rsid w:val="004C590B"/>
    <w:rsid w:val="004D030F"/>
    <w:rsid w:val="00505447"/>
    <w:rsid w:val="00507D11"/>
    <w:rsid w:val="00517AF0"/>
    <w:rsid w:val="00525230"/>
    <w:rsid w:val="00525B14"/>
    <w:rsid w:val="0054527C"/>
    <w:rsid w:val="00547BD5"/>
    <w:rsid w:val="00553BFD"/>
    <w:rsid w:val="00556D84"/>
    <w:rsid w:val="005740C2"/>
    <w:rsid w:val="005763D3"/>
    <w:rsid w:val="00590018"/>
    <w:rsid w:val="00591EF5"/>
    <w:rsid w:val="005943F3"/>
    <w:rsid w:val="005A2312"/>
    <w:rsid w:val="005A3DC5"/>
    <w:rsid w:val="005B13C2"/>
    <w:rsid w:val="005D43C2"/>
    <w:rsid w:val="005D5388"/>
    <w:rsid w:val="005E5207"/>
    <w:rsid w:val="005E5C35"/>
    <w:rsid w:val="005F14D8"/>
    <w:rsid w:val="005F214D"/>
    <w:rsid w:val="00611683"/>
    <w:rsid w:val="006160B2"/>
    <w:rsid w:val="0062433B"/>
    <w:rsid w:val="006302B1"/>
    <w:rsid w:val="00631DE5"/>
    <w:rsid w:val="00650892"/>
    <w:rsid w:val="006569F8"/>
    <w:rsid w:val="00660102"/>
    <w:rsid w:val="006652D7"/>
    <w:rsid w:val="006719C4"/>
    <w:rsid w:val="00672769"/>
    <w:rsid w:val="0067583B"/>
    <w:rsid w:val="006972B5"/>
    <w:rsid w:val="006C29D3"/>
    <w:rsid w:val="006D5F5D"/>
    <w:rsid w:val="006E0412"/>
    <w:rsid w:val="006E2CCF"/>
    <w:rsid w:val="006E5E8B"/>
    <w:rsid w:val="006F0003"/>
    <w:rsid w:val="006F6E52"/>
    <w:rsid w:val="007200EF"/>
    <w:rsid w:val="007342FF"/>
    <w:rsid w:val="00744789"/>
    <w:rsid w:val="00745E3B"/>
    <w:rsid w:val="00752727"/>
    <w:rsid w:val="00762E95"/>
    <w:rsid w:val="0079079A"/>
    <w:rsid w:val="00791A37"/>
    <w:rsid w:val="007B490C"/>
    <w:rsid w:val="007E7ED6"/>
    <w:rsid w:val="007F752D"/>
    <w:rsid w:val="0080139C"/>
    <w:rsid w:val="00802851"/>
    <w:rsid w:val="00807B32"/>
    <w:rsid w:val="0082665F"/>
    <w:rsid w:val="00834065"/>
    <w:rsid w:val="00835174"/>
    <w:rsid w:val="008369EC"/>
    <w:rsid w:val="0083740A"/>
    <w:rsid w:val="0085166E"/>
    <w:rsid w:val="00852F94"/>
    <w:rsid w:val="00854929"/>
    <w:rsid w:val="00861D70"/>
    <w:rsid w:val="00865E7B"/>
    <w:rsid w:val="00867873"/>
    <w:rsid w:val="00870474"/>
    <w:rsid w:val="00877001"/>
    <w:rsid w:val="00886339"/>
    <w:rsid w:val="008A26CF"/>
    <w:rsid w:val="008A62D5"/>
    <w:rsid w:val="008C564C"/>
    <w:rsid w:val="008D1C68"/>
    <w:rsid w:val="008E1C0A"/>
    <w:rsid w:val="008E7B59"/>
    <w:rsid w:val="008F1996"/>
    <w:rsid w:val="008F6C4D"/>
    <w:rsid w:val="008F76C5"/>
    <w:rsid w:val="00902F3D"/>
    <w:rsid w:val="009100FB"/>
    <w:rsid w:val="00910588"/>
    <w:rsid w:val="009159E1"/>
    <w:rsid w:val="00917C35"/>
    <w:rsid w:val="00920492"/>
    <w:rsid w:val="00930AED"/>
    <w:rsid w:val="009357AF"/>
    <w:rsid w:val="0094058D"/>
    <w:rsid w:val="009407D3"/>
    <w:rsid w:val="00942792"/>
    <w:rsid w:val="00942AD5"/>
    <w:rsid w:val="009474F8"/>
    <w:rsid w:val="0095087E"/>
    <w:rsid w:val="009568C5"/>
    <w:rsid w:val="00962131"/>
    <w:rsid w:val="00964598"/>
    <w:rsid w:val="0097389C"/>
    <w:rsid w:val="0098462A"/>
    <w:rsid w:val="00985547"/>
    <w:rsid w:val="00997ED4"/>
    <w:rsid w:val="009B0633"/>
    <w:rsid w:val="009B48E8"/>
    <w:rsid w:val="009B77FE"/>
    <w:rsid w:val="009C683B"/>
    <w:rsid w:val="009D75B7"/>
    <w:rsid w:val="009E40D5"/>
    <w:rsid w:val="009F5603"/>
    <w:rsid w:val="00A0216B"/>
    <w:rsid w:val="00A14FE9"/>
    <w:rsid w:val="00A321A9"/>
    <w:rsid w:val="00A357C0"/>
    <w:rsid w:val="00A428B2"/>
    <w:rsid w:val="00A43F42"/>
    <w:rsid w:val="00A5269D"/>
    <w:rsid w:val="00A63528"/>
    <w:rsid w:val="00A7014C"/>
    <w:rsid w:val="00A745AD"/>
    <w:rsid w:val="00A74C9C"/>
    <w:rsid w:val="00A878EA"/>
    <w:rsid w:val="00AA03E8"/>
    <w:rsid w:val="00AA362B"/>
    <w:rsid w:val="00AB0032"/>
    <w:rsid w:val="00AB0666"/>
    <w:rsid w:val="00AB085E"/>
    <w:rsid w:val="00AB1BFA"/>
    <w:rsid w:val="00AC3FCF"/>
    <w:rsid w:val="00AD3D89"/>
    <w:rsid w:val="00AD79DE"/>
    <w:rsid w:val="00AF3005"/>
    <w:rsid w:val="00B01FAE"/>
    <w:rsid w:val="00B02A7C"/>
    <w:rsid w:val="00B0399F"/>
    <w:rsid w:val="00B078B3"/>
    <w:rsid w:val="00B10581"/>
    <w:rsid w:val="00B2175B"/>
    <w:rsid w:val="00B254E7"/>
    <w:rsid w:val="00B2654E"/>
    <w:rsid w:val="00B368C4"/>
    <w:rsid w:val="00B60025"/>
    <w:rsid w:val="00B624B2"/>
    <w:rsid w:val="00B652E4"/>
    <w:rsid w:val="00B72428"/>
    <w:rsid w:val="00B82353"/>
    <w:rsid w:val="00B92667"/>
    <w:rsid w:val="00B92CD1"/>
    <w:rsid w:val="00B947D3"/>
    <w:rsid w:val="00BA01C8"/>
    <w:rsid w:val="00BB5766"/>
    <w:rsid w:val="00BC026F"/>
    <w:rsid w:val="00BC2182"/>
    <w:rsid w:val="00BC595F"/>
    <w:rsid w:val="00BC7689"/>
    <w:rsid w:val="00BD5FBE"/>
    <w:rsid w:val="00BE1DFA"/>
    <w:rsid w:val="00BE1E9C"/>
    <w:rsid w:val="00BE6934"/>
    <w:rsid w:val="00BE6C67"/>
    <w:rsid w:val="00BF3295"/>
    <w:rsid w:val="00C00B5C"/>
    <w:rsid w:val="00C05EBE"/>
    <w:rsid w:val="00C15FE4"/>
    <w:rsid w:val="00C242D2"/>
    <w:rsid w:val="00C25B9F"/>
    <w:rsid w:val="00C267D1"/>
    <w:rsid w:val="00C3519B"/>
    <w:rsid w:val="00C356CC"/>
    <w:rsid w:val="00C359C0"/>
    <w:rsid w:val="00C4335B"/>
    <w:rsid w:val="00C60BCA"/>
    <w:rsid w:val="00C7207B"/>
    <w:rsid w:val="00C80F81"/>
    <w:rsid w:val="00C82101"/>
    <w:rsid w:val="00C82891"/>
    <w:rsid w:val="00C82D7D"/>
    <w:rsid w:val="00C90E9C"/>
    <w:rsid w:val="00C91536"/>
    <w:rsid w:val="00CA5FD8"/>
    <w:rsid w:val="00CA7DBC"/>
    <w:rsid w:val="00CD727D"/>
    <w:rsid w:val="00CD77A6"/>
    <w:rsid w:val="00CE0EE3"/>
    <w:rsid w:val="00CE25C4"/>
    <w:rsid w:val="00D00301"/>
    <w:rsid w:val="00D13087"/>
    <w:rsid w:val="00D2112D"/>
    <w:rsid w:val="00D27987"/>
    <w:rsid w:val="00D33F34"/>
    <w:rsid w:val="00D37BD7"/>
    <w:rsid w:val="00D40BFF"/>
    <w:rsid w:val="00D44CFD"/>
    <w:rsid w:val="00D47449"/>
    <w:rsid w:val="00D50436"/>
    <w:rsid w:val="00D5441B"/>
    <w:rsid w:val="00D56981"/>
    <w:rsid w:val="00D64C87"/>
    <w:rsid w:val="00D74800"/>
    <w:rsid w:val="00D75412"/>
    <w:rsid w:val="00D83F46"/>
    <w:rsid w:val="00D921E1"/>
    <w:rsid w:val="00D947A2"/>
    <w:rsid w:val="00D95CE0"/>
    <w:rsid w:val="00D9654A"/>
    <w:rsid w:val="00DA58F4"/>
    <w:rsid w:val="00DB57FC"/>
    <w:rsid w:val="00DB766A"/>
    <w:rsid w:val="00DD6262"/>
    <w:rsid w:val="00DD797F"/>
    <w:rsid w:val="00DE2FA0"/>
    <w:rsid w:val="00DE56F6"/>
    <w:rsid w:val="00DF2737"/>
    <w:rsid w:val="00DF4CF8"/>
    <w:rsid w:val="00DF737E"/>
    <w:rsid w:val="00E00F4B"/>
    <w:rsid w:val="00E07E6F"/>
    <w:rsid w:val="00E10680"/>
    <w:rsid w:val="00E16CCA"/>
    <w:rsid w:val="00E32B7D"/>
    <w:rsid w:val="00E37F42"/>
    <w:rsid w:val="00E40C55"/>
    <w:rsid w:val="00E454E2"/>
    <w:rsid w:val="00E5524A"/>
    <w:rsid w:val="00E632D5"/>
    <w:rsid w:val="00E64E80"/>
    <w:rsid w:val="00E662AB"/>
    <w:rsid w:val="00E768AB"/>
    <w:rsid w:val="00EA1EEE"/>
    <w:rsid w:val="00EA3B31"/>
    <w:rsid w:val="00EA605F"/>
    <w:rsid w:val="00EA78E9"/>
    <w:rsid w:val="00EB043B"/>
    <w:rsid w:val="00EB7EBB"/>
    <w:rsid w:val="00ED1D94"/>
    <w:rsid w:val="00ED2104"/>
    <w:rsid w:val="00ED3BD5"/>
    <w:rsid w:val="00ED475F"/>
    <w:rsid w:val="00EE1C4C"/>
    <w:rsid w:val="00EF5B85"/>
    <w:rsid w:val="00EF5BA6"/>
    <w:rsid w:val="00F12585"/>
    <w:rsid w:val="00F133F6"/>
    <w:rsid w:val="00F1769E"/>
    <w:rsid w:val="00F20F57"/>
    <w:rsid w:val="00F34D64"/>
    <w:rsid w:val="00F4136F"/>
    <w:rsid w:val="00F4144B"/>
    <w:rsid w:val="00F502DF"/>
    <w:rsid w:val="00F548EB"/>
    <w:rsid w:val="00F602C5"/>
    <w:rsid w:val="00F91AD7"/>
    <w:rsid w:val="00F9574B"/>
    <w:rsid w:val="00FA551E"/>
    <w:rsid w:val="00FC781E"/>
    <w:rsid w:val="00FF5C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724772">
      <w:bodyDiv w:val="1"/>
      <w:marLeft w:val="0"/>
      <w:marRight w:val="0"/>
      <w:marTop w:val="0"/>
      <w:marBottom w:val="0"/>
      <w:divBdr>
        <w:top w:val="none" w:sz="0" w:space="0" w:color="auto"/>
        <w:left w:val="none" w:sz="0" w:space="0" w:color="auto"/>
        <w:bottom w:val="none" w:sz="0" w:space="0" w:color="auto"/>
        <w:right w:val="none" w:sz="0" w:space="0" w:color="auto"/>
      </w:divBdr>
    </w:div>
    <w:div w:id="1055540907">
      <w:bodyDiv w:val="1"/>
      <w:marLeft w:val="0"/>
      <w:marRight w:val="0"/>
      <w:marTop w:val="0"/>
      <w:marBottom w:val="0"/>
      <w:divBdr>
        <w:top w:val="none" w:sz="0" w:space="0" w:color="auto"/>
        <w:left w:val="none" w:sz="0" w:space="0" w:color="auto"/>
        <w:bottom w:val="none" w:sz="0" w:space="0" w:color="auto"/>
        <w:right w:val="none" w:sz="0" w:space="0" w:color="auto"/>
      </w:divBdr>
    </w:div>
    <w:div w:id="1290356539">
      <w:bodyDiv w:val="1"/>
      <w:marLeft w:val="0"/>
      <w:marRight w:val="0"/>
      <w:marTop w:val="0"/>
      <w:marBottom w:val="0"/>
      <w:divBdr>
        <w:top w:val="none" w:sz="0" w:space="0" w:color="auto"/>
        <w:left w:val="none" w:sz="0" w:space="0" w:color="auto"/>
        <w:bottom w:val="none" w:sz="0" w:space="0" w:color="auto"/>
        <w:right w:val="none" w:sz="0" w:space="0" w:color="auto"/>
      </w:divBdr>
    </w:div>
    <w:div w:id="1390110732">
      <w:bodyDiv w:val="1"/>
      <w:marLeft w:val="0"/>
      <w:marRight w:val="0"/>
      <w:marTop w:val="0"/>
      <w:marBottom w:val="0"/>
      <w:divBdr>
        <w:top w:val="none" w:sz="0" w:space="0" w:color="auto"/>
        <w:left w:val="none" w:sz="0" w:space="0" w:color="auto"/>
        <w:bottom w:val="none" w:sz="0" w:space="0" w:color="auto"/>
        <w:right w:val="none" w:sz="0" w:space="0" w:color="auto"/>
      </w:divBdr>
    </w:div>
    <w:div w:id="1566528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Utopia-Regular">
    <w:altName w:val="Arial Unicode MS"/>
    <w:panose1 w:val="00000000000000000000"/>
    <w:charset w:val="88"/>
    <w:family w:val="auto"/>
    <w:notTrueType/>
    <w:pitch w:val="default"/>
    <w:sig w:usb0="00000000" w:usb1="08080000" w:usb2="00000010"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B0E"/>
    <w:rsid w:val="005F5B0E"/>
    <w:rsid w:val="00A53F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1F57E3BA0746C69E93FF07F378B9D1">
    <w:name w:val="F21F57E3BA0746C69E93FF07F378B9D1"/>
    <w:rsid w:val="005F5B0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1F57E3BA0746C69E93FF07F378B9D1">
    <w:name w:val="F21F57E3BA0746C69E93FF07F378B9D1"/>
    <w:rsid w:val="005F5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LiK13</b:Tag>
    <b:SourceType>Report</b:SourceType>
    <b:Guid>{F66B7ED2-091E-429A-A883-CC3ED451E8E0}</b:Guid>
    <b:Author>
      <b:Author>
        <b:NameList>
          <b:Person>
            <b:Last>LiKamWa</b:Last>
            <b:First>Robert</b:First>
          </b:Person>
          <b:Person>
            <b:Last>Liu</b:Last>
            <b:First>Yunxin</b:First>
          </b:Person>
          <b:Person>
            <b:Last>Lane</b:Last>
            <b:First>Nicholas</b:First>
            <b:Middle>D.</b:Middle>
          </b:Person>
          <b:Person>
            <b:Last>Zhong</b:Last>
            <b:First>Lin</b:First>
          </b:Person>
        </b:NameList>
      </b:Author>
    </b:Author>
    <b:Title>MoodScope: Building a Mood Sensor from Smartphone Usage Patterns</b:Title>
    <b:Year>2013</b:Year>
    <b:Publisher>MobiSys</b:Publisher>
    <b:City>Beijing, China</b:City>
    <b:RefOrder>5</b:RefOrder>
  </b:Source>
  <b:Source>
    <b:Tag>Lee13</b:Tag>
    <b:SourceType>Report</b:SourceType>
    <b:Guid>{D2FF0554-A60C-4E4A-8E02-D14FDFBE4012}</b:Guid>
    <b:Title>SocioPhone: Everyday Face-to-Face Interaction Monitoring Platform Using Multi-Phone Sensor Fusion</b:Title>
    <b:Year>2013</b:Year>
    <b:Publisher>MobiSys</b:Publisher>
    <b:City>Taipei, Taiwan</b:City>
    <b:Author>
      <b:Author>
        <b:NameList>
          <b:Person>
            <b:Last>Lee</b:Last>
            <b:First>Youngki</b:First>
          </b:Person>
          <b:Person>
            <b:Last>Min</b:Last>
            <b:First>Chulhong</b:First>
          </b:Person>
          <b:Person>
            <b:Last>Hwang</b:Last>
            <b:First>Chanyou</b:First>
          </b:Person>
          <b:Person>
            <b:Last>Kee</b:Last>
            <b:First>Jaeung</b:First>
          </b:Person>
          <b:Person>
            <b:Last>Hwang</b:Last>
            <b:First>Inseok</b:First>
          </b:Person>
          <b:Person>
            <b:Last>Ju</b:Last>
            <b:First>Younghyun</b:First>
          </b:Person>
          <b:Person>
            <b:Last>Yoo</b:Last>
            <b:First>Chungkuk</b:First>
          </b:Person>
          <b:Person>
            <b:Last>Moon</b:Last>
            <b:First>Miri</b:First>
          </b:Person>
          <b:Person>
            <b:Last>Lee</b:Last>
            <b:First>Uichin</b:First>
          </b:Person>
          <b:Person>
            <b:Last>Song</b:Last>
            <b:First>Junehwa</b:First>
          </b:Person>
        </b:NameList>
      </b:Author>
    </b:Author>
    <b:RefOrder>4</b:RefOrder>
  </b:Source>
  <b:Source>
    <b:Tag>Car07</b:Tag>
    <b:SourceType>Book</b:SourceType>
    <b:Guid>{F71C6F59-55C7-4556-B918-43FD3404F6C4}</b:Guid>
    <b:LCID>en-US</b:LCID>
    <b:Author>
      <b:Author>
        <b:NameList>
          <b:Person>
            <b:Last>Carlson</b:Last>
            <b:First>Neil</b:First>
            <b:Middle>R.</b:Middle>
          </b:Person>
        </b:NameList>
      </b:Author>
    </b:Author>
    <b:Title>Physiology of Behavior</b:Title>
    <b:Year>2007</b:Year>
    <b:City>Amherst, USA</b:City>
    <b:Publisher>Pearson</b:Publisher>
    <b:RefOrder>1</b:RefOrder>
  </b:Source>
  <b:Source>
    <b:Tag>Ert11</b:Tag>
    <b:SourceType>Report</b:SourceType>
    <b:Guid>{4F8FBB1E-033F-4911-B1AA-5B7A885ACA34}</b:Guid>
    <b:Title>AutoSense: Unobtrusively Wearable Sensor Suite for Inferring the Onset, Causality, and Consequences of Stress in the Field Onset, Causality, and Consequences of Stress in the Field</b:Title>
    <b:Year>2011</b:Year>
    <b:Publisher>SenSys</b:Publisher>
    <b:City>Seattle, WA, USA</b:City>
    <b:Author>
      <b:Author>
        <b:NameList>
          <b:Person>
            <b:Last>Ertin</b:Last>
            <b:First>Emre</b:First>
          </b:Person>
          <b:Person>
            <b:Last>Stohs</b:Last>
            <b:First>Nathan</b:First>
          </b:Person>
          <b:Person>
            <b:Last>Kumar</b:Last>
            <b:First>Santosh</b:First>
          </b:Person>
          <b:Person>
            <b:Last>Raij</b:Last>
            <b:First>Andrew</b:First>
          </b:Person>
          <b:Person>
            <b:Last>al'Absi</b:Last>
            <b:First>Mustafa</b:First>
          </b:Person>
          <b:Person>
            <b:Last>Shah</b:Last>
            <b:First>Siddharth</b:First>
          </b:Person>
        </b:NameList>
      </b:Author>
    </b:Author>
    <b:RefOrder>3</b:RefOrder>
  </b:Source>
  <b:Source>
    <b:Tag>Log07</b:Tag>
    <b:SourceType>JournalArticle</b:SourceType>
    <b:Guid>{174767B4-D1F0-41B5-80F7-2C8364CB8A5A}</b:Guid>
    <b:Title>Mobile Phone–Based Remote Patient Monitoring System for Management of Hypertension in Diabetic Patients</b:Title>
    <b:Year>2007</b:Year>
    <b:Publisher>Elsevier Inc.</b:Publisher>
    <b:City>Toronto, Canada</b:City>
    <b:Author>
      <b:Author>
        <b:NameList>
          <b:Person>
            <b:Last>Logan</b:Last>
            <b:Middle>G.</b:Middle>
            <b:First>Alendander</b:First>
          </b:Person>
          <b:Person>
            <b:Last>McIsaac</b:Last>
            <b:Middle>J.</b:Middle>
            <b:First>Warren</b:First>
          </b:Person>
          <b:Person>
            <b:Last>Tisler</b:Last>
            <b:First>Andras</b:First>
          </b:Person>
          <b:Person>
            <b:Last>Irvine</b:Last>
            <b:First>M. Jane</b:First>
          </b:Person>
          <b:Person>
            <b:Last>Saunders</b:Last>
            <b:First>Allison</b:First>
          </b:Person>
          <b:Person>
            <b:Last>Dunai</b:Last>
            <b:First>Andrea</b:First>
          </b:Person>
          <b:Person>
            <b:Last>Rizo</b:Last>
            <b:Middle>A.</b:Middle>
            <b:First>Carlos</b:First>
          </b:Person>
          <b:Person>
            <b:Last>Feig</b:Last>
            <b:Middle>S.</b:Middle>
            <b:First>Denice</b:First>
          </b:Person>
          <b:Person>
            <b:Last>Hamill</b:Last>
            <b:First>Melinda</b:First>
          </b:Person>
          <b:Person>
            <b:Last>Trudel</b:Last>
            <b:First>Mathieu</b:First>
          </b:Person>
          <b:Person>
            <b:Last>Cafazzo</b:Last>
            <b:Middle>A.</b:Middle>
            <b:First>Joseph</b:First>
          </b:Person>
        </b:NameList>
      </b:Author>
    </b:Author>
    <b:JournalName>American Journal of Hypertension, Ltd</b:JournalName>
    <b:Pages>7</b:Pages>
    <b:Volume>2007</b:Volume>
    <b:Issue>20</b:Issue>
    <b:RefOrder>7</b:RefOrder>
  </b:Source>
  <b:Source>
    <b:Tag>Her12</b:Tag>
    <b:SourceType>Report</b:SourceType>
    <b:Guid>{AB7955D6-80EA-48DC-96AB-78211B2037B2}</b:Guid>
    <b:Title>Mood Meter: Counting Smiles in the Wild</b:Title>
    <b:Year>2012</b:Year>
    <b:City>Cambridge, MA, USA</b:City>
    <b:Publisher>UbiComp</b:Publisher>
    <b:Author>
      <b:Author>
        <b:NameList>
          <b:Person>
            <b:Last>Hernandez</b:Last>
            <b:First>Javier</b:First>
          </b:Person>
          <b:Person>
            <b:Last>Drevo</b:Last>
            <b:First>Will</b:First>
          </b:Person>
          <b:Person>
            <b:Last>Picard</b:Last>
            <b:First>Rosalind</b:First>
            <b:Middle>W.</b:Middle>
          </b:Person>
          <b:Person>
            <b:Last>Hoque</b:Last>
            <b:Middle>Ehsan</b:Middle>
            <b:First>Mohammed</b:First>
          </b:Person>
        </b:NameList>
      </b:Author>
    </b:Author>
    <b:RefOrder>6</b:RefOrder>
  </b:Source>
  <b:Source>
    <b:Tag>Küb06</b:Tag>
    <b:SourceType>JournalArticle</b:SourceType>
    <b:Guid>{E2AF42DA-42A7-41BD-B601-2448939E28F7}</b:Guid>
    <b:Title>Face detection and tracking in video sequences using the modified census transformation</b:Title>
    <b:JournalName>Journal of Image Vision Computing</b:JournalName>
    <b:Year>2006</b:Year>
    <b:Pages>9</b:Pages>
    <b:Volume>24</b:Volume>
    <b:Issue>6</b:Issue>
    <b:Author>
      <b:Author>
        <b:NameList>
          <b:Person>
            <b:Last>Küblbeck</b:Last>
            <b:First>C.</b:First>
          </b:Person>
          <b:Person>
            <b:Last>Ernst</b:Last>
            <b:First>A,</b:First>
          </b:Person>
        </b:NameList>
      </b:Author>
    </b:Author>
    <b:RefOrder>36</b:RefOrder>
  </b:Source>
  <b:Source>
    <b:Tag>Dey99</b:Tag>
    <b:SourceType>Report</b:SourceType>
    <b:Guid>{78B3D7B2-A0AF-4529-9656-BDF738999323}</b:Guid>
    <b:Title>Context-Awareness, Towards a Better Understanding of Context and Context Awareness</b:Title>
    <b:Year>1999</b:Year>
    <b:Author>
      <b:Author>
        <b:NameList>
          <b:Person>
            <b:Last>Dey</b:Last>
            <b:Middle>K.</b:Middle>
            <b:First>Anind</b:First>
          </b:Person>
          <b:Person>
            <b:Last>Abowd</b:Last>
            <b:Middle>D.</b:Middle>
            <b:First>Gregory</b:First>
          </b:Person>
        </b:NameList>
      </b:Author>
    </b:Author>
    <b:Publisher>Graphics, Visualization and Usability Center and College of Computing, Georgia Institute of Technology</b:Publisher>
    <b:City>Atlanta, GA, USA</b:City>
    <b:RefOrder>9</b:RefOrder>
  </b:Source>
  <b:Source>
    <b:Tag>Azu12</b:Tag>
    <b:SourceType>InternetSite</b:SourceType>
    <b:Guid>{7701F829-5588-4E94-80FE-BF5ADF45990B}</b:Guid>
    <b:Title>Stress Check | Azumio</b:Title>
    <b:Year>2012</b:Year>
    <b:Author>
      <b:Author>
        <b:Corporate>Azumio</b:Corporate>
      </b:Author>
    </b:Author>
    <b:ProductionCompany>Azumio</b:ProductionCompany>
    <b:YearAccessed>2014</b:YearAccessed>
    <b:MonthAccessed>April</b:MonthAccessed>
    <b:DayAccessed>3</b:DayAccessed>
    <b:URL>http://www.azumio.com/apps/stress-check/</b:URL>
    <b:RefOrder>13</b:RefOrder>
  </b:Source>
  <b:Source>
    <b:Tag>Cha10</b:Tag>
    <b:SourceType>Report</b:SourceType>
    <b:Guid>{37BAA42A-902A-490F-B30D-745C2049E5FA}</b:Guid>
    <b:Title>Measuring Vital Signs Using Smart Phones</b:Title>
    <b:Year>2010</b:Year>
    <b:Author>
      <b:Author>
        <b:NameList>
          <b:Person>
            <b:Last>Chandrasekeran</b:Last>
            <b:First>Vikram</b:First>
          </b:Person>
        </b:NameList>
      </b:Author>
    </b:Author>
    <b:Publisher>University of North Texas</b:Publisher>
    <b:City>Denton, TX, USA</b:City>
    <b:RefOrder>14</b:RefOrder>
  </b:Source>
  <b:Source>
    <b:Tag>Sta13</b:Tag>
    <b:SourceType>InternetSite</b:SourceType>
    <b:Guid>{762576C5-99B1-4904-9B37-CF13B48999F3}</b:Guid>
    <b:Author>
      <b:Author>
        <b:NameList>
          <b:Person>
            <b:Last>Stafford</b:Last>
            <b:First>Patrick</b:First>
          </b:Person>
        </b:NameList>
      </b:Author>
    </b:Author>
    <b:Title>Australians go local with smartphones – and three other trends from Google’s latest research</b:Title>
    <b:Year>2013</b:Year>
    <b:Publisher>SmartCompany</b:Publisher>
    <b:ProductionCompany>SmartCompany</b:ProductionCompany>
    <b:Month>July</b:Month>
    <b:Day>22</b:Day>
    <b:YearAccessed>2014</b:YearAccessed>
    <b:MonthAccessed>May</b:MonthAccessed>
    <b:DayAccessed>7</b:DayAccessed>
    <b:URL>http://www.smartcompany.com.au/technology/online/32768-australians-go-local-with-smartphones----and-three-other-trends-from-google-s-latest-research.html</b:URL>
    <b:RefOrder>27</b:RefOrder>
  </b:Source>
  <b:Source>
    <b:Tag>How09</b:Tag>
    <b:SourceType>InternetSite</b:SourceType>
    <b:Guid>{8171F91A-AEB8-4673-98D1-4051FBA0DF99}</b:Guid>
    <b:Author>
      <b:Author>
        <b:Corporate>HowStuffWorks</b:Corporate>
      </b:Author>
    </b:Author>
    <b:Title>HowStuffWorks Hygrometer</b:Title>
    <b:Year>2009</b:Year>
    <b:Month>September</b:Month>
    <b:Day>15</b:Day>
    <b:YearAccessed>2014</b:YearAccessed>
    <b:MonthAccessed>April</b:MonthAccessed>
    <b:DayAccessed>15</b:DayAccessed>
    <b:URL>http://science.howstuffworks.com/nature/climate-weather/meteorological-instruments/hygrometer-info.htm</b:URL>
    <b:RefOrder>37</b:RefOrder>
  </b:Source>
  <b:Source>
    <b:Tag>iHe12</b:Tag>
    <b:SourceType>InternetSite</b:SourceType>
    <b:Guid>{D7E5AF91-3716-41E0-B759-89F8F30279A0}</b:Guid>
    <b:Author>
      <b:Author>
        <b:Corporate>iHealth</b:Corporate>
      </b:Author>
    </b:Author>
    <b:Title>iHealth Wireless Blood Pressure Wrist Monitor   Mobile Health Products</b:Title>
    <b:ProductionCompany>iHealth</b:ProductionCompany>
    <b:Year>2012</b:Year>
    <b:YearAccessed>2014</b:YearAccessed>
    <b:MonthAccessed>May</b:MonthAccessed>
    <b:DayAccessed>23</b:DayAccessed>
    <b:URL>http://www.ihealthlabs.com/wireless-blood-pressure-monitor-feature_32.htm</b:URL>
    <b:RefOrder>18</b:RefOrder>
  </b:Source>
  <b:Source>
    <b:Tag>Web13</b:Tag>
    <b:SourceType>InternetSite</b:SourceType>
    <b:Guid>{71723E83-469F-4A42-ABA6-F1176CAD6B1E}</b:Guid>
    <b:Author>
      <b:Author>
        <b:Corporate>WebMD</b:Corporate>
      </b:Author>
    </b:Author>
    <b:Title>Stress Symptoms  Effects of Stress on the Body</b:Title>
    <b:Year>2013</b:Year>
    <b:Month>July</b:Month>
    <b:Day>2</b:Day>
    <b:YearAccessed>2014</b:YearAccessed>
    <b:MonthAccessed>May</b:MonthAccessed>
    <b:DayAccessed>23</b:DayAccessed>
    <b:URL>http://www.webmd.com/balance/stress-management/stress-symptoms-effects_of-stress-on-the-body</b:URL>
    <b:RefOrder>28</b:RefOrder>
  </b:Source>
  <b:Source>
    <b:Tag>Nat14</b:Tag>
    <b:SourceType>InternetSite</b:SourceType>
    <b:Guid>{B776A5D4-6D98-4F7E-AD2A-E29DF383A187}</b:Guid>
    <b:Author>
      <b:Author>
        <b:Corporate>National Institutes of Health</b:Corporate>
      </b:Author>
    </b:Author>
    <b:Title>Stress and Anxiety: MedlinePlus Medical Encyclopedia</b:Title>
    <b:ProductionCompany>U.S. National Library of Medicine</b:ProductionCompany>
    <b:Year>2014</b:Year>
    <b:Month>May</b:Month>
    <b:Day>22</b:Day>
    <b:YearAccessed>2011</b:YearAccessed>
    <b:MonthAccessed>6</b:MonthAccessed>
    <b:DayAccessed>16</b:DayAccessed>
    <b:URL>http://www.nlm.nih.gov/medlineplus/ency/article/003211.htm</b:URL>
    <b:RefOrder>25</b:RefOrder>
  </b:Source>
  <b:Source>
    <b:Tag>Seg14</b:Tag>
    <b:SourceType>InternetSite</b:SourceType>
    <b:Guid>{E3C4C34A-76DD-4E30-936F-02AB87F44AD8}</b:Guid>
    <b:Title>Stress Symptoms, Signs &amp;Causes: Effects of Stress Overload</b:Title>
    <b:ProductionCompany>HelpGuide.org</b:ProductionCompany>
    <b:Year>2014</b:Year>
    <b:Month>May</b:Month>
    <b:YearAccessed>2014</b:YearAccessed>
    <b:MonthAccessed>May</b:MonthAccessed>
    <b:DayAccessed>12</b:DayAccessed>
    <b:URL>http://www.helpguide.org/mental/stress_signs.htm</b:URL>
    <b:Author>
      <b:Author>
        <b:NameList>
          <b:Person>
            <b:Last>Segal</b:Last>
            <b:First>Robert</b:First>
          </b:Person>
          <b:Person>
            <b:Last>Smith</b:Last>
            <b:First>Melinda</b:First>
          </b:Person>
          <b:Person>
            <b:Last>Segal</b:Last>
            <b:First>Jeanne</b:First>
          </b:Person>
        </b:NameList>
      </b:Author>
    </b:Author>
    <b:RefOrder>16</b:RefOrder>
  </b:Source>
  <b:Source>
    <b:Tag>Ame14</b:Tag>
    <b:SourceType>InternetSite</b:SourceType>
    <b:Guid>{3CC5406A-BBED-48AC-B322-C73FEF36B753}</b:Guid>
    <b:Author>
      <b:Author>
        <b:Corporate>American Psychology Association</b:Corporate>
      </b:Author>
    </b:Author>
    <b:Title>Stress  The different kinds of stress</b:Title>
    <b:Year>2014</b:Year>
    <b:YearAccessed>2014</b:YearAccessed>
    <b:MonthAccessed>May</b:MonthAccessed>
    <b:DayAccessed>20</b:DayAccessed>
    <b:URL>http://www.apa.org/helpcenter/stress-kinds.aspx</b:URL>
    <b:RefOrder>17</b:RefOrder>
  </b:Source>
  <b:Source>
    <b:Tag>Pet12</b:Tag>
    <b:SourceType>Book</b:SourceType>
    <b:Guid>{E217D819-34F8-4C81-92EB-0DEFD042F37C}</b:Guid>
    <b:Title>Machine Learning: The Art and Science of Algorithms that Make Sense of Data</b:Title>
    <b:Year>2012</b:Year>
    <b:Author>
      <b:Author>
        <b:NameList>
          <b:Person>
            <b:Last>Flach</b:Last>
            <b:First>Peter</b:First>
          </b:Person>
        </b:NameList>
      </b:Author>
    </b:Author>
    <b:City>Cambridge, CB2 8RU, UK</b:City>
    <b:Publisher>MPG Books Group</b:Publisher>
    <b:RefOrder>2</b:RefOrder>
  </b:Source>
  <b:Source>
    <b:Tag>LuH091</b:Tag>
    <b:SourceType>Report</b:SourceType>
    <b:Guid>{0F92D200-749E-414C-A4A9-F2FDC5C24544}</b:Guid>
    <b:Title>SoundSense: scalable sound sensing for people-centric applications on mobile phones</b:Title>
    <b:Year>2009</b:Year>
    <b:Publisher>ACM</b:Publisher>
    <b:City>New York</b:City>
    <b:Author>
      <b:Author>
        <b:NameList>
          <b:Person>
            <b:Last>Lu</b:Last>
            <b:First>Hong</b:First>
          </b:Person>
          <b:Person>
            <b:Last>Pan</b:Last>
            <b:First>Wei</b:First>
          </b:Person>
          <b:Person>
            <b:Last>Lane</b:Last>
            <b:Middle>D</b:Middle>
            <b:First>Nicholas</b:First>
          </b:Person>
          <b:Person>
            <b:Last>Choudhury</b:Last>
            <b:First>Tanzeem</b:First>
          </b:Person>
          <b:Person>
            <b:Last>Campbell</b:Last>
            <b:Middle>T</b:Middle>
            <b:First>Andrew</b:First>
          </b:Person>
        </b:NameList>
      </b:Author>
    </b:Author>
    <b:RefOrder>12</b:RefOrder>
  </b:Source>
  <b:Source>
    <b:Tag>LuH12</b:Tag>
    <b:SourceType>Report</b:SourceType>
    <b:Guid>{36CB9CC8-57B1-4FFD-AF95-8338255BDDB7}</b:Guid>
    <b:Title>StressSense: Detecting Stress in Unconstrained Acoustic Environments using Smartphones</b:Title>
    <b:Year>2012</b:Year>
    <b:Publisher>UbiComp</b:Publisher>
    <b:City>Pittsburgh, USA</b:City>
    <b:Author>
      <b:Author>
        <b:NameList>
          <b:Person>
            <b:Last>Lu</b:Last>
            <b:First>Hong</b:First>
          </b:Person>
          <b:Person>
            <b:Last>Rabbi</b:Last>
            <b:First>Mashfiqui</b:First>
          </b:Person>
          <b:Person>
            <b:Last>Chittaranjan</b:Last>
            <b:Middle>T</b:Middle>
            <b:First>Gokul</b:First>
          </b:Person>
          <b:Person>
            <b:Last>Frauendorfer</b:Last>
            <b:First>Denise</b:First>
          </b:Person>
          <b:Person>
            <b:Last>Mast</b:Last>
            <b:Middle>Schmid</b:Middle>
            <b:First>Marianne</b:First>
          </b:Person>
          <b:Person>
            <b:Last>Campbell</b:Last>
            <b:Middle>T</b:Middle>
            <b:First>Andrew</b:First>
          </b:Person>
          <b:Person>
            <b:Last>Gatica-Perez</b:Last>
            <b:First>Daniel</b:First>
          </b:Person>
          <b:Person>
            <b:Last>Choudhury</b:Last>
            <b:First>Tanzeem</b:First>
          </b:Person>
        </b:NameList>
      </b:Author>
    </b:Author>
    <b:RefOrder>8</b:RefOrder>
  </b:Source>
  <b:Source>
    <b:Tag>Cho09</b:Tag>
    <b:SourceType>Report</b:SourceType>
    <b:Guid>{22509AD2-8DC8-4545-A858-101A8F34526A}</b:Guid>
    <b:Title>Using Heart Rate Monitors to Detect Mental Stress</b:Title>
    <b:Year>2009</b:Year>
    <b:Publisher>Texas A&amp;M University</b:Publisher>
    <b:City>Texas</b:City>
    <b:Author>
      <b:Author>
        <b:NameList>
          <b:Person>
            <b:Last>Choi</b:Last>
            <b:First>Jongyoon</b:First>
          </b:Person>
          <b:Person>
            <b:Last>Gutierrez-Osuna</b:Last>
            <b:First>Ricardo</b:First>
          </b:Person>
        </b:NameList>
      </b:Author>
    </b:Author>
    <b:RefOrder>19</b:RefOrder>
  </b:Source>
  <b:Source>
    <b:Tag>Sha13</b:Tag>
    <b:SourceType>Report</b:SourceType>
    <b:Guid>{7C18B695-82DE-4142-A13C-12B0C29D553D}</b:Guid>
    <b:Title>Modeling Stress Recognition in Typical Virtual Environments</b:Title>
    <b:Year>2013</b:Year>
    <b:Publisher>Australian National University</b:Publisher>
    <b:City>Canberra, Australia</b:City>
    <b:Author>
      <b:Author>
        <b:NameList>
          <b:Person>
            <b:Last>Sharma</b:Last>
            <b:First>Nandita</b:First>
          </b:Person>
          <b:Person>
            <b:Last>Gedeon</b:Last>
            <b:First>Tom</b:First>
          </b:Person>
        </b:NameList>
      </b:Author>
    </b:Author>
    <b:RefOrder>20</b:RefOrder>
  </b:Source>
  <b:Source>
    <b:Tag>Cho10</b:Tag>
    <b:SourceType>Report</b:SourceType>
    <b:Guid>{A87813F3-A833-445E-8686-C18813566E0C}</b:Guid>
    <b:Title>Estimating Mental Stress Using a Wearable Cardio-Respiratory Sensor</b:Title>
    <b:Year>2010</b:Year>
    <b:Publisher>Texas A&amp;M University</b:Publisher>
    <b:City>Texas</b:City>
    <b:Author>
      <b:Author>
        <b:NameList>
          <b:Person>
            <b:Last>Choi</b:Last>
            <b:First>Jongyoon</b:First>
          </b:Person>
          <b:Person>
            <b:Last>Gutierrez-Osuna</b:Last>
            <b:First>Ricardo</b:First>
          </b:Person>
        </b:NameList>
      </b:Author>
    </b:Author>
    <b:RefOrder>21</b:RefOrder>
  </b:Source>
  <b:Source>
    <b:Tag>Bou13</b:Tag>
    <b:SourceType>Report</b:SourceType>
    <b:Guid>{EDF512C9-8889-40C7-A45A-C2F84730D28F}</b:Guid>
    <b:Title>Remote assessment of the Heart Rate Variability to detect mental stress</b:Title>
    <b:Year>2013</b:Year>
    <b:Publisher>Laboratoire de Conception, Optimisation et Modelisation des Systemes (LCOMS)</b:Publisher>
    <b:City>Metz, France</b:City>
    <b:Author>
      <b:Author>
        <b:NameList>
          <b:Person>
            <b:Last>Bousefsaf</b:Last>
            <b:First>Frederic</b:First>
          </b:Person>
          <b:Person>
            <b:Last>Maaoui</b:Last>
            <b:First>Choubeila</b:First>
          </b:Person>
          <b:Person>
            <b:Last>Pruski</b:Last>
            <b:First>Alain</b:First>
          </b:Person>
        </b:NameList>
      </b:Author>
    </b:Author>
    <b:RefOrder>22</b:RefOrder>
  </b:Source>
  <b:Source>
    <b:Tag>Abr11</b:Tag>
    <b:SourceType>Report</b:SourceType>
    <b:Guid>{DBB6BD1C-F6A9-4CC0-8563-ED1D583ED65B}</b:Guid>
    <b:Title>Green Fluorescent Protein-Based Biosensor To Detect and Quantify Stress Responses Induced by DNA-Degrading Colicins</b:Title>
    <b:Year>2011</b:Year>
    <b:Publisher>American Society for Microbiology</b:Publisher>
    <b:City>Woolongong, NSW, Australia</b:City>
    <b:Author>
      <b:Author>
        <b:NameList>
          <b:Person>
            <b:Last>Abraham</b:Last>
            <b:First>Sam</b:First>
          </b:Person>
          <b:Person>
            <b:Last>Chin</b:Last>
            <b:First>James</b:First>
          </b:Person>
          <b:Person>
            <b:Last>Brouwers</b:Last>
            <b:Middle>J. M.</b:Middle>
            <b:First>Huub</b:First>
          </b:Person>
          <b:Person>
            <b:Last>Turner</b:Last>
            <b:First>Bernadette</b:First>
          </b:Person>
          <b:Person>
            <b:Last>Zhang</b:Last>
            <b:First>Ren</b:First>
          </b:Person>
          <b:Person>
            <b:Last>Chapman</b:Last>
            <b:Middle>A.</b:Middle>
            <b:First>Toni</b:First>
          </b:Person>
        </b:NameList>
      </b:Author>
    </b:Author>
    <b:RefOrder>24</b:RefOrder>
  </b:Source>
  <b:Source>
    <b:Tag>Vol59</b:Tag>
    <b:SourceType>Report</b:SourceType>
    <b:Guid>{41FF2CFD-C434-4B40-8409-CF2AA02EED27}</b:Guid>
    <b:Title>Theory of Functionals and of Integrals and Integro-Differential Equations</b:Title>
    <b:Year>1959</b:Year>
    <b:Publisher>Dover Publications</b:Publisher>
    <b:City>NY, USA</b:City>
    <b:Author>
      <b:Author>
        <b:NameList>
          <b:Person>
            <b:Last>Volterra</b:Last>
            <b:First>Vito</b:First>
          </b:Person>
        </b:NameList>
      </b:Author>
    </b:Author>
    <b:RefOrder>38</b:RefOrder>
  </b:Source>
  <b:Source>
    <b:Tag>How13</b:Tag>
    <b:SourceType>Report</b:SourceType>
    <b:Guid>{E3B6A890-0713-44FE-B0D3-AAC7C8E00287}</b:Guid>
    <b:Title>MyWalk: A Mobile App for Gait Asymmetry Rehabilitation in the Community</b:Title>
    <b:Year>2013</b:Year>
    <b:Publisher>University of Toronto</b:Publisher>
    <b:City>Toronto, Canada</b:City>
    <b:Author>
      <b:Author>
        <b:NameList>
          <b:Person>
            <b:Last>How</b:Last>
            <b:First>Tuck-Voon</b:First>
          </b:Person>
          <b:Person>
            <b:Last>Chee</b:Last>
            <b:First>Justin</b:First>
          </b:Person>
          <b:Person>
            <b:Last>Wan</b:Last>
            <b:First>Eric</b:First>
          </b:Person>
          <b:Person>
            <b:Last>Mihailidis</b:Last>
            <b:First>Alex</b:First>
          </b:Person>
        </b:NameList>
      </b:Author>
    </b:Author>
    <b:RefOrder>10</b:RefOrder>
  </b:Source>
  <b:Source>
    <b:Tag>Cha11</b:Tag>
    <b:SourceType>Report</b:SourceType>
    <b:Guid>{13CF468E-1864-4E01-8B5E-72909ABB7981}</b:Guid>
    <b:Title>AMMON: A Speech Analysis Library for Analyzing Affect, Stress, and Mental Health on Mobile Phones</b:Title>
    <b:Year>2011</b:Year>
    <b:Publisher>University of California at Berkeley</b:Publisher>
    <b:City>Berkley, CA, USA</b:City>
    <b:Author>
      <b:Author>
        <b:NameList>
          <b:Person>
            <b:Last>Chang</b:Last>
            <b:First>Keng-hao</b:First>
          </b:Person>
          <b:Person>
            <b:Last>Fisher</b:Last>
            <b:First>Drew</b:First>
          </b:Person>
          <b:Person>
            <b:Last>Canny</b:Last>
            <b:First>John</b:First>
          </b:Person>
        </b:NameList>
      </b:Author>
    </b:Author>
    <b:RefOrder>11</b:RefOrder>
  </b:Source>
  <b:Source>
    <b:Tag>DeC13</b:Tag>
    <b:SourceType>Report</b:SourceType>
    <b:Guid>{72F1C80C-EF29-4B06-8993-25DF3A118240}</b:Guid>
    <b:Title>"Moon Phrases": A Social Media Faciliated Tool for Emotional Reflection and Wellness</b:Title>
    <b:Year>2013</b:Year>
    <b:Publisher>Microsoft Research</b:Publisher>
    <b:City>Redmond WA, USA</b:City>
    <b:Author>
      <b:Author>
        <b:NameList>
          <b:Person>
            <b:Last>De Choudhury</b:Last>
            <b:First>Munmun</b:First>
          </b:Person>
          <b:Person>
            <b:Last>Gamon</b:Last>
            <b:First>Michael</b:First>
          </b:Person>
          <b:Person>
            <b:Last>Hoff</b:Last>
            <b:First>Aaron</b:First>
          </b:Person>
          <b:Person>
            <b:Last>Roseway</b:Last>
            <b:First>Asta</b:First>
          </b:Person>
        </b:NameList>
      </b:Author>
    </b:Author>
    <b:RefOrder>23</b:RefOrder>
  </b:Source>
  <b:Source>
    <b:Tag>Wei13</b:Tag>
    <b:SourceType>Report</b:SourceType>
    <b:Guid>{A1CE662F-8ACF-411A-B162-1A36086D3B7D}</b:Guid>
    <b:Title>The Role of Balanced Training and Testing Data Sets for Binary Classifiers in Bioinformatics</b:Title>
    <b:Year>2013</b:Year>
    <b:Publisher>Plos One</b:Publisher>
    <b:Author>
      <b:Author>
        <b:NameList>
          <b:Person>
            <b:Last>Wei</b:Last>
            <b:First>Qiong</b:First>
          </b:Person>
          <b:Person>
            <b:Last>Dunbrack Jr</b:Last>
            <b:Middle>L.</b:Middle>
            <b:First>Roland</b:First>
          </b:Person>
        </b:NameList>
      </b:Author>
    </b:Author>
    <b:RefOrder>15</b:RefOrder>
  </b:Source>
  <b:Source>
    <b:Tag>Cal14</b:Tag>
    <b:SourceType>DocumentFromInternetSite</b:SourceType>
    <b:Guid>{7E20A587-E7AE-4C35-B9A0-B84795765480}</b:Guid>
    <b:Title>How Walking Works to Cure Anxiety « Calm Clinic</b:Title>
    <b:Year>2014</b:Year>
    <b:YearAccessed>2014</b:YearAccessed>
    <b:MonthAccessed>Sep</b:MonthAccessed>
    <b:DayAccessed>22</b:DayAccessed>
    <b:URL>http://www.calmclinic.com/anxiety/treatment/walking-works</b:URL>
    <b:Author>
      <b:Author>
        <b:Corporate>CalmClinic</b:Corporate>
      </b:Author>
    </b:Author>
    <b:RefOrder>26</b:RefOrder>
  </b:Source>
  <b:Source>
    <b:Tag>Edu14</b:Tag>
    <b:SourceType>DocumentFromInternetSite</b:SourceType>
    <b:Guid>{6EDF649E-3AC4-4239-9B37-035FB3AC2D68}</b:Guid>
    <b:Author>
      <b:Author>
        <b:Corporate>Education Portal</b:Corporate>
      </b:Author>
    </b:Author>
    <b:Title>What is Humidity? - Definition, Measurements &amp; Effects Video - Lesson and Example | Education Portal</b:Title>
    <b:Year>2003-2014</b:Year>
    <b:YearAccessed>2014</b:YearAccessed>
    <b:MonthAccessed>Oct</b:MonthAccessed>
    <b:DayAccessed>12</b:DayAccessed>
    <b:URL>http://education-portal.com/academy/lesson/what-is-humidity-definition-measurements-effects.html#lesson</b:URL>
    <b:RefOrder>32</b:RefOrder>
  </b:Source>
  <b:Source>
    <b:Tag>GSM14</b:Tag>
    <b:SourceType>DocumentFromInternetSite</b:SourceType>
    <b:Guid>{F5B72BDB-5A47-44EE-B4C1-2E0BCE40E9D9}</b:Guid>
    <b:Author>
      <b:Author>
        <b:Corporate>GSMArena</b:Corporate>
      </b:Author>
    </b:Author>
    <b:Title>Samsung Galaxy S5 - Full phone specifications</b:Title>
    <b:Year>2014</b:Year>
    <b:YearAccessed>2014</b:YearAccessed>
    <b:MonthAccessed>Aug</b:MonthAccessed>
    <b:DayAccessed>10</b:DayAccessed>
    <b:URL>http://www.gsmarena.com/samsung_galaxy_s5-6033.php</b:URL>
    <b:RefOrder>30</b:RefOrder>
  </b:Source>
  <b:Source>
    <b:Tag>Sam14</b:Tag>
    <b:SourceType>DocumentFromInternetSite</b:SourceType>
    <b:Guid>{9FDC12B2-25AE-406F-AF4A-8E23C7987C99}</b:Guid>
    <b:Author>
      <b:Author>
        <b:Corporate>Samsung</b:Corporate>
      </b:Author>
    </b:Author>
    <b:Title>SAMSUNG Developers</b:Title>
    <b:Year>2014</b:Year>
    <b:YearAccessed>2014</b:YearAccessed>
    <b:MonthAccessed>Aug</b:MonthAccessed>
    <b:DayAccessed>11</b:DayAccessed>
    <b:URL>http://developer.samsung.com/s-health-sdk#pg</b:URL>
    <b:RefOrder>29</b:RefOrder>
  </b:Source>
  <b:Source>
    <b:Tag>Goo14</b:Tag>
    <b:SourceType>DocumentFromInternetSite</b:SourceType>
    <b:Guid>{E3B7B6E7-76FD-4E99-960F-D6C743A83ED9}</b:Guid>
    <b:Author>
      <b:Author>
        <b:Corporate>Google</b:Corporate>
      </b:Author>
    </b:Author>
    <b:Title>Motion Sensors | Android Developers</b:Title>
    <b:Year>2014</b:Year>
    <b:YearAccessed>2014</b:YearAccessed>
    <b:MonthAccessed>Apr</b:MonthAccessed>
    <b:DayAccessed>15</b:DayAccessed>
    <b:URL>http://developer.android.com/guide/topics/sensors/sensors_motion.html</b:URL>
    <b:RefOrder>31</b:RefOrder>
  </b:Source>
  <b:Source>
    <b:Tag>Goo141</b:Tag>
    <b:SourceType>DocumentFromInternetSite</b:SourceType>
    <b:Guid>{1EBEE20F-58BA-4580-8765-7C4FF68D2911}</b:Guid>
    <b:Author>
      <b:Author>
        <b:Corporate>Google</b:Corporate>
      </b:Author>
    </b:Author>
    <b:Title>Environment Sensors | Android Developers</b:Title>
    <b:Year>2014</b:Year>
    <b:YearAccessed>2014</b:YearAccessed>
    <b:MonthAccessed>Apr</b:MonthAccessed>
    <b:DayAccessed>15</b:DayAccessed>
    <b:URL>http://developer.android.com/guide/topics/sensors/sensors_environment.html</b:URL>
    <b:RefOrder>33</b:RefOrder>
  </b:Source>
  <b:Source>
    <b:Tag>Duo01</b:Tag>
    <b:SourceType>DocumentFromInternetSite</b:SourceType>
    <b:Guid>{4FE90CBD-8B09-48B2-9570-BF471E93C43D}</b:Guid>
    <b:Author>
      <b:Author>
        <b:NameList>
          <b:Person>
            <b:Last>Duong</b:Last>
            <b:First>Tarn</b:First>
          </b:Person>
        </b:NameList>
      </b:Author>
    </b:Author>
    <b:Title>An introduction to kernel density estimation</b:Title>
    <b:Year>2001</b:Year>
    <b:Month>May</b:Month>
    <b:YearAccessed>2014</b:YearAccessed>
    <b:MonthAccessed>Oct</b:MonthAccessed>
    <b:DayAccessed>24</b:DayAccessed>
    <b:URL>http://www.mvstat.net/tduong/research/seminars/seminar-2001-05/</b:URL>
    <b:RefOrder>34</b:RefOrder>
  </b:Source>
  <b:Source>
    <b:Tag>Wes</b:Tag>
    <b:SourceType>Report</b:SourceType>
    <b:Guid>{C023FEE2-E1DE-4CB4-BE8F-A5CBAD333903}</b:Guid>
    <b:Title>Feature Selection for SVMs</b:Title>
    <b:URL>http://www0.cs.ucl.ac.uk/staff/M.Pontil/reading/featsel.pdf</b:URL>
    <b:Publisher>AT&amp;T Research Laboratories</b:Publisher>
    <b:City>Red Bank, USA</b:City>
    <b:Author>
      <b:Author>
        <b:NameList>
          <b:Person>
            <b:Last>Weston</b:Last>
            <b:First>J</b:First>
          </b:Person>
          <b:Person>
            <b:Last>Mukherjee</b:Last>
            <b:First>S</b:First>
          </b:Person>
          <b:Person>
            <b:Last>Chapelle</b:Last>
            <b:First>O</b:First>
          </b:Person>
          <b:Person>
            <b:Last>Pontil</b:Last>
            <b:First>M</b:First>
          </b:Person>
          <b:Person>
            <b:Last>Poggio</b:Last>
            <b:First>T</b:First>
          </b:Person>
          <b:Person>
            <b:Last>Vapnik</b:Last>
            <b:First>V</b:First>
          </b:Person>
        </b:NameList>
      </b:Author>
    </b:Author>
    <b:RefOrder>39</b:RefOrder>
  </b:Source>
  <b:Source>
    <b:Tag>Rok10</b:Tag>
    <b:SourceType>JournalArticle</b:SourceType>
    <b:Guid>{E7650032-1749-4A45-98A2-65E646A9EAD1}</b:Guid>
    <b:Title>Ensemble-based classifiers</b:Title>
    <b:Year>2010</b:Year>
    <b:Author>
      <b:Author>
        <b:NameList>
          <b:Person>
            <b:Last>Rokach</b:Last>
            <b:First>L.</b:First>
          </b:Person>
        </b:NameList>
      </b:Author>
    </b:Author>
    <b:JournalName>Artificial Intelligence Review</b:JournalName>
    <b:Pages>1-39</b:Pages>
    <b:Volume>33</b:Volume>
    <b:Issue>1-2</b:Issue>
    <b:RefOrder>35</b:RefOrder>
  </b:Source>
</b:Sources>
</file>

<file path=customXml/itemProps1.xml><?xml version="1.0" encoding="utf-8"?>
<ds:datastoreItem xmlns:ds="http://schemas.openxmlformats.org/officeDocument/2006/customXml" ds:itemID="{BA308D2C-7226-454A-9CAC-2EF286752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53</Pages>
  <Words>13599</Words>
  <Characters>77518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V</dc:creator>
  <cp:lastModifiedBy>Veerakumar</cp:lastModifiedBy>
  <cp:revision>11</cp:revision>
  <cp:lastPrinted>2014-05-27T01:46:00Z</cp:lastPrinted>
  <dcterms:created xsi:type="dcterms:W3CDTF">2014-10-27T11:14:00Z</dcterms:created>
  <dcterms:modified xsi:type="dcterms:W3CDTF">2014-10-27T12:07:00Z</dcterms:modified>
  <dc:language>en-AU</dc:language>
</cp:coreProperties>
</file>