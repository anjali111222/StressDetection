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886339" w:rsidDel="004564DA" w:rsidRDefault="00B652E4">
      <w:pPr>
        <w:rPr>
          <w:del w:id="0" w:author="Veerakumar" w:date="2014-10-27T02:20:00Z"/>
          <w:lang w:val="en-AU"/>
        </w:rPr>
      </w:pPr>
      <w:bookmarkStart w:id="1" w:name="_Toc401243886"/>
    </w:p>
    <w:p w:rsidR="00066045" w:rsidRPr="00886339" w:rsidDel="004564DA" w:rsidRDefault="00066045">
      <w:pPr>
        <w:rPr>
          <w:del w:id="2" w:author="Veerakumar" w:date="2014-10-27T02:20:00Z"/>
          <w:lang w:val="en-AU"/>
        </w:rPr>
      </w:pPr>
    </w:p>
    <w:p w:rsidR="00B652E4" w:rsidRPr="00886339" w:rsidRDefault="00B652E4" w:rsidP="00057802">
      <w:pPr>
        <w:pStyle w:val="NoSpacing"/>
        <w:rPr>
          <w:lang w:val="en-AU"/>
        </w:rPr>
      </w:pPr>
      <w:bookmarkStart w:id="3" w:name="_Toc401330437"/>
      <w:bookmarkStart w:id="4" w:name="_Toc401330472"/>
      <w:bookmarkStart w:id="5" w:name="_Toc401426983"/>
      <w:bookmarkStart w:id="6" w:name="_Toc401427122"/>
      <w:bookmarkStart w:id="7" w:name="_GoBack"/>
      <w:bookmarkEnd w:id="7"/>
      <w:r w:rsidRPr="00886339">
        <w:rPr>
          <w:lang w:val="en-AU"/>
        </w:rPr>
        <w:t>UNSW AUSTRALIA</w:t>
      </w:r>
      <w:bookmarkEnd w:id="3"/>
      <w:bookmarkEnd w:id="4"/>
      <w:bookmarkEnd w:id="5"/>
      <w:bookmarkEnd w:id="6"/>
    </w:p>
    <w:p w:rsidR="00B652E4" w:rsidRPr="00886339" w:rsidRDefault="00B652E4" w:rsidP="00057802">
      <w:pPr>
        <w:pStyle w:val="NoSpacing"/>
        <w:rPr>
          <w:lang w:val="en-AU"/>
        </w:rPr>
      </w:pPr>
      <w:bookmarkStart w:id="8" w:name="_Toc401330438"/>
      <w:bookmarkStart w:id="9" w:name="_Toc401330473"/>
      <w:bookmarkStart w:id="10" w:name="_Toc401426984"/>
      <w:bookmarkStart w:id="11" w:name="_Toc401427123"/>
      <w:r w:rsidRPr="00886339">
        <w:rPr>
          <w:lang w:val="en-AU"/>
        </w:rPr>
        <w:t>SCHOOL OF COMPUTER SCIENCE AND ENGINEERING</w:t>
      </w:r>
      <w:bookmarkEnd w:id="8"/>
      <w:bookmarkEnd w:id="9"/>
      <w:bookmarkEnd w:id="10"/>
      <w:bookmarkEnd w:id="11"/>
    </w:p>
    <w:p w:rsidR="00B652E4" w:rsidRPr="00886339" w:rsidRDefault="00B652E4" w:rsidP="00057802">
      <w:pPr>
        <w:pStyle w:val="NoSpacing"/>
        <w:rPr>
          <w:lang w:val="en-AU"/>
        </w:rPr>
      </w:pPr>
      <w:bookmarkStart w:id="12" w:name="_Toc401330439"/>
      <w:bookmarkStart w:id="13" w:name="_Toc401330474"/>
      <w:bookmarkStart w:id="14" w:name="_Toc401426985"/>
      <w:bookmarkStart w:id="15" w:name="_Toc401427124"/>
      <w:r w:rsidRPr="00886339">
        <w:rPr>
          <w:lang w:val="en-AU"/>
        </w:rPr>
        <w:t>Are You Stressed? Detecting the onset of stress using mobile phones</w:t>
      </w:r>
      <w:bookmarkEnd w:id="12"/>
      <w:bookmarkEnd w:id="13"/>
      <w:bookmarkEnd w:id="14"/>
      <w:bookmarkEnd w:id="15"/>
    </w:p>
    <w:p w:rsidR="00B652E4" w:rsidRPr="00886339" w:rsidRDefault="00B652E4" w:rsidP="00057802">
      <w:pPr>
        <w:pStyle w:val="NoSpacing"/>
        <w:rPr>
          <w:lang w:val="en-AU"/>
        </w:rPr>
      </w:pPr>
    </w:p>
    <w:p w:rsidR="00B652E4" w:rsidRPr="00886339" w:rsidRDefault="00B652E4" w:rsidP="00057802">
      <w:pPr>
        <w:pStyle w:val="NoSpacing"/>
        <w:rPr>
          <w:lang w:val="en-AU"/>
        </w:rPr>
      </w:pPr>
    </w:p>
    <w:p w:rsidR="00B652E4" w:rsidRPr="00886339" w:rsidRDefault="00B652E4" w:rsidP="00057802">
      <w:pPr>
        <w:pStyle w:val="NoSpacing"/>
        <w:rPr>
          <w:lang w:val="en-AU"/>
          <w:rPrChange w:id="16" w:author="Veerakumar" w:date="2014-10-27T01:38:00Z">
            <w:rPr/>
          </w:rPrChange>
        </w:rPr>
      </w:pPr>
      <w:bookmarkStart w:id="17" w:name="_Toc401330440"/>
      <w:bookmarkStart w:id="18" w:name="_Toc401330475"/>
      <w:bookmarkStart w:id="19" w:name="_Toc401426986"/>
      <w:bookmarkStart w:id="20" w:name="_Toc401427125"/>
      <w:r w:rsidRPr="00886339">
        <w:rPr>
          <w:lang w:val="en-AU"/>
          <w:rPrChange w:id="21" w:author="Veerakumar" w:date="2014-10-27T01:38:00Z">
            <w:rPr/>
          </w:rPrChange>
        </w:rPr>
        <w:t xml:space="preserve">BY: HARIHAREN VEERAKUMAR </w:t>
      </w:r>
      <w:r w:rsidR="00C00B5C" w:rsidRPr="00886339">
        <w:rPr>
          <w:lang w:val="en-AU"/>
          <w:rPrChange w:id="22" w:author="Veerakumar" w:date="2014-10-27T01:38:00Z">
            <w:rPr/>
          </w:rPrChange>
        </w:rPr>
        <w:t>(</w:t>
      </w:r>
      <w:r w:rsidRPr="00886339">
        <w:rPr>
          <w:lang w:val="en-AU"/>
          <w:rPrChange w:id="23" w:author="Veerakumar" w:date="2014-10-27T01:38:00Z">
            <w:rPr/>
          </w:rPrChange>
        </w:rPr>
        <w:t>z3258355</w:t>
      </w:r>
      <w:r w:rsidR="00C00B5C" w:rsidRPr="00886339">
        <w:rPr>
          <w:lang w:val="en-AU"/>
          <w:rPrChange w:id="24" w:author="Veerakumar" w:date="2014-10-27T01:38:00Z">
            <w:rPr/>
          </w:rPrChange>
        </w:rPr>
        <w:t>)</w:t>
      </w:r>
      <w:bookmarkEnd w:id="17"/>
      <w:bookmarkEnd w:id="18"/>
      <w:bookmarkEnd w:id="19"/>
      <w:bookmarkEnd w:id="20"/>
    </w:p>
    <w:p w:rsidR="00B652E4" w:rsidRPr="00886339" w:rsidRDefault="00B652E4" w:rsidP="00057802">
      <w:pPr>
        <w:pStyle w:val="NoSpacing"/>
        <w:rPr>
          <w:lang w:val="en-AU"/>
          <w:rPrChange w:id="25" w:author="Veerakumar" w:date="2014-10-27T01:38:00Z">
            <w:rPr/>
          </w:rPrChange>
        </w:rPr>
      </w:pPr>
      <w:bookmarkStart w:id="26" w:name="_Toc401330441"/>
      <w:bookmarkStart w:id="27" w:name="_Toc401330476"/>
      <w:bookmarkStart w:id="28" w:name="_Toc401426987"/>
      <w:bookmarkStart w:id="29" w:name="_Toc401427126"/>
      <w:r w:rsidRPr="00886339">
        <w:rPr>
          <w:lang w:val="en-AU"/>
          <w:rPrChange w:id="30" w:author="Veerakumar" w:date="2014-10-27T01:38:00Z">
            <w:rPr/>
          </w:rPrChange>
        </w:rPr>
        <w:t>SUBMISSION DATE: 28/10/2014</w:t>
      </w:r>
      <w:bookmarkEnd w:id="26"/>
      <w:bookmarkEnd w:id="27"/>
      <w:bookmarkEnd w:id="28"/>
      <w:bookmarkEnd w:id="29"/>
    </w:p>
    <w:p w:rsidR="00B652E4" w:rsidRPr="00886339" w:rsidRDefault="00B652E4" w:rsidP="00057802">
      <w:pPr>
        <w:pStyle w:val="NoSpacing"/>
        <w:rPr>
          <w:lang w:val="en-AU"/>
          <w:rPrChange w:id="31" w:author="Veerakumar" w:date="2014-10-27T01:38:00Z">
            <w:rPr/>
          </w:rPrChange>
        </w:rPr>
      </w:pPr>
      <w:bookmarkStart w:id="32" w:name="_Toc401330442"/>
      <w:bookmarkStart w:id="33" w:name="_Toc401330477"/>
      <w:bookmarkStart w:id="34" w:name="_Toc401426988"/>
      <w:bookmarkStart w:id="35" w:name="_Toc401427127"/>
      <w:r w:rsidRPr="00886339">
        <w:rPr>
          <w:lang w:val="en-AU"/>
          <w:rPrChange w:id="36" w:author="Veerakumar" w:date="2014-10-27T01:38:00Z">
            <w:rPr/>
          </w:rPrChange>
        </w:rPr>
        <w:t>SUPERVISOR: SALIL KANHERE</w:t>
      </w:r>
      <w:bookmarkEnd w:id="32"/>
      <w:bookmarkEnd w:id="33"/>
      <w:bookmarkEnd w:id="34"/>
      <w:bookmarkEnd w:id="35"/>
    </w:p>
    <w:p w:rsidR="00B652E4" w:rsidRPr="00886339" w:rsidRDefault="00B652E4" w:rsidP="00057802">
      <w:pPr>
        <w:pStyle w:val="NoSpacing"/>
        <w:rPr>
          <w:lang w:val="en-AU"/>
          <w:rPrChange w:id="37" w:author="Veerakumar" w:date="2014-10-27T01:38:00Z">
            <w:rPr/>
          </w:rPrChange>
        </w:rPr>
      </w:pPr>
      <w:bookmarkStart w:id="38" w:name="_Toc401330478"/>
      <w:bookmarkStart w:id="39" w:name="_Toc401426989"/>
      <w:bookmarkStart w:id="40" w:name="_Toc401427128"/>
      <w:r w:rsidRPr="00886339">
        <w:rPr>
          <w:lang w:val="en-AU"/>
          <w:rPrChange w:id="41" w:author="Veerakumar" w:date="2014-10-27T01:38:00Z">
            <w:rPr/>
          </w:rPrChange>
        </w:rPr>
        <w:t>ASSESSOR: MAHBUB HASSAN</w:t>
      </w:r>
      <w:bookmarkEnd w:id="38"/>
      <w:bookmarkEnd w:id="39"/>
      <w:bookmarkEnd w:id="40"/>
    </w:p>
    <w:p w:rsidR="00B652E4" w:rsidRPr="00886339" w:rsidRDefault="00B652E4">
      <w:pPr>
        <w:suppressAutoHyphens w:val="0"/>
        <w:spacing w:after="0" w:line="276" w:lineRule="auto"/>
        <w:rPr>
          <w:rStyle w:val="Heading1Char"/>
          <w:b w:val="0"/>
          <w:bCs w:val="0"/>
          <w:caps w:val="0"/>
          <w:lang w:val="en-AU"/>
          <w:rPrChange w:id="42" w:author="Veerakumar" w:date="2014-10-27T01:38:00Z">
            <w:rPr>
              <w:rStyle w:val="Heading1Char"/>
              <w:b w:val="0"/>
              <w:bCs w:val="0"/>
              <w:caps w:val="0"/>
              <w:lang w:val="en-AU"/>
            </w:rPr>
          </w:rPrChange>
        </w:rPr>
        <w:sectPr w:rsidR="00B652E4" w:rsidRPr="00886339" w:rsidSect="00C00B5C">
          <w:headerReference w:type="default" r:id="rId9"/>
          <w:footerReference w:type="default" r:id="rId10"/>
          <w:pgSz w:w="12240" w:h="15840"/>
          <w:pgMar w:top="1134" w:right="1134" w:bottom="1134" w:left="1134" w:header="720" w:footer="720" w:gutter="0"/>
          <w:pgNumType w:fmt="lowerRoman" w:start="0"/>
          <w:cols w:space="720"/>
          <w:formProt w:val="0"/>
          <w:titlePg/>
          <w:docGrid w:linePitch="360" w:charSpace="-2049"/>
        </w:sectPr>
      </w:pPr>
    </w:p>
    <w:p w:rsidR="00B368C4" w:rsidRPr="00886339" w:rsidRDefault="003902A4" w:rsidP="0062433B">
      <w:pPr>
        <w:pStyle w:val="Heading1"/>
        <w:rPr>
          <w:rStyle w:val="Heading1Char"/>
          <w:b/>
          <w:bCs/>
          <w:caps/>
          <w:lang w:val="en-AU"/>
          <w:rPrChange w:id="43" w:author="Veerakumar" w:date="2014-10-27T01:38:00Z">
            <w:rPr>
              <w:rStyle w:val="Heading1Char"/>
              <w:b/>
              <w:bCs/>
              <w:caps/>
              <w:lang w:val="en-AU"/>
            </w:rPr>
          </w:rPrChange>
        </w:rPr>
      </w:pPr>
      <w:bookmarkStart w:id="44" w:name="_Toc402133706"/>
      <w:bookmarkEnd w:id="1"/>
      <w:commentRangeStart w:id="45"/>
      <w:r w:rsidRPr="00886339">
        <w:rPr>
          <w:rStyle w:val="Heading1Char"/>
          <w:b/>
          <w:bCs/>
          <w:caps/>
          <w:lang w:val="en-AU"/>
          <w:rPrChange w:id="46" w:author="Veerakumar" w:date="2014-10-27T01:38:00Z">
            <w:rPr>
              <w:rStyle w:val="Heading1Char"/>
              <w:b/>
              <w:bCs/>
              <w:caps/>
              <w:lang w:val="en-AU"/>
            </w:rPr>
          </w:rPrChange>
        </w:rPr>
        <w:lastRenderedPageBreak/>
        <w:t>Abstract</w:t>
      </w:r>
      <w:commentRangeEnd w:id="45"/>
      <w:r w:rsidR="00B368C4" w:rsidRPr="00886339">
        <w:rPr>
          <w:rStyle w:val="CommentReference"/>
          <w:rFonts w:ascii="Times New Roman" w:hAnsi="Times New Roman"/>
          <w:b w:val="0"/>
          <w:bCs w:val="0"/>
          <w:caps w:val="0"/>
          <w:lang w:val="en-AU"/>
          <w:rPrChange w:id="47" w:author="Veerakumar" w:date="2014-10-27T01:38:00Z">
            <w:rPr>
              <w:rStyle w:val="CommentReference"/>
              <w:rFonts w:ascii="Times New Roman" w:hAnsi="Times New Roman"/>
              <w:b w:val="0"/>
              <w:bCs w:val="0"/>
              <w:caps w:val="0"/>
              <w:lang w:val="en-AU"/>
            </w:rPr>
          </w:rPrChange>
        </w:rPr>
        <w:commentReference w:id="45"/>
      </w:r>
      <w:bookmarkEnd w:id="44"/>
    </w:p>
    <w:p w:rsidR="003902A4" w:rsidRPr="00886339" w:rsidRDefault="003902A4" w:rsidP="0062433B">
      <w:pPr>
        <w:pStyle w:val="Heading1"/>
        <w:rPr>
          <w:rStyle w:val="Heading1Char"/>
          <w:lang w:val="en-AU"/>
          <w:rPrChange w:id="48" w:author="Veerakumar" w:date="2014-10-27T01:38:00Z">
            <w:rPr>
              <w:rStyle w:val="Heading1Char"/>
              <w:lang w:val="en-AU"/>
            </w:rPr>
          </w:rPrChange>
        </w:rPr>
      </w:pPr>
      <w:r w:rsidRPr="00886339">
        <w:rPr>
          <w:rStyle w:val="Heading1Char"/>
          <w:b/>
          <w:bCs/>
          <w:caps/>
          <w:lang w:val="en-AU"/>
          <w:rPrChange w:id="49" w:author="Veerakumar" w:date="2014-10-27T01:38:00Z">
            <w:rPr>
              <w:rStyle w:val="Heading1Char"/>
              <w:b/>
              <w:bCs/>
              <w:caps/>
              <w:lang w:val="en-AU"/>
            </w:rPr>
          </w:rPrChange>
        </w:rPr>
        <w:br w:type="page"/>
      </w:r>
    </w:p>
    <w:p w:rsidR="00D50436" w:rsidRPr="00886339" w:rsidRDefault="009D75B7" w:rsidP="0062433B">
      <w:pPr>
        <w:pStyle w:val="COVER1"/>
        <w:rPr>
          <w:rStyle w:val="Heading1Char"/>
          <w:b/>
          <w:bCs/>
          <w:caps/>
          <w:lang w:val="en-AU"/>
          <w:rPrChange w:id="50" w:author="Veerakumar" w:date="2014-10-27T01:38:00Z">
            <w:rPr>
              <w:rStyle w:val="Heading1Char"/>
              <w:b/>
              <w:bCs/>
              <w:caps/>
              <w:lang w:val="en-AU"/>
            </w:rPr>
          </w:rPrChange>
        </w:rPr>
      </w:pPr>
      <w:bookmarkStart w:id="51" w:name="_Toc402133707"/>
      <w:r w:rsidRPr="00886339">
        <w:rPr>
          <w:rStyle w:val="Heading1Char"/>
          <w:b/>
          <w:bCs/>
          <w:caps/>
          <w:lang w:val="en-AU"/>
          <w:rPrChange w:id="52" w:author="Veerakumar" w:date="2014-10-27T01:38:00Z">
            <w:rPr>
              <w:rStyle w:val="Heading1Char"/>
              <w:b/>
              <w:bCs/>
              <w:caps/>
              <w:lang w:val="en-AU"/>
            </w:rPr>
          </w:rPrChange>
        </w:rPr>
        <w:lastRenderedPageBreak/>
        <w:t>Dedication</w:t>
      </w:r>
      <w:bookmarkEnd w:id="51"/>
    </w:p>
    <w:p w:rsidR="00D50436" w:rsidRPr="00886339" w:rsidRDefault="00D50436" w:rsidP="00D50436">
      <w:pPr>
        <w:rPr>
          <w:i/>
          <w:lang w:val="en-AU"/>
          <w:rPrChange w:id="53" w:author="Veerakumar" w:date="2014-10-27T01:38:00Z">
            <w:rPr>
              <w:i/>
              <w:lang w:val="en-AU"/>
            </w:rPr>
          </w:rPrChange>
        </w:rPr>
      </w:pPr>
      <w:r w:rsidRPr="00886339">
        <w:rPr>
          <w:i/>
          <w:lang w:val="en-AU"/>
          <w:rPrChange w:id="54" w:author="Veerakumar" w:date="2014-10-27T01:38:00Z">
            <w:rPr>
              <w:i/>
              <w:lang w:val="en-AU"/>
            </w:rPr>
          </w:rPrChange>
        </w:rPr>
        <w:t xml:space="preserve">I would like to thank </w:t>
      </w:r>
      <w:r w:rsidR="00ED475F" w:rsidRPr="00886339">
        <w:rPr>
          <w:i/>
          <w:lang w:val="en-AU"/>
          <w:rPrChange w:id="55" w:author="Veerakumar" w:date="2014-10-27T01:38:00Z">
            <w:rPr>
              <w:i/>
              <w:lang w:val="en-AU"/>
            </w:rPr>
          </w:rPrChange>
        </w:rPr>
        <w:t xml:space="preserve">the University of New South Wales as a whole with a special mention to </w:t>
      </w:r>
      <w:r w:rsidRPr="00886339">
        <w:rPr>
          <w:i/>
          <w:lang w:val="en-AU"/>
          <w:rPrChange w:id="56" w:author="Veerakumar" w:date="2014-10-27T01:38:00Z">
            <w:rPr>
              <w:i/>
              <w:lang w:val="en-AU"/>
            </w:rPr>
          </w:rPrChange>
        </w:rPr>
        <w:t>Salil Kanhere</w:t>
      </w:r>
      <w:r w:rsidR="00ED475F" w:rsidRPr="00886339">
        <w:rPr>
          <w:i/>
          <w:lang w:val="en-AU"/>
          <w:rPrChange w:id="57" w:author="Veerakumar" w:date="2014-10-27T01:38:00Z">
            <w:rPr>
              <w:i/>
              <w:lang w:val="en-AU"/>
            </w:rPr>
          </w:rPrChange>
        </w:rPr>
        <w:t xml:space="preserve">. You </w:t>
      </w:r>
      <w:r w:rsidRPr="00886339">
        <w:rPr>
          <w:i/>
          <w:lang w:val="en-AU"/>
          <w:rPrChange w:id="58" w:author="Veerakumar" w:date="2014-10-27T01:38:00Z">
            <w:rPr>
              <w:i/>
              <w:lang w:val="en-AU"/>
            </w:rPr>
          </w:rPrChange>
        </w:rPr>
        <w:t>ha</w:t>
      </w:r>
      <w:r w:rsidR="00ED475F" w:rsidRPr="00886339">
        <w:rPr>
          <w:i/>
          <w:lang w:val="en-AU"/>
          <w:rPrChange w:id="59" w:author="Veerakumar" w:date="2014-10-27T01:38:00Z">
            <w:rPr>
              <w:i/>
              <w:lang w:val="en-AU"/>
            </w:rPr>
          </w:rPrChange>
        </w:rPr>
        <w:t>ve</w:t>
      </w:r>
      <w:r w:rsidRPr="00886339">
        <w:rPr>
          <w:i/>
          <w:lang w:val="en-AU"/>
          <w:rPrChange w:id="60" w:author="Veerakumar" w:date="2014-10-27T01:38:00Z">
            <w:rPr>
              <w:i/>
              <w:lang w:val="en-AU"/>
            </w:rPr>
          </w:rPrChange>
        </w:rPr>
        <w:t xml:space="preserve"> helped me on a week-by-week basis to help give me direction in what I aimed to achieve in this thesis. May this </w:t>
      </w:r>
      <w:r w:rsidR="00211FFA" w:rsidRPr="00886339">
        <w:rPr>
          <w:i/>
          <w:lang w:val="en-AU"/>
          <w:rPrChange w:id="61" w:author="Veerakumar" w:date="2014-10-27T01:38:00Z">
            <w:rPr>
              <w:i/>
              <w:lang w:val="en-AU"/>
            </w:rPr>
          </w:rPrChange>
        </w:rPr>
        <w:t>thesis</w:t>
      </w:r>
      <w:r w:rsidRPr="00886339">
        <w:rPr>
          <w:i/>
          <w:lang w:val="en-AU"/>
          <w:rPrChange w:id="62" w:author="Veerakumar" w:date="2014-10-27T01:38:00Z">
            <w:rPr>
              <w:i/>
              <w:lang w:val="en-AU"/>
            </w:rPr>
          </w:rPrChange>
        </w:rPr>
        <w:t xml:space="preserve"> </w:t>
      </w:r>
      <w:r w:rsidR="00211FFA" w:rsidRPr="00886339">
        <w:rPr>
          <w:i/>
          <w:lang w:val="en-AU"/>
          <w:rPrChange w:id="63" w:author="Veerakumar" w:date="2014-10-27T01:38:00Z">
            <w:rPr>
              <w:i/>
              <w:lang w:val="en-AU"/>
            </w:rPr>
          </w:rPrChange>
        </w:rPr>
        <w:t xml:space="preserve">also </w:t>
      </w:r>
      <w:r w:rsidRPr="00886339">
        <w:rPr>
          <w:i/>
          <w:lang w:val="en-AU"/>
          <w:rPrChange w:id="64" w:author="Veerakumar" w:date="2014-10-27T01:38:00Z">
            <w:rPr>
              <w:i/>
              <w:lang w:val="en-AU"/>
            </w:rPr>
          </w:rPrChange>
        </w:rPr>
        <w:t xml:space="preserve">help you in future </w:t>
      </w:r>
      <w:r w:rsidR="00EA605F" w:rsidRPr="00886339">
        <w:rPr>
          <w:i/>
          <w:lang w:val="en-AU"/>
          <w:rPrChange w:id="65" w:author="Veerakumar" w:date="2014-10-27T01:38:00Z">
            <w:rPr>
              <w:i/>
              <w:lang w:val="en-AU"/>
            </w:rPr>
          </w:rPrChange>
        </w:rPr>
        <w:t>endeavours</w:t>
      </w:r>
      <w:r w:rsidRPr="00886339">
        <w:rPr>
          <w:i/>
          <w:lang w:val="en-AU"/>
          <w:rPrChange w:id="66" w:author="Veerakumar" w:date="2014-10-27T01:38:00Z">
            <w:rPr>
              <w:i/>
              <w:lang w:val="en-AU"/>
            </w:rPr>
          </w:rPrChange>
        </w:rPr>
        <w:t xml:space="preserve"> to find our </w:t>
      </w:r>
      <w:proofErr w:type="gramStart"/>
      <w:r w:rsidRPr="00886339">
        <w:rPr>
          <w:i/>
          <w:lang w:val="en-AU"/>
          <w:rPrChange w:id="67" w:author="Veerakumar" w:date="2014-10-27T01:38:00Z">
            <w:rPr>
              <w:i/>
              <w:lang w:val="en-AU"/>
            </w:rPr>
          </w:rPrChange>
        </w:rPr>
        <w:t>solution.</w:t>
      </w:r>
      <w:proofErr w:type="gramEnd"/>
    </w:p>
    <w:p w:rsidR="00D50436" w:rsidRPr="00886339" w:rsidRDefault="00D50436" w:rsidP="00D50436">
      <w:pPr>
        <w:rPr>
          <w:i/>
          <w:lang w:val="en-AU"/>
          <w:rPrChange w:id="68" w:author="Veerakumar" w:date="2014-10-27T01:38:00Z">
            <w:rPr>
              <w:i/>
              <w:lang w:val="en-AU"/>
            </w:rPr>
          </w:rPrChange>
        </w:rPr>
      </w:pPr>
      <w:r w:rsidRPr="00886339">
        <w:rPr>
          <w:i/>
          <w:lang w:val="en-AU"/>
          <w:rPrChange w:id="69" w:author="Veerakumar" w:date="2014-10-27T01:38:00Z">
            <w:rPr>
              <w:i/>
              <w:lang w:val="en-AU"/>
            </w:rPr>
          </w:rPrChange>
        </w:rPr>
        <w:t xml:space="preserve">Secondly, I would like to acknowledge the support that the Veerakumar family has given me for as long as I can remember, let alone with my thesis. </w:t>
      </w:r>
      <w:r w:rsidR="00ED475F" w:rsidRPr="00886339">
        <w:rPr>
          <w:i/>
          <w:lang w:val="en-AU"/>
          <w:rPrChange w:id="70" w:author="Veerakumar" w:date="2014-10-27T01:38:00Z">
            <w:rPr>
              <w:i/>
              <w:lang w:val="en-AU"/>
            </w:rPr>
          </w:rPrChange>
        </w:rPr>
        <w:t>Their</w:t>
      </w:r>
      <w:r w:rsidR="00211FFA" w:rsidRPr="00886339">
        <w:rPr>
          <w:i/>
          <w:lang w:val="en-AU"/>
          <w:rPrChange w:id="71" w:author="Veerakumar" w:date="2014-10-27T01:38:00Z">
            <w:rPr>
              <w:i/>
              <w:lang w:val="en-AU"/>
            </w:rPr>
          </w:rPrChange>
        </w:rPr>
        <w:t xml:space="preserve"> efforts have furthered me to become a person more than I could have imagined, and I know </w:t>
      </w:r>
      <w:r w:rsidR="00590018" w:rsidRPr="00886339">
        <w:rPr>
          <w:i/>
          <w:lang w:val="en-AU"/>
          <w:rPrChange w:id="72" w:author="Veerakumar" w:date="2014-10-27T01:38:00Z">
            <w:rPr>
              <w:i/>
              <w:lang w:val="en-AU"/>
            </w:rPr>
          </w:rPrChange>
        </w:rPr>
        <w:t xml:space="preserve">I could not have written this </w:t>
      </w:r>
      <w:r w:rsidR="00ED475F" w:rsidRPr="00886339">
        <w:rPr>
          <w:i/>
          <w:lang w:val="en-AU"/>
          <w:rPrChange w:id="73" w:author="Veerakumar" w:date="2014-10-27T01:38:00Z">
            <w:rPr>
              <w:i/>
              <w:lang w:val="en-AU"/>
            </w:rPr>
          </w:rPrChange>
        </w:rPr>
        <w:t>without them</w:t>
      </w:r>
      <w:r w:rsidR="00590018" w:rsidRPr="00886339">
        <w:rPr>
          <w:i/>
          <w:lang w:val="en-AU"/>
          <w:rPrChange w:id="74" w:author="Veerakumar" w:date="2014-10-27T01:38:00Z">
            <w:rPr>
              <w:i/>
              <w:lang w:val="en-AU"/>
            </w:rPr>
          </w:rPrChange>
        </w:rPr>
        <w:t>.</w:t>
      </w:r>
    </w:p>
    <w:p w:rsidR="00590018" w:rsidRPr="00886339" w:rsidRDefault="00ED475F" w:rsidP="00D50436">
      <w:pPr>
        <w:rPr>
          <w:i/>
          <w:lang w:val="en-AU"/>
          <w:rPrChange w:id="75" w:author="Veerakumar" w:date="2014-10-27T01:38:00Z">
            <w:rPr>
              <w:i/>
              <w:lang w:val="en-AU"/>
            </w:rPr>
          </w:rPrChange>
        </w:rPr>
      </w:pPr>
      <w:r w:rsidRPr="00886339">
        <w:rPr>
          <w:i/>
          <w:lang w:val="en-AU"/>
          <w:rPrChange w:id="76" w:author="Veerakumar" w:date="2014-10-27T01:38:00Z">
            <w:rPr>
              <w:i/>
              <w:lang w:val="en-AU"/>
            </w:rPr>
          </w:rPrChange>
        </w:rPr>
        <w:t>To m</w:t>
      </w:r>
      <w:r w:rsidR="00590018" w:rsidRPr="00886339">
        <w:rPr>
          <w:i/>
          <w:lang w:val="en-AU"/>
          <w:rPrChange w:id="77" w:author="Veerakumar" w:date="2014-10-27T01:38:00Z">
            <w:rPr>
              <w:i/>
              <w:lang w:val="en-AU"/>
            </w:rPr>
          </w:rPrChange>
        </w:rPr>
        <w:t xml:space="preserve">y partner of 7 years, Fiona De Silva, who has stuck by my side through thick and thin: </w:t>
      </w:r>
      <w:r w:rsidRPr="00886339">
        <w:rPr>
          <w:i/>
          <w:lang w:val="en-AU"/>
          <w:rPrChange w:id="78" w:author="Veerakumar" w:date="2014-10-27T01:38:00Z">
            <w:rPr>
              <w:i/>
              <w:lang w:val="en-AU"/>
            </w:rPr>
          </w:rPrChange>
        </w:rPr>
        <w:t>your</w:t>
      </w:r>
      <w:r w:rsidR="00590018" w:rsidRPr="00886339">
        <w:rPr>
          <w:i/>
          <w:lang w:val="en-AU"/>
          <w:rPrChange w:id="79" w:author="Veerakumar" w:date="2014-10-27T01:38:00Z">
            <w:rPr>
              <w:i/>
              <w:lang w:val="en-AU"/>
            </w:rPr>
          </w:rPrChange>
        </w:rPr>
        <w:t xml:space="preserve"> willing nature to help me through my feats is the reason I don’t come close to stressing so much</w:t>
      </w:r>
      <w:r w:rsidRPr="00886339">
        <w:rPr>
          <w:i/>
          <w:lang w:val="en-AU"/>
          <w:rPrChange w:id="80" w:author="Veerakumar" w:date="2014-10-27T01:38:00Z">
            <w:rPr>
              <w:i/>
              <w:lang w:val="en-AU"/>
            </w:rPr>
          </w:rPrChange>
        </w:rPr>
        <w:t>, and I don’t know what tertiary education would have been like without you</w:t>
      </w:r>
      <w:r w:rsidR="00590018" w:rsidRPr="00886339">
        <w:rPr>
          <w:i/>
          <w:lang w:val="en-AU"/>
          <w:rPrChange w:id="81" w:author="Veerakumar" w:date="2014-10-27T01:38:00Z">
            <w:rPr>
              <w:i/>
              <w:lang w:val="en-AU"/>
            </w:rPr>
          </w:rPrChange>
        </w:rPr>
        <w:t xml:space="preserve">. </w:t>
      </w:r>
    </w:p>
    <w:p w:rsidR="00211FFA" w:rsidRPr="00886339" w:rsidRDefault="00211FFA" w:rsidP="00211FFA">
      <w:pPr>
        <w:rPr>
          <w:i/>
          <w:lang w:val="en-AU"/>
          <w:rPrChange w:id="82" w:author="Veerakumar" w:date="2014-10-27T01:38:00Z">
            <w:rPr>
              <w:i/>
              <w:lang w:val="en-AU"/>
            </w:rPr>
          </w:rPrChange>
        </w:rPr>
      </w:pPr>
      <w:r w:rsidRPr="00886339">
        <w:rPr>
          <w:i/>
          <w:lang w:val="en-AU"/>
          <w:rPrChange w:id="83" w:author="Veerakumar" w:date="2014-10-27T01:38:00Z">
            <w:rPr>
              <w:i/>
              <w:lang w:val="en-AU"/>
            </w:rPr>
          </w:rPrChange>
        </w:rPr>
        <w:t xml:space="preserve">Most of all, I dedicate this thesis to all those whom are exposed to distress </w:t>
      </w:r>
      <w:del w:id="84" w:author="Veerakumar" w:date="2014-10-27T00:21:00Z">
        <w:r w:rsidRPr="00886339" w:rsidDel="00BF3295">
          <w:rPr>
            <w:i/>
            <w:lang w:val="en-AU"/>
            <w:rPrChange w:id="85" w:author="Veerakumar" w:date="2014-10-27T01:38:00Z">
              <w:rPr>
                <w:i/>
                <w:lang w:val="en-AU"/>
              </w:rPr>
            </w:rPrChange>
          </w:rPr>
          <w:delText xml:space="preserve">to </w:delText>
        </w:r>
      </w:del>
      <w:ins w:id="86" w:author="Veerakumar" w:date="2014-10-27T00:21:00Z">
        <w:r w:rsidR="00BF3295" w:rsidRPr="00886339">
          <w:rPr>
            <w:i/>
            <w:lang w:val="en-AU"/>
            <w:rPrChange w:id="87" w:author="Veerakumar" w:date="2014-10-27T01:38:00Z">
              <w:rPr>
                <w:i/>
                <w:lang w:val="en-AU"/>
              </w:rPr>
            </w:rPrChange>
          </w:rPr>
          <w:t xml:space="preserve">at </w:t>
        </w:r>
      </w:ins>
      <w:r w:rsidRPr="00886339">
        <w:rPr>
          <w:i/>
          <w:lang w:val="en-AU"/>
          <w:rPrChange w:id="88" w:author="Veerakumar" w:date="2014-10-27T01:38:00Z">
            <w:rPr>
              <w:i/>
              <w:lang w:val="en-AU"/>
            </w:rPr>
          </w:rPrChange>
        </w:rPr>
        <w:t>unhealthy levels – let there be a solution not only to our problems, but to stress detection and prevention.</w:t>
      </w:r>
    </w:p>
    <w:p w:rsidR="00ED475F" w:rsidRPr="00886339" w:rsidRDefault="00ED475F" w:rsidP="00211FFA">
      <w:pPr>
        <w:rPr>
          <w:i/>
          <w:lang w:val="en-AU"/>
          <w:rPrChange w:id="89" w:author="Veerakumar" w:date="2014-10-27T01:38:00Z">
            <w:rPr>
              <w:i/>
              <w:lang w:val="en-AU"/>
            </w:rPr>
          </w:rPrChange>
        </w:rPr>
      </w:pPr>
    </w:p>
    <w:p w:rsidR="00ED475F" w:rsidRPr="00886339" w:rsidRDefault="00ED475F" w:rsidP="00211FFA">
      <w:pPr>
        <w:rPr>
          <w:i/>
          <w:lang w:val="en-AU"/>
          <w:rPrChange w:id="90" w:author="Veerakumar" w:date="2014-10-27T01:38:00Z">
            <w:rPr>
              <w:i/>
              <w:lang w:val="en-AU"/>
            </w:rPr>
          </w:rPrChange>
        </w:rPr>
      </w:pPr>
    </w:p>
    <w:p w:rsidR="00ED475F" w:rsidRPr="00886339" w:rsidRDefault="00ED475F" w:rsidP="00ED475F">
      <w:pPr>
        <w:jc w:val="right"/>
        <w:rPr>
          <w:i/>
          <w:lang w:val="en-AU"/>
          <w:rPrChange w:id="91" w:author="Veerakumar" w:date="2014-10-27T01:38:00Z">
            <w:rPr>
              <w:i/>
              <w:lang w:val="en-AU"/>
            </w:rPr>
          </w:rPrChange>
        </w:rPr>
      </w:pPr>
      <w:r w:rsidRPr="00886339">
        <w:rPr>
          <w:i/>
          <w:lang w:val="en-AU"/>
          <w:rPrChange w:id="92" w:author="Veerakumar" w:date="2014-10-27T01:38:00Z">
            <w:rPr>
              <w:i/>
              <w:lang w:val="en-AU"/>
            </w:rPr>
          </w:rPrChange>
        </w:rPr>
        <w:t>“It is only natural to stress in our life –the key is to not let it turn into distress.”</w:t>
      </w:r>
    </w:p>
    <w:p w:rsidR="00B02A7C" w:rsidRPr="00886339" w:rsidRDefault="00D64C87" w:rsidP="00D64C87">
      <w:pPr>
        <w:jc w:val="right"/>
        <w:rPr>
          <w:rStyle w:val="Heading1Char"/>
          <w:b w:val="0"/>
          <w:bCs w:val="0"/>
          <w:caps w:val="0"/>
          <w:lang w:val="en-AU"/>
          <w:rPrChange w:id="93" w:author="Veerakumar" w:date="2014-10-27T01:38:00Z">
            <w:rPr>
              <w:rStyle w:val="Heading1Char"/>
              <w:b w:val="0"/>
              <w:bCs w:val="0"/>
              <w:caps w:val="0"/>
              <w:lang w:val="en-AU"/>
            </w:rPr>
          </w:rPrChange>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886339">
        <w:rPr>
          <w:i/>
          <w:lang w:val="en-AU"/>
          <w:rPrChange w:id="94" w:author="Veerakumar" w:date="2014-10-27T01:38:00Z">
            <w:rPr>
              <w:i/>
              <w:lang w:val="en-AU"/>
            </w:rPr>
          </w:rPrChange>
        </w:rPr>
        <w:t xml:space="preserve">- </w:t>
      </w:r>
      <w:r w:rsidR="003F6937" w:rsidRPr="00886339">
        <w:rPr>
          <w:i/>
          <w:lang w:val="en-AU"/>
          <w:rPrChange w:id="95" w:author="Veerakumar" w:date="2014-10-27T01:38:00Z">
            <w:rPr>
              <w:i/>
              <w:lang w:val="en-AU"/>
            </w:rPr>
          </w:rPrChange>
        </w:rPr>
        <w:t>HtM, 2014</w:t>
      </w:r>
      <w:r w:rsidR="00ED475F" w:rsidRPr="00886339">
        <w:rPr>
          <w:i/>
          <w:lang w:val="en-AU"/>
          <w:rPrChange w:id="96" w:author="Veerakumar" w:date="2014-10-27T01:38:00Z">
            <w:rPr>
              <w:i/>
              <w:lang w:val="en-AU"/>
            </w:rPr>
          </w:rPrChange>
        </w:rPr>
        <w:t>.</w:t>
      </w:r>
      <w:bookmarkStart w:id="97" w:name="_Toc401239239"/>
      <w:bookmarkStart w:id="98" w:name="_Toc401239561"/>
      <w:bookmarkStart w:id="99" w:name="_Toc401240774"/>
      <w:bookmarkStart w:id="100" w:name="_Toc401243887"/>
    </w:p>
    <w:p w:rsidR="001C66DF" w:rsidRPr="00886339" w:rsidRDefault="009D75B7" w:rsidP="001C66DF">
      <w:pPr>
        <w:jc w:val="center"/>
        <w:rPr>
          <w:b/>
          <w:lang w:val="en-AU"/>
          <w:rPrChange w:id="101" w:author="Veerakumar" w:date="2014-10-27T01:38:00Z">
            <w:rPr>
              <w:b/>
              <w:lang w:val="en-AU"/>
            </w:rPr>
          </w:rPrChange>
        </w:rPr>
      </w:pPr>
      <w:bookmarkStart w:id="102" w:name="_Toc402133708"/>
      <w:r w:rsidRPr="00886339">
        <w:rPr>
          <w:rStyle w:val="Heading1Char"/>
          <w:bCs w:val="0"/>
          <w:caps w:val="0"/>
          <w:lang w:val="en-AU"/>
          <w:rPrChange w:id="103" w:author="Veerakumar" w:date="2014-10-27T01:38:00Z">
            <w:rPr>
              <w:rStyle w:val="Heading1Char"/>
              <w:bCs w:val="0"/>
              <w:caps w:val="0"/>
              <w:lang w:val="en-AU"/>
            </w:rPr>
          </w:rPrChange>
        </w:rPr>
        <w:lastRenderedPageBreak/>
        <w:t>C</w:t>
      </w:r>
      <w:r w:rsidR="00DB766A" w:rsidRPr="00886339">
        <w:rPr>
          <w:rStyle w:val="Heading1Char"/>
          <w:lang w:val="en-AU"/>
          <w:rPrChange w:id="104" w:author="Veerakumar" w:date="2014-10-27T01:38:00Z">
            <w:rPr>
              <w:rStyle w:val="Heading1Char"/>
              <w:lang w:val="en-AU"/>
            </w:rPr>
          </w:rPrChange>
        </w:rPr>
        <w:t>ontents</w:t>
      </w:r>
      <w:bookmarkEnd w:id="97"/>
      <w:bookmarkEnd w:id="98"/>
      <w:bookmarkEnd w:id="99"/>
      <w:bookmarkEnd w:id="100"/>
      <w:bookmarkEnd w:id="102"/>
    </w:p>
    <w:p w:rsidR="008D1C68" w:rsidRPr="00886339" w:rsidRDefault="00402E6A">
      <w:pPr>
        <w:pStyle w:val="TOC1"/>
        <w:tabs>
          <w:tab w:val="right" w:leader="dot" w:pos="9962"/>
        </w:tabs>
        <w:rPr>
          <w:ins w:id="105" w:author="Veerakumar" w:date="2014-10-27T00:39:00Z"/>
          <w:rFonts w:eastAsiaTheme="minorEastAsia" w:cstheme="minorBidi"/>
          <w:noProof/>
          <w:sz w:val="22"/>
          <w:lang w:val="en-AU" w:eastAsia="en-AU"/>
          <w:rPrChange w:id="106" w:author="Veerakumar" w:date="2014-10-27T01:38:00Z">
            <w:rPr>
              <w:ins w:id="107" w:author="Veerakumar" w:date="2014-10-27T00:39:00Z"/>
              <w:rFonts w:eastAsiaTheme="minorEastAsia" w:cstheme="minorBidi"/>
              <w:noProof/>
              <w:sz w:val="22"/>
              <w:lang w:val="en-AU" w:eastAsia="en-AU"/>
            </w:rPr>
          </w:rPrChange>
        </w:rPr>
      </w:pPr>
      <w:r w:rsidRPr="00886339">
        <w:rPr>
          <w:lang w:val="en-AU"/>
          <w:rPrChange w:id="108" w:author="Veerakumar" w:date="2014-10-27T01:38:00Z">
            <w:rPr>
              <w:lang w:val="en-AU"/>
            </w:rPr>
          </w:rPrChange>
        </w:rPr>
        <w:fldChar w:fldCharType="begin"/>
      </w:r>
      <w:r w:rsidRPr="00886339">
        <w:rPr>
          <w:lang w:val="en-AU"/>
          <w:rPrChange w:id="109" w:author="Veerakumar" w:date="2014-10-27T01:38:00Z">
            <w:rPr>
              <w:lang w:val="en-AU"/>
            </w:rPr>
          </w:rPrChange>
        </w:rPr>
        <w:instrText>TOC</w:instrText>
      </w:r>
      <w:r w:rsidRPr="00886339">
        <w:rPr>
          <w:lang w:val="en-AU"/>
          <w:rPrChange w:id="110" w:author="Veerakumar" w:date="2014-10-27T01:38:00Z">
            <w:rPr>
              <w:lang w:val="en-AU"/>
            </w:rPr>
          </w:rPrChange>
        </w:rPr>
        <w:fldChar w:fldCharType="separate"/>
      </w:r>
      <w:ins w:id="111" w:author="Veerakumar" w:date="2014-10-27T00:39:00Z">
        <w:r w:rsidR="008D1C68" w:rsidRPr="00886339">
          <w:rPr>
            <w:noProof/>
            <w:lang w:val="en-AU"/>
            <w:rPrChange w:id="112" w:author="Veerakumar" w:date="2014-10-27T01:38:00Z">
              <w:rPr>
                <w:noProof/>
                <w:lang w:val="en-AU"/>
              </w:rPr>
            </w:rPrChange>
          </w:rPr>
          <w:t>Abstract</w:t>
        </w:r>
        <w:r w:rsidR="008D1C68" w:rsidRPr="00886339">
          <w:rPr>
            <w:noProof/>
            <w:lang w:val="en-AU"/>
            <w:rPrChange w:id="113" w:author="Veerakumar" w:date="2014-10-27T01:38:00Z">
              <w:rPr>
                <w:noProof/>
              </w:rPr>
            </w:rPrChange>
          </w:rPr>
          <w:tab/>
        </w:r>
        <w:r w:rsidR="008D1C68" w:rsidRPr="00886339">
          <w:rPr>
            <w:noProof/>
            <w:lang w:val="en-AU"/>
            <w:rPrChange w:id="114" w:author="Veerakumar" w:date="2014-10-27T01:38:00Z">
              <w:rPr>
                <w:noProof/>
              </w:rPr>
            </w:rPrChange>
          </w:rPr>
          <w:fldChar w:fldCharType="begin"/>
        </w:r>
        <w:r w:rsidR="008D1C68" w:rsidRPr="00886339">
          <w:rPr>
            <w:noProof/>
            <w:lang w:val="en-AU"/>
            <w:rPrChange w:id="115" w:author="Veerakumar" w:date="2014-10-27T01:38:00Z">
              <w:rPr>
                <w:noProof/>
              </w:rPr>
            </w:rPrChange>
          </w:rPr>
          <w:instrText xml:space="preserve"> PAGEREF _Toc402133706 \h </w:instrText>
        </w:r>
        <w:r w:rsidR="008D1C68" w:rsidRPr="00886339">
          <w:rPr>
            <w:noProof/>
            <w:lang w:val="en-AU"/>
            <w:rPrChange w:id="116" w:author="Veerakumar" w:date="2014-10-27T01:38:00Z">
              <w:rPr>
                <w:noProof/>
              </w:rPr>
            </w:rPrChange>
          </w:rPr>
        </w:r>
      </w:ins>
      <w:r w:rsidR="008D1C68" w:rsidRPr="00886339">
        <w:rPr>
          <w:noProof/>
          <w:lang w:val="en-AU"/>
          <w:rPrChange w:id="117" w:author="Veerakumar" w:date="2014-10-27T01:38:00Z">
            <w:rPr>
              <w:noProof/>
            </w:rPr>
          </w:rPrChange>
        </w:rPr>
        <w:fldChar w:fldCharType="separate"/>
      </w:r>
      <w:ins w:id="118" w:author="Veerakumar" w:date="2014-10-27T00:39:00Z">
        <w:r w:rsidR="008D1C68" w:rsidRPr="00886339">
          <w:rPr>
            <w:noProof/>
            <w:lang w:val="en-AU"/>
            <w:rPrChange w:id="119" w:author="Veerakumar" w:date="2014-10-27T01:38:00Z">
              <w:rPr>
                <w:noProof/>
              </w:rPr>
            </w:rPrChange>
          </w:rPr>
          <w:t>i</w:t>
        </w:r>
        <w:r w:rsidR="008D1C68" w:rsidRPr="00886339">
          <w:rPr>
            <w:noProof/>
            <w:lang w:val="en-AU"/>
            <w:rPrChange w:id="120" w:author="Veerakumar" w:date="2014-10-27T01:38:00Z">
              <w:rPr>
                <w:noProof/>
              </w:rPr>
            </w:rPrChange>
          </w:rPr>
          <w:fldChar w:fldCharType="end"/>
        </w:r>
      </w:ins>
    </w:p>
    <w:p w:rsidR="008D1C68" w:rsidRPr="00886339" w:rsidRDefault="008D1C68">
      <w:pPr>
        <w:pStyle w:val="TOC1"/>
        <w:tabs>
          <w:tab w:val="right" w:leader="dot" w:pos="9962"/>
        </w:tabs>
        <w:rPr>
          <w:ins w:id="121" w:author="Veerakumar" w:date="2014-10-27T00:39:00Z"/>
          <w:rFonts w:eastAsiaTheme="minorEastAsia" w:cstheme="minorBidi"/>
          <w:noProof/>
          <w:sz w:val="22"/>
          <w:lang w:val="en-AU" w:eastAsia="en-AU"/>
          <w:rPrChange w:id="122" w:author="Veerakumar" w:date="2014-10-27T01:38:00Z">
            <w:rPr>
              <w:ins w:id="123" w:author="Veerakumar" w:date="2014-10-27T00:39:00Z"/>
              <w:rFonts w:eastAsiaTheme="minorEastAsia" w:cstheme="minorBidi"/>
              <w:noProof/>
              <w:sz w:val="22"/>
              <w:lang w:val="en-AU" w:eastAsia="en-AU"/>
            </w:rPr>
          </w:rPrChange>
        </w:rPr>
      </w:pPr>
      <w:ins w:id="124" w:author="Veerakumar" w:date="2014-10-27T00:39:00Z">
        <w:r w:rsidRPr="00886339">
          <w:rPr>
            <w:noProof/>
            <w:lang w:val="en-AU"/>
            <w:rPrChange w:id="125" w:author="Veerakumar" w:date="2014-10-27T01:38:00Z">
              <w:rPr>
                <w:noProof/>
                <w:lang w:val="en-AU"/>
              </w:rPr>
            </w:rPrChange>
          </w:rPr>
          <w:t>Dedication</w:t>
        </w:r>
        <w:r w:rsidRPr="00886339">
          <w:rPr>
            <w:noProof/>
            <w:lang w:val="en-AU"/>
            <w:rPrChange w:id="126" w:author="Veerakumar" w:date="2014-10-27T01:38:00Z">
              <w:rPr>
                <w:noProof/>
              </w:rPr>
            </w:rPrChange>
          </w:rPr>
          <w:tab/>
        </w:r>
        <w:r w:rsidRPr="00886339">
          <w:rPr>
            <w:noProof/>
            <w:lang w:val="en-AU"/>
            <w:rPrChange w:id="127" w:author="Veerakumar" w:date="2014-10-27T01:38:00Z">
              <w:rPr>
                <w:noProof/>
              </w:rPr>
            </w:rPrChange>
          </w:rPr>
          <w:fldChar w:fldCharType="begin"/>
        </w:r>
        <w:r w:rsidRPr="00886339">
          <w:rPr>
            <w:noProof/>
            <w:lang w:val="en-AU"/>
            <w:rPrChange w:id="128" w:author="Veerakumar" w:date="2014-10-27T01:38:00Z">
              <w:rPr>
                <w:noProof/>
              </w:rPr>
            </w:rPrChange>
          </w:rPr>
          <w:instrText xml:space="preserve"> PAGEREF _Toc402133707 \h </w:instrText>
        </w:r>
        <w:r w:rsidRPr="00886339">
          <w:rPr>
            <w:noProof/>
            <w:lang w:val="en-AU"/>
            <w:rPrChange w:id="129" w:author="Veerakumar" w:date="2014-10-27T01:38:00Z">
              <w:rPr>
                <w:noProof/>
              </w:rPr>
            </w:rPrChange>
          </w:rPr>
        </w:r>
      </w:ins>
      <w:r w:rsidRPr="00886339">
        <w:rPr>
          <w:noProof/>
          <w:lang w:val="en-AU"/>
          <w:rPrChange w:id="130" w:author="Veerakumar" w:date="2014-10-27T01:38:00Z">
            <w:rPr>
              <w:noProof/>
            </w:rPr>
          </w:rPrChange>
        </w:rPr>
        <w:fldChar w:fldCharType="separate"/>
      </w:r>
      <w:ins w:id="131" w:author="Veerakumar" w:date="2014-10-27T00:39:00Z">
        <w:r w:rsidRPr="00886339">
          <w:rPr>
            <w:noProof/>
            <w:lang w:val="en-AU"/>
            <w:rPrChange w:id="132" w:author="Veerakumar" w:date="2014-10-27T01:38:00Z">
              <w:rPr>
                <w:noProof/>
              </w:rPr>
            </w:rPrChange>
          </w:rPr>
          <w:t>ii</w:t>
        </w:r>
        <w:r w:rsidRPr="00886339">
          <w:rPr>
            <w:noProof/>
            <w:lang w:val="en-AU"/>
            <w:rPrChange w:id="133" w:author="Veerakumar" w:date="2014-10-27T01:38:00Z">
              <w:rPr>
                <w:noProof/>
              </w:rPr>
            </w:rPrChange>
          </w:rPr>
          <w:fldChar w:fldCharType="end"/>
        </w:r>
      </w:ins>
    </w:p>
    <w:p w:rsidR="008D1C68" w:rsidRPr="00886339" w:rsidRDefault="008D1C68">
      <w:pPr>
        <w:pStyle w:val="TOC1"/>
        <w:tabs>
          <w:tab w:val="right" w:leader="dot" w:pos="9962"/>
        </w:tabs>
        <w:rPr>
          <w:ins w:id="134" w:author="Veerakumar" w:date="2014-10-27T00:39:00Z"/>
          <w:rFonts w:eastAsiaTheme="minorEastAsia" w:cstheme="minorBidi"/>
          <w:noProof/>
          <w:sz w:val="22"/>
          <w:lang w:val="en-AU" w:eastAsia="en-AU"/>
          <w:rPrChange w:id="135" w:author="Veerakumar" w:date="2014-10-27T01:38:00Z">
            <w:rPr>
              <w:ins w:id="136" w:author="Veerakumar" w:date="2014-10-27T00:39:00Z"/>
              <w:rFonts w:eastAsiaTheme="minorEastAsia" w:cstheme="minorBidi"/>
              <w:noProof/>
              <w:sz w:val="22"/>
              <w:lang w:val="en-AU" w:eastAsia="en-AU"/>
            </w:rPr>
          </w:rPrChange>
        </w:rPr>
      </w:pPr>
      <w:ins w:id="137" w:author="Veerakumar" w:date="2014-10-27T00:39:00Z">
        <w:r w:rsidRPr="00886339">
          <w:rPr>
            <w:noProof/>
            <w:lang w:val="en-AU"/>
            <w:rPrChange w:id="138" w:author="Veerakumar" w:date="2014-10-27T01:38:00Z">
              <w:rPr>
                <w:noProof/>
                <w:lang w:val="en-AU"/>
              </w:rPr>
            </w:rPrChange>
          </w:rPr>
          <w:t>Contents</w:t>
        </w:r>
        <w:r w:rsidRPr="00886339">
          <w:rPr>
            <w:noProof/>
            <w:lang w:val="en-AU"/>
            <w:rPrChange w:id="139" w:author="Veerakumar" w:date="2014-10-27T01:38:00Z">
              <w:rPr>
                <w:noProof/>
              </w:rPr>
            </w:rPrChange>
          </w:rPr>
          <w:tab/>
        </w:r>
        <w:r w:rsidRPr="00886339">
          <w:rPr>
            <w:noProof/>
            <w:lang w:val="en-AU"/>
            <w:rPrChange w:id="140" w:author="Veerakumar" w:date="2014-10-27T01:38:00Z">
              <w:rPr>
                <w:noProof/>
              </w:rPr>
            </w:rPrChange>
          </w:rPr>
          <w:fldChar w:fldCharType="begin"/>
        </w:r>
        <w:r w:rsidRPr="00886339">
          <w:rPr>
            <w:noProof/>
            <w:lang w:val="en-AU"/>
            <w:rPrChange w:id="141" w:author="Veerakumar" w:date="2014-10-27T01:38:00Z">
              <w:rPr>
                <w:noProof/>
              </w:rPr>
            </w:rPrChange>
          </w:rPr>
          <w:instrText xml:space="preserve"> PAGEREF _Toc402133708 \h </w:instrText>
        </w:r>
        <w:r w:rsidRPr="00886339">
          <w:rPr>
            <w:noProof/>
            <w:lang w:val="en-AU"/>
            <w:rPrChange w:id="142" w:author="Veerakumar" w:date="2014-10-27T01:38:00Z">
              <w:rPr>
                <w:noProof/>
              </w:rPr>
            </w:rPrChange>
          </w:rPr>
        </w:r>
      </w:ins>
      <w:r w:rsidRPr="00886339">
        <w:rPr>
          <w:noProof/>
          <w:lang w:val="en-AU"/>
          <w:rPrChange w:id="143" w:author="Veerakumar" w:date="2014-10-27T01:38:00Z">
            <w:rPr>
              <w:noProof/>
            </w:rPr>
          </w:rPrChange>
        </w:rPr>
        <w:fldChar w:fldCharType="separate"/>
      </w:r>
      <w:ins w:id="144" w:author="Veerakumar" w:date="2014-10-27T00:39:00Z">
        <w:r w:rsidRPr="00886339">
          <w:rPr>
            <w:noProof/>
            <w:lang w:val="en-AU"/>
            <w:rPrChange w:id="145" w:author="Veerakumar" w:date="2014-10-27T01:38:00Z">
              <w:rPr>
                <w:noProof/>
              </w:rPr>
            </w:rPrChange>
          </w:rPr>
          <w:t>iii</w:t>
        </w:r>
        <w:r w:rsidRPr="00886339">
          <w:rPr>
            <w:noProof/>
            <w:lang w:val="en-AU"/>
            <w:rPrChange w:id="146" w:author="Veerakumar" w:date="2014-10-27T01:38:00Z">
              <w:rPr>
                <w:noProof/>
              </w:rPr>
            </w:rPrChange>
          </w:rPr>
          <w:fldChar w:fldCharType="end"/>
        </w:r>
      </w:ins>
    </w:p>
    <w:p w:rsidR="008D1C68" w:rsidRPr="00886339" w:rsidRDefault="008D1C68">
      <w:pPr>
        <w:pStyle w:val="TOC1"/>
        <w:tabs>
          <w:tab w:val="right" w:leader="dot" w:pos="9962"/>
        </w:tabs>
        <w:rPr>
          <w:ins w:id="147" w:author="Veerakumar" w:date="2014-10-27T00:39:00Z"/>
          <w:rFonts w:eastAsiaTheme="minorEastAsia" w:cstheme="minorBidi"/>
          <w:noProof/>
          <w:sz w:val="22"/>
          <w:lang w:val="en-AU" w:eastAsia="en-AU"/>
          <w:rPrChange w:id="148" w:author="Veerakumar" w:date="2014-10-27T01:38:00Z">
            <w:rPr>
              <w:ins w:id="149" w:author="Veerakumar" w:date="2014-10-27T00:39:00Z"/>
              <w:rFonts w:eastAsiaTheme="minorEastAsia" w:cstheme="minorBidi"/>
              <w:noProof/>
              <w:sz w:val="22"/>
              <w:lang w:val="en-AU" w:eastAsia="en-AU"/>
            </w:rPr>
          </w:rPrChange>
        </w:rPr>
      </w:pPr>
      <w:ins w:id="150" w:author="Veerakumar" w:date="2014-10-27T00:39:00Z">
        <w:r w:rsidRPr="00886339">
          <w:rPr>
            <w:noProof/>
            <w:lang w:val="en-AU"/>
            <w:rPrChange w:id="151" w:author="Veerakumar" w:date="2014-10-27T01:38:00Z">
              <w:rPr>
                <w:noProof/>
                <w:lang w:val="en-AU"/>
              </w:rPr>
            </w:rPrChange>
          </w:rPr>
          <w:t>List of figures</w:t>
        </w:r>
        <w:r w:rsidRPr="00886339">
          <w:rPr>
            <w:noProof/>
            <w:lang w:val="en-AU"/>
            <w:rPrChange w:id="152" w:author="Veerakumar" w:date="2014-10-27T01:38:00Z">
              <w:rPr>
                <w:noProof/>
              </w:rPr>
            </w:rPrChange>
          </w:rPr>
          <w:tab/>
        </w:r>
        <w:r w:rsidRPr="00886339">
          <w:rPr>
            <w:noProof/>
            <w:lang w:val="en-AU"/>
            <w:rPrChange w:id="153" w:author="Veerakumar" w:date="2014-10-27T01:38:00Z">
              <w:rPr>
                <w:noProof/>
              </w:rPr>
            </w:rPrChange>
          </w:rPr>
          <w:fldChar w:fldCharType="begin"/>
        </w:r>
        <w:r w:rsidRPr="00886339">
          <w:rPr>
            <w:noProof/>
            <w:lang w:val="en-AU"/>
            <w:rPrChange w:id="154" w:author="Veerakumar" w:date="2014-10-27T01:38:00Z">
              <w:rPr>
                <w:noProof/>
              </w:rPr>
            </w:rPrChange>
          </w:rPr>
          <w:instrText xml:space="preserve"> PAGEREF _Toc402133709 \h </w:instrText>
        </w:r>
        <w:r w:rsidRPr="00886339">
          <w:rPr>
            <w:noProof/>
            <w:lang w:val="en-AU"/>
            <w:rPrChange w:id="155" w:author="Veerakumar" w:date="2014-10-27T01:38:00Z">
              <w:rPr>
                <w:noProof/>
              </w:rPr>
            </w:rPrChange>
          </w:rPr>
        </w:r>
      </w:ins>
      <w:r w:rsidRPr="00886339">
        <w:rPr>
          <w:noProof/>
          <w:lang w:val="en-AU"/>
          <w:rPrChange w:id="156" w:author="Veerakumar" w:date="2014-10-27T01:38:00Z">
            <w:rPr>
              <w:noProof/>
            </w:rPr>
          </w:rPrChange>
        </w:rPr>
        <w:fldChar w:fldCharType="separate"/>
      </w:r>
      <w:ins w:id="157" w:author="Veerakumar" w:date="2014-10-27T00:39:00Z">
        <w:r w:rsidRPr="00886339">
          <w:rPr>
            <w:noProof/>
            <w:lang w:val="en-AU"/>
            <w:rPrChange w:id="158" w:author="Veerakumar" w:date="2014-10-27T01:38:00Z">
              <w:rPr>
                <w:noProof/>
              </w:rPr>
            </w:rPrChange>
          </w:rPr>
          <w:t>v</w:t>
        </w:r>
        <w:r w:rsidRPr="00886339">
          <w:rPr>
            <w:noProof/>
            <w:lang w:val="en-AU"/>
            <w:rPrChange w:id="159" w:author="Veerakumar" w:date="2014-10-27T01:38:00Z">
              <w:rPr>
                <w:noProof/>
              </w:rPr>
            </w:rPrChange>
          </w:rPr>
          <w:fldChar w:fldCharType="end"/>
        </w:r>
      </w:ins>
    </w:p>
    <w:p w:rsidR="008D1C68" w:rsidRPr="00886339" w:rsidRDefault="008D1C68">
      <w:pPr>
        <w:pStyle w:val="TOC1"/>
        <w:tabs>
          <w:tab w:val="right" w:leader="dot" w:pos="9962"/>
        </w:tabs>
        <w:rPr>
          <w:ins w:id="160" w:author="Veerakumar" w:date="2014-10-27T00:39:00Z"/>
          <w:rFonts w:eastAsiaTheme="minorEastAsia" w:cstheme="minorBidi"/>
          <w:noProof/>
          <w:sz w:val="22"/>
          <w:lang w:val="en-AU" w:eastAsia="en-AU"/>
          <w:rPrChange w:id="161" w:author="Veerakumar" w:date="2014-10-27T01:38:00Z">
            <w:rPr>
              <w:ins w:id="162" w:author="Veerakumar" w:date="2014-10-27T00:39:00Z"/>
              <w:rFonts w:eastAsiaTheme="minorEastAsia" w:cstheme="minorBidi"/>
              <w:noProof/>
              <w:sz w:val="22"/>
              <w:lang w:val="en-AU" w:eastAsia="en-AU"/>
            </w:rPr>
          </w:rPrChange>
        </w:rPr>
      </w:pPr>
      <w:ins w:id="163" w:author="Veerakumar" w:date="2014-10-27T00:39:00Z">
        <w:r w:rsidRPr="00886339">
          <w:rPr>
            <w:noProof/>
            <w:lang w:val="en-AU"/>
            <w:rPrChange w:id="164" w:author="Veerakumar" w:date="2014-10-27T01:38:00Z">
              <w:rPr>
                <w:noProof/>
                <w:lang w:val="en-AU"/>
              </w:rPr>
            </w:rPrChange>
          </w:rPr>
          <w:t>List of tables</w:t>
        </w:r>
        <w:r w:rsidRPr="00886339">
          <w:rPr>
            <w:noProof/>
            <w:lang w:val="en-AU"/>
            <w:rPrChange w:id="165" w:author="Veerakumar" w:date="2014-10-27T01:38:00Z">
              <w:rPr>
                <w:noProof/>
              </w:rPr>
            </w:rPrChange>
          </w:rPr>
          <w:tab/>
        </w:r>
        <w:r w:rsidRPr="00886339">
          <w:rPr>
            <w:noProof/>
            <w:lang w:val="en-AU"/>
            <w:rPrChange w:id="166" w:author="Veerakumar" w:date="2014-10-27T01:38:00Z">
              <w:rPr>
                <w:noProof/>
              </w:rPr>
            </w:rPrChange>
          </w:rPr>
          <w:fldChar w:fldCharType="begin"/>
        </w:r>
        <w:r w:rsidRPr="00886339">
          <w:rPr>
            <w:noProof/>
            <w:lang w:val="en-AU"/>
            <w:rPrChange w:id="167" w:author="Veerakumar" w:date="2014-10-27T01:38:00Z">
              <w:rPr>
                <w:noProof/>
              </w:rPr>
            </w:rPrChange>
          </w:rPr>
          <w:instrText xml:space="preserve"> PAGEREF _Toc402133710 \h </w:instrText>
        </w:r>
        <w:r w:rsidRPr="00886339">
          <w:rPr>
            <w:noProof/>
            <w:lang w:val="en-AU"/>
            <w:rPrChange w:id="168" w:author="Veerakumar" w:date="2014-10-27T01:38:00Z">
              <w:rPr>
                <w:noProof/>
              </w:rPr>
            </w:rPrChange>
          </w:rPr>
        </w:r>
      </w:ins>
      <w:r w:rsidRPr="00886339">
        <w:rPr>
          <w:noProof/>
          <w:lang w:val="en-AU"/>
          <w:rPrChange w:id="169" w:author="Veerakumar" w:date="2014-10-27T01:38:00Z">
            <w:rPr>
              <w:noProof/>
            </w:rPr>
          </w:rPrChange>
        </w:rPr>
        <w:fldChar w:fldCharType="separate"/>
      </w:r>
      <w:ins w:id="170" w:author="Veerakumar" w:date="2014-10-27T00:39:00Z">
        <w:r w:rsidRPr="00886339">
          <w:rPr>
            <w:noProof/>
            <w:lang w:val="en-AU"/>
            <w:rPrChange w:id="171" w:author="Veerakumar" w:date="2014-10-27T01:38:00Z">
              <w:rPr>
                <w:noProof/>
              </w:rPr>
            </w:rPrChange>
          </w:rPr>
          <w:t>vi</w:t>
        </w:r>
        <w:r w:rsidRPr="00886339">
          <w:rPr>
            <w:noProof/>
            <w:lang w:val="en-AU"/>
            <w:rPrChange w:id="172" w:author="Veerakumar" w:date="2014-10-27T01:38:00Z">
              <w:rPr>
                <w:noProof/>
              </w:rPr>
            </w:rPrChange>
          </w:rPr>
          <w:fldChar w:fldCharType="end"/>
        </w:r>
      </w:ins>
    </w:p>
    <w:p w:rsidR="008D1C68" w:rsidRPr="00886339" w:rsidRDefault="008D1C68">
      <w:pPr>
        <w:pStyle w:val="TOC1"/>
        <w:tabs>
          <w:tab w:val="right" w:leader="dot" w:pos="9962"/>
        </w:tabs>
        <w:rPr>
          <w:ins w:id="173" w:author="Veerakumar" w:date="2014-10-27T00:39:00Z"/>
          <w:rFonts w:eastAsiaTheme="minorEastAsia" w:cstheme="minorBidi"/>
          <w:noProof/>
          <w:sz w:val="22"/>
          <w:lang w:val="en-AU" w:eastAsia="en-AU"/>
          <w:rPrChange w:id="174" w:author="Veerakumar" w:date="2014-10-27T01:38:00Z">
            <w:rPr>
              <w:ins w:id="175" w:author="Veerakumar" w:date="2014-10-27T00:39:00Z"/>
              <w:rFonts w:eastAsiaTheme="minorEastAsia" w:cstheme="minorBidi"/>
              <w:noProof/>
              <w:sz w:val="22"/>
              <w:lang w:val="en-AU" w:eastAsia="en-AU"/>
            </w:rPr>
          </w:rPrChange>
        </w:rPr>
      </w:pPr>
      <w:ins w:id="176" w:author="Veerakumar" w:date="2014-10-27T00:39:00Z">
        <w:r w:rsidRPr="00886339">
          <w:rPr>
            <w:noProof/>
            <w:lang w:val="en-AU"/>
            <w:rPrChange w:id="177" w:author="Veerakumar" w:date="2014-10-27T01:38:00Z">
              <w:rPr>
                <w:noProof/>
                <w:lang w:val="en-AU"/>
              </w:rPr>
            </w:rPrChange>
          </w:rPr>
          <w:t>1. Introduction</w:t>
        </w:r>
        <w:r w:rsidRPr="00886339">
          <w:rPr>
            <w:noProof/>
            <w:lang w:val="en-AU"/>
            <w:rPrChange w:id="178" w:author="Veerakumar" w:date="2014-10-27T01:38:00Z">
              <w:rPr>
                <w:noProof/>
              </w:rPr>
            </w:rPrChange>
          </w:rPr>
          <w:tab/>
        </w:r>
        <w:r w:rsidRPr="00886339">
          <w:rPr>
            <w:noProof/>
            <w:lang w:val="en-AU"/>
            <w:rPrChange w:id="179" w:author="Veerakumar" w:date="2014-10-27T01:38:00Z">
              <w:rPr>
                <w:noProof/>
              </w:rPr>
            </w:rPrChange>
          </w:rPr>
          <w:fldChar w:fldCharType="begin"/>
        </w:r>
        <w:r w:rsidRPr="00886339">
          <w:rPr>
            <w:noProof/>
            <w:lang w:val="en-AU"/>
            <w:rPrChange w:id="180" w:author="Veerakumar" w:date="2014-10-27T01:38:00Z">
              <w:rPr>
                <w:noProof/>
              </w:rPr>
            </w:rPrChange>
          </w:rPr>
          <w:instrText xml:space="preserve"> PAGEREF _Toc402133711 \h </w:instrText>
        </w:r>
        <w:r w:rsidRPr="00886339">
          <w:rPr>
            <w:noProof/>
            <w:lang w:val="en-AU"/>
            <w:rPrChange w:id="181" w:author="Veerakumar" w:date="2014-10-27T01:38:00Z">
              <w:rPr>
                <w:noProof/>
              </w:rPr>
            </w:rPrChange>
          </w:rPr>
        </w:r>
      </w:ins>
      <w:r w:rsidRPr="00886339">
        <w:rPr>
          <w:noProof/>
          <w:lang w:val="en-AU"/>
          <w:rPrChange w:id="182" w:author="Veerakumar" w:date="2014-10-27T01:38:00Z">
            <w:rPr>
              <w:noProof/>
            </w:rPr>
          </w:rPrChange>
        </w:rPr>
        <w:fldChar w:fldCharType="separate"/>
      </w:r>
      <w:ins w:id="183" w:author="Veerakumar" w:date="2014-10-27T00:39:00Z">
        <w:r w:rsidRPr="00886339">
          <w:rPr>
            <w:noProof/>
            <w:lang w:val="en-AU"/>
            <w:rPrChange w:id="184" w:author="Veerakumar" w:date="2014-10-27T01:38:00Z">
              <w:rPr>
                <w:noProof/>
              </w:rPr>
            </w:rPrChange>
          </w:rPr>
          <w:t>1</w:t>
        </w:r>
        <w:r w:rsidRPr="00886339">
          <w:rPr>
            <w:noProof/>
            <w:lang w:val="en-AU"/>
            <w:rPrChange w:id="185" w:author="Veerakumar" w:date="2014-10-27T01:38:00Z">
              <w:rPr>
                <w:noProof/>
              </w:rPr>
            </w:rPrChange>
          </w:rPr>
          <w:fldChar w:fldCharType="end"/>
        </w:r>
      </w:ins>
    </w:p>
    <w:p w:rsidR="008D1C68" w:rsidRPr="00886339" w:rsidRDefault="008D1C68">
      <w:pPr>
        <w:pStyle w:val="TOC1"/>
        <w:tabs>
          <w:tab w:val="right" w:leader="dot" w:pos="9962"/>
        </w:tabs>
        <w:rPr>
          <w:ins w:id="186" w:author="Veerakumar" w:date="2014-10-27T00:39:00Z"/>
          <w:rFonts w:eastAsiaTheme="minorEastAsia" w:cstheme="minorBidi"/>
          <w:noProof/>
          <w:sz w:val="22"/>
          <w:lang w:val="en-AU" w:eastAsia="en-AU"/>
          <w:rPrChange w:id="187" w:author="Veerakumar" w:date="2014-10-27T01:38:00Z">
            <w:rPr>
              <w:ins w:id="188" w:author="Veerakumar" w:date="2014-10-27T00:39:00Z"/>
              <w:rFonts w:eastAsiaTheme="minorEastAsia" w:cstheme="minorBidi"/>
              <w:noProof/>
              <w:sz w:val="22"/>
              <w:lang w:val="en-AU" w:eastAsia="en-AU"/>
            </w:rPr>
          </w:rPrChange>
        </w:rPr>
      </w:pPr>
      <w:ins w:id="189" w:author="Veerakumar" w:date="2014-10-27T00:39:00Z">
        <w:r w:rsidRPr="00886339">
          <w:rPr>
            <w:noProof/>
            <w:lang w:val="en-AU"/>
            <w:rPrChange w:id="190" w:author="Veerakumar" w:date="2014-10-27T01:38:00Z">
              <w:rPr>
                <w:noProof/>
                <w:lang w:val="en-AU"/>
              </w:rPr>
            </w:rPrChange>
          </w:rPr>
          <w:t>2. Background</w:t>
        </w:r>
        <w:r w:rsidRPr="00886339">
          <w:rPr>
            <w:noProof/>
            <w:lang w:val="en-AU"/>
            <w:rPrChange w:id="191" w:author="Veerakumar" w:date="2014-10-27T01:38:00Z">
              <w:rPr>
                <w:noProof/>
              </w:rPr>
            </w:rPrChange>
          </w:rPr>
          <w:tab/>
        </w:r>
        <w:r w:rsidRPr="00886339">
          <w:rPr>
            <w:noProof/>
            <w:lang w:val="en-AU"/>
            <w:rPrChange w:id="192" w:author="Veerakumar" w:date="2014-10-27T01:38:00Z">
              <w:rPr>
                <w:noProof/>
              </w:rPr>
            </w:rPrChange>
          </w:rPr>
          <w:fldChar w:fldCharType="begin"/>
        </w:r>
        <w:r w:rsidRPr="00886339">
          <w:rPr>
            <w:noProof/>
            <w:lang w:val="en-AU"/>
            <w:rPrChange w:id="193" w:author="Veerakumar" w:date="2014-10-27T01:38:00Z">
              <w:rPr>
                <w:noProof/>
              </w:rPr>
            </w:rPrChange>
          </w:rPr>
          <w:instrText xml:space="preserve"> PAGEREF _Toc402133712 \h </w:instrText>
        </w:r>
        <w:r w:rsidRPr="00886339">
          <w:rPr>
            <w:noProof/>
            <w:lang w:val="en-AU"/>
            <w:rPrChange w:id="194" w:author="Veerakumar" w:date="2014-10-27T01:38:00Z">
              <w:rPr>
                <w:noProof/>
              </w:rPr>
            </w:rPrChange>
          </w:rPr>
        </w:r>
      </w:ins>
      <w:r w:rsidRPr="00886339">
        <w:rPr>
          <w:noProof/>
          <w:lang w:val="en-AU"/>
          <w:rPrChange w:id="195" w:author="Veerakumar" w:date="2014-10-27T01:38:00Z">
            <w:rPr>
              <w:noProof/>
            </w:rPr>
          </w:rPrChange>
        </w:rPr>
        <w:fldChar w:fldCharType="separate"/>
      </w:r>
      <w:ins w:id="196" w:author="Veerakumar" w:date="2014-10-27T00:39:00Z">
        <w:r w:rsidRPr="00886339">
          <w:rPr>
            <w:noProof/>
            <w:lang w:val="en-AU"/>
            <w:rPrChange w:id="197" w:author="Veerakumar" w:date="2014-10-27T01:38:00Z">
              <w:rPr>
                <w:noProof/>
              </w:rPr>
            </w:rPrChange>
          </w:rPr>
          <w:t>4</w:t>
        </w:r>
        <w:r w:rsidRPr="00886339">
          <w:rPr>
            <w:noProof/>
            <w:lang w:val="en-AU"/>
            <w:rPrChange w:id="198" w:author="Veerakumar" w:date="2014-10-27T01:38:00Z">
              <w:rPr>
                <w:noProof/>
              </w:rPr>
            </w:rPrChange>
          </w:rPr>
          <w:fldChar w:fldCharType="end"/>
        </w:r>
      </w:ins>
    </w:p>
    <w:p w:rsidR="008D1C68" w:rsidRPr="00886339" w:rsidRDefault="008D1C68">
      <w:pPr>
        <w:pStyle w:val="TOC2"/>
        <w:tabs>
          <w:tab w:val="right" w:leader="dot" w:pos="9962"/>
        </w:tabs>
        <w:rPr>
          <w:ins w:id="199" w:author="Veerakumar" w:date="2014-10-27T00:39:00Z"/>
          <w:rFonts w:eastAsiaTheme="minorEastAsia" w:cstheme="minorBidi"/>
          <w:noProof/>
          <w:sz w:val="22"/>
          <w:lang w:val="en-AU" w:eastAsia="en-AU"/>
          <w:rPrChange w:id="200" w:author="Veerakumar" w:date="2014-10-27T01:38:00Z">
            <w:rPr>
              <w:ins w:id="201" w:author="Veerakumar" w:date="2014-10-27T00:39:00Z"/>
              <w:rFonts w:eastAsiaTheme="minorEastAsia" w:cstheme="minorBidi"/>
              <w:noProof/>
              <w:sz w:val="22"/>
              <w:lang w:val="en-AU" w:eastAsia="en-AU"/>
            </w:rPr>
          </w:rPrChange>
        </w:rPr>
      </w:pPr>
      <w:ins w:id="202" w:author="Veerakumar" w:date="2014-10-27T00:39:00Z">
        <w:r w:rsidRPr="00886339">
          <w:rPr>
            <w:noProof/>
            <w:lang w:val="en-AU"/>
            <w:rPrChange w:id="203" w:author="Veerakumar" w:date="2014-10-27T01:38:00Z">
              <w:rPr>
                <w:noProof/>
              </w:rPr>
            </w:rPrChange>
          </w:rPr>
          <w:t>2.1 Literature Review</w:t>
        </w:r>
        <w:r w:rsidRPr="00886339">
          <w:rPr>
            <w:noProof/>
            <w:lang w:val="en-AU"/>
            <w:rPrChange w:id="204" w:author="Veerakumar" w:date="2014-10-27T01:38:00Z">
              <w:rPr>
                <w:noProof/>
              </w:rPr>
            </w:rPrChange>
          </w:rPr>
          <w:tab/>
        </w:r>
        <w:r w:rsidRPr="00886339">
          <w:rPr>
            <w:noProof/>
            <w:lang w:val="en-AU"/>
            <w:rPrChange w:id="205" w:author="Veerakumar" w:date="2014-10-27T01:38:00Z">
              <w:rPr>
                <w:noProof/>
              </w:rPr>
            </w:rPrChange>
          </w:rPr>
          <w:fldChar w:fldCharType="begin"/>
        </w:r>
        <w:r w:rsidRPr="00886339">
          <w:rPr>
            <w:noProof/>
            <w:lang w:val="en-AU"/>
            <w:rPrChange w:id="206" w:author="Veerakumar" w:date="2014-10-27T01:38:00Z">
              <w:rPr>
                <w:noProof/>
              </w:rPr>
            </w:rPrChange>
          </w:rPr>
          <w:instrText xml:space="preserve"> PAGEREF _Toc402133713 \h </w:instrText>
        </w:r>
        <w:r w:rsidRPr="00886339">
          <w:rPr>
            <w:noProof/>
            <w:lang w:val="en-AU"/>
            <w:rPrChange w:id="207" w:author="Veerakumar" w:date="2014-10-27T01:38:00Z">
              <w:rPr>
                <w:noProof/>
              </w:rPr>
            </w:rPrChange>
          </w:rPr>
        </w:r>
      </w:ins>
      <w:r w:rsidRPr="00886339">
        <w:rPr>
          <w:noProof/>
          <w:lang w:val="en-AU"/>
          <w:rPrChange w:id="208" w:author="Veerakumar" w:date="2014-10-27T01:38:00Z">
            <w:rPr>
              <w:noProof/>
            </w:rPr>
          </w:rPrChange>
        </w:rPr>
        <w:fldChar w:fldCharType="separate"/>
      </w:r>
      <w:ins w:id="209" w:author="Veerakumar" w:date="2014-10-27T00:39:00Z">
        <w:r w:rsidRPr="00886339">
          <w:rPr>
            <w:noProof/>
            <w:lang w:val="en-AU"/>
            <w:rPrChange w:id="210" w:author="Veerakumar" w:date="2014-10-27T01:38:00Z">
              <w:rPr>
                <w:noProof/>
              </w:rPr>
            </w:rPrChange>
          </w:rPr>
          <w:t>4</w:t>
        </w:r>
        <w:r w:rsidRPr="00886339">
          <w:rPr>
            <w:noProof/>
            <w:lang w:val="en-AU"/>
            <w:rPrChange w:id="211" w:author="Veerakumar" w:date="2014-10-27T01:38:00Z">
              <w:rPr>
                <w:noProof/>
              </w:rPr>
            </w:rPrChange>
          </w:rPr>
          <w:fldChar w:fldCharType="end"/>
        </w:r>
      </w:ins>
    </w:p>
    <w:p w:rsidR="008D1C68" w:rsidRPr="00886339" w:rsidRDefault="008D1C68">
      <w:pPr>
        <w:pStyle w:val="TOC3"/>
        <w:tabs>
          <w:tab w:val="right" w:leader="dot" w:pos="9962"/>
        </w:tabs>
        <w:rPr>
          <w:ins w:id="212" w:author="Veerakumar" w:date="2014-10-27T00:39:00Z"/>
          <w:rFonts w:eastAsiaTheme="minorEastAsia" w:cstheme="minorBidi"/>
          <w:noProof/>
          <w:sz w:val="22"/>
          <w:lang w:val="en-AU" w:eastAsia="en-AU"/>
          <w:rPrChange w:id="213" w:author="Veerakumar" w:date="2014-10-27T01:38:00Z">
            <w:rPr>
              <w:ins w:id="214" w:author="Veerakumar" w:date="2014-10-27T00:39:00Z"/>
              <w:rFonts w:eastAsiaTheme="minorEastAsia" w:cstheme="minorBidi"/>
              <w:noProof/>
              <w:sz w:val="22"/>
              <w:lang w:val="en-AU" w:eastAsia="en-AU"/>
            </w:rPr>
          </w:rPrChange>
        </w:rPr>
      </w:pPr>
      <w:ins w:id="215" w:author="Veerakumar" w:date="2014-10-27T00:39:00Z">
        <w:r w:rsidRPr="00886339">
          <w:rPr>
            <w:noProof/>
            <w:lang w:val="en-AU"/>
            <w:rPrChange w:id="216" w:author="Veerakumar" w:date="2014-10-27T01:38:00Z">
              <w:rPr>
                <w:noProof/>
              </w:rPr>
            </w:rPrChange>
          </w:rPr>
          <w:t>2.1.1 Mobile-application solutions, and data collection methods</w:t>
        </w:r>
        <w:r w:rsidRPr="00886339">
          <w:rPr>
            <w:noProof/>
            <w:lang w:val="en-AU"/>
            <w:rPrChange w:id="217" w:author="Veerakumar" w:date="2014-10-27T01:38:00Z">
              <w:rPr>
                <w:noProof/>
              </w:rPr>
            </w:rPrChange>
          </w:rPr>
          <w:tab/>
        </w:r>
        <w:r w:rsidRPr="00886339">
          <w:rPr>
            <w:noProof/>
            <w:lang w:val="en-AU"/>
            <w:rPrChange w:id="218" w:author="Veerakumar" w:date="2014-10-27T01:38:00Z">
              <w:rPr>
                <w:noProof/>
              </w:rPr>
            </w:rPrChange>
          </w:rPr>
          <w:fldChar w:fldCharType="begin"/>
        </w:r>
        <w:r w:rsidRPr="00886339">
          <w:rPr>
            <w:noProof/>
            <w:lang w:val="en-AU"/>
            <w:rPrChange w:id="219" w:author="Veerakumar" w:date="2014-10-27T01:38:00Z">
              <w:rPr>
                <w:noProof/>
              </w:rPr>
            </w:rPrChange>
          </w:rPr>
          <w:instrText xml:space="preserve"> PAGEREF _Toc402133714 \h </w:instrText>
        </w:r>
        <w:r w:rsidRPr="00886339">
          <w:rPr>
            <w:noProof/>
            <w:lang w:val="en-AU"/>
            <w:rPrChange w:id="220" w:author="Veerakumar" w:date="2014-10-27T01:38:00Z">
              <w:rPr>
                <w:noProof/>
              </w:rPr>
            </w:rPrChange>
          </w:rPr>
        </w:r>
      </w:ins>
      <w:r w:rsidRPr="00886339">
        <w:rPr>
          <w:noProof/>
          <w:lang w:val="en-AU"/>
          <w:rPrChange w:id="221" w:author="Veerakumar" w:date="2014-10-27T01:38:00Z">
            <w:rPr>
              <w:noProof/>
            </w:rPr>
          </w:rPrChange>
        </w:rPr>
        <w:fldChar w:fldCharType="separate"/>
      </w:r>
      <w:ins w:id="222" w:author="Veerakumar" w:date="2014-10-27T00:39:00Z">
        <w:r w:rsidRPr="00886339">
          <w:rPr>
            <w:noProof/>
            <w:lang w:val="en-AU"/>
            <w:rPrChange w:id="223" w:author="Veerakumar" w:date="2014-10-27T01:38:00Z">
              <w:rPr>
                <w:noProof/>
              </w:rPr>
            </w:rPrChange>
          </w:rPr>
          <w:t>4</w:t>
        </w:r>
        <w:r w:rsidRPr="00886339">
          <w:rPr>
            <w:noProof/>
            <w:lang w:val="en-AU"/>
            <w:rPrChange w:id="224" w:author="Veerakumar" w:date="2014-10-27T01:38:00Z">
              <w:rPr>
                <w:noProof/>
              </w:rPr>
            </w:rPrChange>
          </w:rPr>
          <w:fldChar w:fldCharType="end"/>
        </w:r>
      </w:ins>
    </w:p>
    <w:p w:rsidR="008D1C68" w:rsidRPr="00886339" w:rsidRDefault="008D1C68">
      <w:pPr>
        <w:pStyle w:val="TOC3"/>
        <w:tabs>
          <w:tab w:val="right" w:leader="dot" w:pos="9962"/>
        </w:tabs>
        <w:rPr>
          <w:ins w:id="225" w:author="Veerakumar" w:date="2014-10-27T00:39:00Z"/>
          <w:rFonts w:eastAsiaTheme="minorEastAsia" w:cstheme="minorBidi"/>
          <w:noProof/>
          <w:sz w:val="22"/>
          <w:lang w:val="en-AU" w:eastAsia="en-AU"/>
          <w:rPrChange w:id="226" w:author="Veerakumar" w:date="2014-10-27T01:38:00Z">
            <w:rPr>
              <w:ins w:id="227" w:author="Veerakumar" w:date="2014-10-27T00:39:00Z"/>
              <w:rFonts w:eastAsiaTheme="minorEastAsia" w:cstheme="minorBidi"/>
              <w:noProof/>
              <w:sz w:val="22"/>
              <w:lang w:val="en-AU" w:eastAsia="en-AU"/>
            </w:rPr>
          </w:rPrChange>
        </w:rPr>
      </w:pPr>
      <w:ins w:id="228" w:author="Veerakumar" w:date="2014-10-27T00:39:00Z">
        <w:r w:rsidRPr="00886339">
          <w:rPr>
            <w:noProof/>
            <w:lang w:val="en-AU"/>
            <w:rPrChange w:id="229" w:author="Veerakumar" w:date="2014-10-27T01:38:00Z">
              <w:rPr>
                <w:noProof/>
              </w:rPr>
            </w:rPrChange>
          </w:rPr>
          <w:t>2.1.2 Non-mobile-application solutions, and data collection methods</w:t>
        </w:r>
        <w:r w:rsidRPr="00886339">
          <w:rPr>
            <w:noProof/>
            <w:lang w:val="en-AU"/>
            <w:rPrChange w:id="230" w:author="Veerakumar" w:date="2014-10-27T01:38:00Z">
              <w:rPr>
                <w:noProof/>
              </w:rPr>
            </w:rPrChange>
          </w:rPr>
          <w:tab/>
        </w:r>
        <w:r w:rsidRPr="00886339">
          <w:rPr>
            <w:noProof/>
            <w:lang w:val="en-AU"/>
            <w:rPrChange w:id="231" w:author="Veerakumar" w:date="2014-10-27T01:38:00Z">
              <w:rPr>
                <w:noProof/>
              </w:rPr>
            </w:rPrChange>
          </w:rPr>
          <w:fldChar w:fldCharType="begin"/>
        </w:r>
        <w:r w:rsidRPr="00886339">
          <w:rPr>
            <w:noProof/>
            <w:lang w:val="en-AU"/>
            <w:rPrChange w:id="232" w:author="Veerakumar" w:date="2014-10-27T01:38:00Z">
              <w:rPr>
                <w:noProof/>
              </w:rPr>
            </w:rPrChange>
          </w:rPr>
          <w:instrText xml:space="preserve"> PAGEREF _Toc402133715 \h </w:instrText>
        </w:r>
        <w:r w:rsidRPr="00886339">
          <w:rPr>
            <w:noProof/>
            <w:lang w:val="en-AU"/>
            <w:rPrChange w:id="233" w:author="Veerakumar" w:date="2014-10-27T01:38:00Z">
              <w:rPr>
                <w:noProof/>
              </w:rPr>
            </w:rPrChange>
          </w:rPr>
        </w:r>
      </w:ins>
      <w:r w:rsidRPr="00886339">
        <w:rPr>
          <w:noProof/>
          <w:lang w:val="en-AU"/>
          <w:rPrChange w:id="234" w:author="Veerakumar" w:date="2014-10-27T01:38:00Z">
            <w:rPr>
              <w:noProof/>
            </w:rPr>
          </w:rPrChange>
        </w:rPr>
        <w:fldChar w:fldCharType="separate"/>
      </w:r>
      <w:ins w:id="235" w:author="Veerakumar" w:date="2014-10-27T00:39:00Z">
        <w:r w:rsidRPr="00886339">
          <w:rPr>
            <w:noProof/>
            <w:lang w:val="en-AU"/>
            <w:rPrChange w:id="236" w:author="Veerakumar" w:date="2014-10-27T01:38:00Z">
              <w:rPr>
                <w:noProof/>
              </w:rPr>
            </w:rPrChange>
          </w:rPr>
          <w:t>12</w:t>
        </w:r>
        <w:r w:rsidRPr="00886339">
          <w:rPr>
            <w:noProof/>
            <w:lang w:val="en-AU"/>
            <w:rPrChange w:id="237" w:author="Veerakumar" w:date="2014-10-27T01:38:00Z">
              <w:rPr>
                <w:noProof/>
              </w:rPr>
            </w:rPrChange>
          </w:rPr>
          <w:fldChar w:fldCharType="end"/>
        </w:r>
      </w:ins>
    </w:p>
    <w:p w:rsidR="008D1C68" w:rsidRPr="00886339" w:rsidRDefault="008D1C68">
      <w:pPr>
        <w:pStyle w:val="TOC3"/>
        <w:tabs>
          <w:tab w:val="right" w:leader="dot" w:pos="9962"/>
        </w:tabs>
        <w:rPr>
          <w:ins w:id="238" w:author="Veerakumar" w:date="2014-10-27T00:39:00Z"/>
          <w:rFonts w:eastAsiaTheme="minorEastAsia" w:cstheme="minorBidi"/>
          <w:noProof/>
          <w:sz w:val="22"/>
          <w:lang w:val="en-AU" w:eastAsia="en-AU"/>
          <w:rPrChange w:id="239" w:author="Veerakumar" w:date="2014-10-27T01:38:00Z">
            <w:rPr>
              <w:ins w:id="240" w:author="Veerakumar" w:date="2014-10-27T00:39:00Z"/>
              <w:rFonts w:eastAsiaTheme="minorEastAsia" w:cstheme="minorBidi"/>
              <w:noProof/>
              <w:sz w:val="22"/>
              <w:lang w:val="en-AU" w:eastAsia="en-AU"/>
            </w:rPr>
          </w:rPrChange>
        </w:rPr>
      </w:pPr>
      <w:ins w:id="241" w:author="Veerakumar" w:date="2014-10-27T00:39:00Z">
        <w:r w:rsidRPr="00886339">
          <w:rPr>
            <w:noProof/>
            <w:lang w:val="en-AU"/>
            <w:rPrChange w:id="242" w:author="Veerakumar" w:date="2014-10-27T01:38:00Z">
              <w:rPr>
                <w:noProof/>
              </w:rPr>
            </w:rPrChange>
          </w:rPr>
          <w:t>2.1.3 Research regarding stress factors generally</w:t>
        </w:r>
        <w:r w:rsidRPr="00886339">
          <w:rPr>
            <w:noProof/>
            <w:lang w:val="en-AU"/>
            <w:rPrChange w:id="243" w:author="Veerakumar" w:date="2014-10-27T01:38:00Z">
              <w:rPr>
                <w:noProof/>
              </w:rPr>
            </w:rPrChange>
          </w:rPr>
          <w:tab/>
        </w:r>
        <w:r w:rsidRPr="00886339">
          <w:rPr>
            <w:noProof/>
            <w:lang w:val="en-AU"/>
            <w:rPrChange w:id="244" w:author="Veerakumar" w:date="2014-10-27T01:38:00Z">
              <w:rPr>
                <w:noProof/>
              </w:rPr>
            </w:rPrChange>
          </w:rPr>
          <w:fldChar w:fldCharType="begin"/>
        </w:r>
        <w:r w:rsidRPr="00886339">
          <w:rPr>
            <w:noProof/>
            <w:lang w:val="en-AU"/>
            <w:rPrChange w:id="245" w:author="Veerakumar" w:date="2014-10-27T01:38:00Z">
              <w:rPr>
                <w:noProof/>
              </w:rPr>
            </w:rPrChange>
          </w:rPr>
          <w:instrText xml:space="preserve"> PAGEREF _Toc402133716 \h </w:instrText>
        </w:r>
        <w:r w:rsidRPr="00886339">
          <w:rPr>
            <w:noProof/>
            <w:lang w:val="en-AU"/>
            <w:rPrChange w:id="246" w:author="Veerakumar" w:date="2014-10-27T01:38:00Z">
              <w:rPr>
                <w:noProof/>
              </w:rPr>
            </w:rPrChange>
          </w:rPr>
        </w:r>
      </w:ins>
      <w:r w:rsidRPr="00886339">
        <w:rPr>
          <w:noProof/>
          <w:lang w:val="en-AU"/>
          <w:rPrChange w:id="247" w:author="Veerakumar" w:date="2014-10-27T01:38:00Z">
            <w:rPr>
              <w:noProof/>
            </w:rPr>
          </w:rPrChange>
        </w:rPr>
        <w:fldChar w:fldCharType="separate"/>
      </w:r>
      <w:ins w:id="248" w:author="Veerakumar" w:date="2014-10-27T00:39:00Z">
        <w:r w:rsidRPr="00886339">
          <w:rPr>
            <w:noProof/>
            <w:lang w:val="en-AU"/>
            <w:rPrChange w:id="249" w:author="Veerakumar" w:date="2014-10-27T01:38:00Z">
              <w:rPr>
                <w:noProof/>
              </w:rPr>
            </w:rPrChange>
          </w:rPr>
          <w:t>15</w:t>
        </w:r>
        <w:r w:rsidRPr="00886339">
          <w:rPr>
            <w:noProof/>
            <w:lang w:val="en-AU"/>
            <w:rPrChange w:id="250" w:author="Veerakumar" w:date="2014-10-27T01:38:00Z">
              <w:rPr>
                <w:noProof/>
              </w:rPr>
            </w:rPrChange>
          </w:rPr>
          <w:fldChar w:fldCharType="end"/>
        </w:r>
      </w:ins>
    </w:p>
    <w:p w:rsidR="008D1C68" w:rsidRPr="00886339" w:rsidRDefault="008D1C68">
      <w:pPr>
        <w:pStyle w:val="TOC2"/>
        <w:tabs>
          <w:tab w:val="right" w:leader="dot" w:pos="9962"/>
        </w:tabs>
        <w:rPr>
          <w:ins w:id="251" w:author="Veerakumar" w:date="2014-10-27T00:39:00Z"/>
          <w:rFonts w:eastAsiaTheme="minorEastAsia" w:cstheme="minorBidi"/>
          <w:noProof/>
          <w:sz w:val="22"/>
          <w:lang w:val="en-AU" w:eastAsia="en-AU"/>
          <w:rPrChange w:id="252" w:author="Veerakumar" w:date="2014-10-27T01:38:00Z">
            <w:rPr>
              <w:ins w:id="253" w:author="Veerakumar" w:date="2014-10-27T00:39:00Z"/>
              <w:rFonts w:eastAsiaTheme="minorEastAsia" w:cstheme="minorBidi"/>
              <w:noProof/>
              <w:sz w:val="22"/>
              <w:lang w:val="en-AU" w:eastAsia="en-AU"/>
            </w:rPr>
          </w:rPrChange>
        </w:rPr>
      </w:pPr>
      <w:ins w:id="254" w:author="Veerakumar" w:date="2014-10-27T00:39:00Z">
        <w:r w:rsidRPr="00886339">
          <w:rPr>
            <w:noProof/>
            <w:lang w:val="en-AU"/>
            <w:rPrChange w:id="255" w:author="Veerakumar" w:date="2014-10-27T01:38:00Z">
              <w:rPr>
                <w:noProof/>
              </w:rPr>
            </w:rPrChange>
          </w:rPr>
          <w:t>2.2 Conclusions and Refined Aim</w:t>
        </w:r>
        <w:r w:rsidRPr="00886339">
          <w:rPr>
            <w:noProof/>
            <w:lang w:val="en-AU"/>
            <w:rPrChange w:id="256" w:author="Veerakumar" w:date="2014-10-27T01:38:00Z">
              <w:rPr>
                <w:noProof/>
              </w:rPr>
            </w:rPrChange>
          </w:rPr>
          <w:tab/>
        </w:r>
        <w:r w:rsidRPr="00886339">
          <w:rPr>
            <w:noProof/>
            <w:lang w:val="en-AU"/>
            <w:rPrChange w:id="257" w:author="Veerakumar" w:date="2014-10-27T01:38:00Z">
              <w:rPr>
                <w:noProof/>
              </w:rPr>
            </w:rPrChange>
          </w:rPr>
          <w:fldChar w:fldCharType="begin"/>
        </w:r>
        <w:r w:rsidRPr="00886339">
          <w:rPr>
            <w:noProof/>
            <w:lang w:val="en-AU"/>
            <w:rPrChange w:id="258" w:author="Veerakumar" w:date="2014-10-27T01:38:00Z">
              <w:rPr>
                <w:noProof/>
              </w:rPr>
            </w:rPrChange>
          </w:rPr>
          <w:instrText xml:space="preserve"> PAGEREF _Toc402133717 \h </w:instrText>
        </w:r>
        <w:r w:rsidRPr="00886339">
          <w:rPr>
            <w:noProof/>
            <w:lang w:val="en-AU"/>
            <w:rPrChange w:id="259" w:author="Veerakumar" w:date="2014-10-27T01:38:00Z">
              <w:rPr>
                <w:noProof/>
              </w:rPr>
            </w:rPrChange>
          </w:rPr>
        </w:r>
      </w:ins>
      <w:r w:rsidRPr="00886339">
        <w:rPr>
          <w:noProof/>
          <w:lang w:val="en-AU"/>
          <w:rPrChange w:id="260" w:author="Veerakumar" w:date="2014-10-27T01:38:00Z">
            <w:rPr>
              <w:noProof/>
            </w:rPr>
          </w:rPrChange>
        </w:rPr>
        <w:fldChar w:fldCharType="separate"/>
      </w:r>
      <w:ins w:id="261" w:author="Veerakumar" w:date="2014-10-27T00:39:00Z">
        <w:r w:rsidRPr="00886339">
          <w:rPr>
            <w:noProof/>
            <w:lang w:val="en-AU"/>
            <w:rPrChange w:id="262" w:author="Veerakumar" w:date="2014-10-27T01:38:00Z">
              <w:rPr>
                <w:noProof/>
              </w:rPr>
            </w:rPrChange>
          </w:rPr>
          <w:t>17</w:t>
        </w:r>
        <w:r w:rsidRPr="00886339">
          <w:rPr>
            <w:noProof/>
            <w:lang w:val="en-AU"/>
            <w:rPrChange w:id="263" w:author="Veerakumar" w:date="2014-10-27T01:38:00Z">
              <w:rPr>
                <w:noProof/>
              </w:rPr>
            </w:rPrChange>
          </w:rPr>
          <w:fldChar w:fldCharType="end"/>
        </w:r>
      </w:ins>
    </w:p>
    <w:p w:rsidR="008D1C68" w:rsidRPr="00886339" w:rsidRDefault="008D1C68">
      <w:pPr>
        <w:pStyle w:val="TOC1"/>
        <w:tabs>
          <w:tab w:val="right" w:leader="dot" w:pos="9962"/>
        </w:tabs>
        <w:rPr>
          <w:ins w:id="264" w:author="Veerakumar" w:date="2014-10-27T00:39:00Z"/>
          <w:rFonts w:eastAsiaTheme="minorEastAsia" w:cstheme="minorBidi"/>
          <w:noProof/>
          <w:sz w:val="22"/>
          <w:lang w:val="en-AU" w:eastAsia="en-AU"/>
          <w:rPrChange w:id="265" w:author="Veerakumar" w:date="2014-10-27T01:38:00Z">
            <w:rPr>
              <w:ins w:id="266" w:author="Veerakumar" w:date="2014-10-27T00:39:00Z"/>
              <w:rFonts w:eastAsiaTheme="minorEastAsia" w:cstheme="minorBidi"/>
              <w:noProof/>
              <w:sz w:val="22"/>
              <w:lang w:val="en-AU" w:eastAsia="en-AU"/>
            </w:rPr>
          </w:rPrChange>
        </w:rPr>
      </w:pPr>
      <w:ins w:id="267" w:author="Veerakumar" w:date="2014-10-27T00:39:00Z">
        <w:r w:rsidRPr="00886339">
          <w:rPr>
            <w:noProof/>
            <w:lang w:val="en-AU"/>
            <w:rPrChange w:id="268" w:author="Veerakumar" w:date="2014-10-27T01:38:00Z">
              <w:rPr>
                <w:noProof/>
              </w:rPr>
            </w:rPrChange>
          </w:rPr>
          <w:t>3. Own Work</w:t>
        </w:r>
        <w:r w:rsidRPr="00886339">
          <w:rPr>
            <w:noProof/>
            <w:lang w:val="en-AU"/>
            <w:rPrChange w:id="269" w:author="Veerakumar" w:date="2014-10-27T01:38:00Z">
              <w:rPr>
                <w:noProof/>
              </w:rPr>
            </w:rPrChange>
          </w:rPr>
          <w:tab/>
        </w:r>
        <w:r w:rsidRPr="00886339">
          <w:rPr>
            <w:noProof/>
            <w:lang w:val="en-AU"/>
            <w:rPrChange w:id="270" w:author="Veerakumar" w:date="2014-10-27T01:38:00Z">
              <w:rPr>
                <w:noProof/>
              </w:rPr>
            </w:rPrChange>
          </w:rPr>
          <w:fldChar w:fldCharType="begin"/>
        </w:r>
        <w:r w:rsidRPr="00886339">
          <w:rPr>
            <w:noProof/>
            <w:lang w:val="en-AU"/>
            <w:rPrChange w:id="271" w:author="Veerakumar" w:date="2014-10-27T01:38:00Z">
              <w:rPr>
                <w:noProof/>
              </w:rPr>
            </w:rPrChange>
          </w:rPr>
          <w:instrText xml:space="preserve"> PAGEREF _Toc402133718 \h </w:instrText>
        </w:r>
        <w:r w:rsidRPr="00886339">
          <w:rPr>
            <w:noProof/>
            <w:lang w:val="en-AU"/>
            <w:rPrChange w:id="272" w:author="Veerakumar" w:date="2014-10-27T01:38:00Z">
              <w:rPr>
                <w:noProof/>
              </w:rPr>
            </w:rPrChange>
          </w:rPr>
        </w:r>
      </w:ins>
      <w:r w:rsidRPr="00886339">
        <w:rPr>
          <w:noProof/>
          <w:lang w:val="en-AU"/>
          <w:rPrChange w:id="273" w:author="Veerakumar" w:date="2014-10-27T01:38:00Z">
            <w:rPr>
              <w:noProof/>
            </w:rPr>
          </w:rPrChange>
        </w:rPr>
        <w:fldChar w:fldCharType="separate"/>
      </w:r>
      <w:ins w:id="274" w:author="Veerakumar" w:date="2014-10-27T00:39:00Z">
        <w:r w:rsidRPr="00886339">
          <w:rPr>
            <w:noProof/>
            <w:lang w:val="en-AU"/>
            <w:rPrChange w:id="275" w:author="Veerakumar" w:date="2014-10-27T01:38:00Z">
              <w:rPr>
                <w:noProof/>
              </w:rPr>
            </w:rPrChange>
          </w:rPr>
          <w:t>20</w:t>
        </w:r>
        <w:r w:rsidRPr="00886339">
          <w:rPr>
            <w:noProof/>
            <w:lang w:val="en-AU"/>
            <w:rPrChange w:id="276" w:author="Veerakumar" w:date="2014-10-27T01:38:00Z">
              <w:rPr>
                <w:noProof/>
              </w:rPr>
            </w:rPrChange>
          </w:rPr>
          <w:fldChar w:fldCharType="end"/>
        </w:r>
      </w:ins>
    </w:p>
    <w:p w:rsidR="008D1C68" w:rsidRPr="00886339" w:rsidRDefault="008D1C68">
      <w:pPr>
        <w:pStyle w:val="TOC2"/>
        <w:tabs>
          <w:tab w:val="right" w:leader="dot" w:pos="9962"/>
        </w:tabs>
        <w:rPr>
          <w:ins w:id="277" w:author="Veerakumar" w:date="2014-10-27T00:39:00Z"/>
          <w:rFonts w:eastAsiaTheme="minorEastAsia" w:cstheme="minorBidi"/>
          <w:noProof/>
          <w:sz w:val="22"/>
          <w:lang w:val="en-AU" w:eastAsia="en-AU"/>
          <w:rPrChange w:id="278" w:author="Veerakumar" w:date="2014-10-27T01:38:00Z">
            <w:rPr>
              <w:ins w:id="279" w:author="Veerakumar" w:date="2014-10-27T00:39:00Z"/>
              <w:rFonts w:eastAsiaTheme="minorEastAsia" w:cstheme="minorBidi"/>
              <w:noProof/>
              <w:sz w:val="22"/>
              <w:lang w:val="en-AU" w:eastAsia="en-AU"/>
            </w:rPr>
          </w:rPrChange>
        </w:rPr>
      </w:pPr>
      <w:ins w:id="280" w:author="Veerakumar" w:date="2014-10-27T00:39:00Z">
        <w:r w:rsidRPr="00886339">
          <w:rPr>
            <w:noProof/>
            <w:lang w:val="en-AU"/>
            <w:rPrChange w:id="281" w:author="Veerakumar" w:date="2014-10-27T01:38:00Z">
              <w:rPr>
                <w:noProof/>
              </w:rPr>
            </w:rPrChange>
          </w:rPr>
          <w:t>3.1 Proposal</w:t>
        </w:r>
        <w:r w:rsidRPr="00886339">
          <w:rPr>
            <w:noProof/>
            <w:lang w:val="en-AU"/>
            <w:rPrChange w:id="282" w:author="Veerakumar" w:date="2014-10-27T01:38:00Z">
              <w:rPr>
                <w:noProof/>
              </w:rPr>
            </w:rPrChange>
          </w:rPr>
          <w:tab/>
        </w:r>
        <w:r w:rsidRPr="00886339">
          <w:rPr>
            <w:noProof/>
            <w:lang w:val="en-AU"/>
            <w:rPrChange w:id="283" w:author="Veerakumar" w:date="2014-10-27T01:38:00Z">
              <w:rPr>
                <w:noProof/>
              </w:rPr>
            </w:rPrChange>
          </w:rPr>
          <w:fldChar w:fldCharType="begin"/>
        </w:r>
        <w:r w:rsidRPr="00886339">
          <w:rPr>
            <w:noProof/>
            <w:lang w:val="en-AU"/>
            <w:rPrChange w:id="284" w:author="Veerakumar" w:date="2014-10-27T01:38:00Z">
              <w:rPr>
                <w:noProof/>
              </w:rPr>
            </w:rPrChange>
          </w:rPr>
          <w:instrText xml:space="preserve"> PAGEREF _Toc402133719 \h </w:instrText>
        </w:r>
        <w:r w:rsidRPr="00886339">
          <w:rPr>
            <w:noProof/>
            <w:lang w:val="en-AU"/>
            <w:rPrChange w:id="285" w:author="Veerakumar" w:date="2014-10-27T01:38:00Z">
              <w:rPr>
                <w:noProof/>
              </w:rPr>
            </w:rPrChange>
          </w:rPr>
        </w:r>
      </w:ins>
      <w:r w:rsidRPr="00886339">
        <w:rPr>
          <w:noProof/>
          <w:lang w:val="en-AU"/>
          <w:rPrChange w:id="286" w:author="Veerakumar" w:date="2014-10-27T01:38:00Z">
            <w:rPr>
              <w:noProof/>
            </w:rPr>
          </w:rPrChange>
        </w:rPr>
        <w:fldChar w:fldCharType="separate"/>
      </w:r>
      <w:ins w:id="287" w:author="Veerakumar" w:date="2014-10-27T00:39:00Z">
        <w:r w:rsidRPr="00886339">
          <w:rPr>
            <w:noProof/>
            <w:lang w:val="en-AU"/>
            <w:rPrChange w:id="288" w:author="Veerakumar" w:date="2014-10-27T01:38:00Z">
              <w:rPr>
                <w:noProof/>
              </w:rPr>
            </w:rPrChange>
          </w:rPr>
          <w:t>20</w:t>
        </w:r>
        <w:r w:rsidRPr="00886339">
          <w:rPr>
            <w:noProof/>
            <w:lang w:val="en-AU"/>
            <w:rPrChange w:id="289" w:author="Veerakumar" w:date="2014-10-27T01:38:00Z">
              <w:rPr>
                <w:noProof/>
              </w:rPr>
            </w:rPrChange>
          </w:rPr>
          <w:fldChar w:fldCharType="end"/>
        </w:r>
      </w:ins>
    </w:p>
    <w:p w:rsidR="008D1C68" w:rsidRPr="00886339" w:rsidRDefault="008D1C68">
      <w:pPr>
        <w:pStyle w:val="TOC3"/>
        <w:tabs>
          <w:tab w:val="right" w:leader="dot" w:pos="9962"/>
        </w:tabs>
        <w:rPr>
          <w:ins w:id="290" w:author="Veerakumar" w:date="2014-10-27T00:39:00Z"/>
          <w:rFonts w:eastAsiaTheme="minorEastAsia" w:cstheme="minorBidi"/>
          <w:noProof/>
          <w:sz w:val="22"/>
          <w:lang w:val="en-AU" w:eastAsia="en-AU"/>
          <w:rPrChange w:id="291" w:author="Veerakumar" w:date="2014-10-27T01:38:00Z">
            <w:rPr>
              <w:ins w:id="292" w:author="Veerakumar" w:date="2014-10-27T00:39:00Z"/>
              <w:rFonts w:eastAsiaTheme="minorEastAsia" w:cstheme="minorBidi"/>
              <w:noProof/>
              <w:sz w:val="22"/>
              <w:lang w:val="en-AU" w:eastAsia="en-AU"/>
            </w:rPr>
          </w:rPrChange>
        </w:rPr>
      </w:pPr>
      <w:ins w:id="293" w:author="Veerakumar" w:date="2014-10-27T00:39:00Z">
        <w:r w:rsidRPr="00886339">
          <w:rPr>
            <w:noProof/>
            <w:lang w:val="en-AU"/>
            <w:rPrChange w:id="294" w:author="Veerakumar" w:date="2014-10-27T01:38:00Z">
              <w:rPr>
                <w:noProof/>
              </w:rPr>
            </w:rPrChange>
          </w:rPr>
          <w:t>3.1.1 Deductions</w:t>
        </w:r>
        <w:r w:rsidRPr="00886339">
          <w:rPr>
            <w:noProof/>
            <w:lang w:val="en-AU"/>
            <w:rPrChange w:id="295" w:author="Veerakumar" w:date="2014-10-27T01:38:00Z">
              <w:rPr>
                <w:noProof/>
              </w:rPr>
            </w:rPrChange>
          </w:rPr>
          <w:tab/>
        </w:r>
        <w:r w:rsidRPr="00886339">
          <w:rPr>
            <w:noProof/>
            <w:lang w:val="en-AU"/>
            <w:rPrChange w:id="296" w:author="Veerakumar" w:date="2014-10-27T01:38:00Z">
              <w:rPr>
                <w:noProof/>
              </w:rPr>
            </w:rPrChange>
          </w:rPr>
          <w:fldChar w:fldCharType="begin"/>
        </w:r>
        <w:r w:rsidRPr="00886339">
          <w:rPr>
            <w:noProof/>
            <w:lang w:val="en-AU"/>
            <w:rPrChange w:id="297" w:author="Veerakumar" w:date="2014-10-27T01:38:00Z">
              <w:rPr>
                <w:noProof/>
              </w:rPr>
            </w:rPrChange>
          </w:rPr>
          <w:instrText xml:space="preserve"> PAGEREF _Toc402133720 \h </w:instrText>
        </w:r>
        <w:r w:rsidRPr="00886339">
          <w:rPr>
            <w:noProof/>
            <w:lang w:val="en-AU"/>
            <w:rPrChange w:id="298" w:author="Veerakumar" w:date="2014-10-27T01:38:00Z">
              <w:rPr>
                <w:noProof/>
              </w:rPr>
            </w:rPrChange>
          </w:rPr>
        </w:r>
      </w:ins>
      <w:r w:rsidRPr="00886339">
        <w:rPr>
          <w:noProof/>
          <w:lang w:val="en-AU"/>
          <w:rPrChange w:id="299" w:author="Veerakumar" w:date="2014-10-27T01:38:00Z">
            <w:rPr>
              <w:noProof/>
            </w:rPr>
          </w:rPrChange>
        </w:rPr>
        <w:fldChar w:fldCharType="separate"/>
      </w:r>
      <w:ins w:id="300" w:author="Veerakumar" w:date="2014-10-27T00:39:00Z">
        <w:r w:rsidRPr="00886339">
          <w:rPr>
            <w:noProof/>
            <w:lang w:val="en-AU"/>
            <w:rPrChange w:id="301" w:author="Veerakumar" w:date="2014-10-27T01:38:00Z">
              <w:rPr>
                <w:noProof/>
              </w:rPr>
            </w:rPrChange>
          </w:rPr>
          <w:t>20</w:t>
        </w:r>
        <w:r w:rsidRPr="00886339">
          <w:rPr>
            <w:noProof/>
            <w:lang w:val="en-AU"/>
            <w:rPrChange w:id="302" w:author="Veerakumar" w:date="2014-10-27T01:38:00Z">
              <w:rPr>
                <w:noProof/>
              </w:rPr>
            </w:rPrChange>
          </w:rPr>
          <w:fldChar w:fldCharType="end"/>
        </w:r>
      </w:ins>
    </w:p>
    <w:p w:rsidR="008D1C68" w:rsidRPr="00886339" w:rsidRDefault="008D1C68">
      <w:pPr>
        <w:pStyle w:val="TOC3"/>
        <w:tabs>
          <w:tab w:val="right" w:leader="dot" w:pos="9962"/>
        </w:tabs>
        <w:rPr>
          <w:ins w:id="303" w:author="Veerakumar" w:date="2014-10-27T00:39:00Z"/>
          <w:rFonts w:eastAsiaTheme="minorEastAsia" w:cstheme="minorBidi"/>
          <w:noProof/>
          <w:sz w:val="22"/>
          <w:lang w:val="en-AU" w:eastAsia="en-AU"/>
          <w:rPrChange w:id="304" w:author="Veerakumar" w:date="2014-10-27T01:38:00Z">
            <w:rPr>
              <w:ins w:id="305" w:author="Veerakumar" w:date="2014-10-27T00:39:00Z"/>
              <w:rFonts w:eastAsiaTheme="minorEastAsia" w:cstheme="minorBidi"/>
              <w:noProof/>
              <w:sz w:val="22"/>
              <w:lang w:val="en-AU" w:eastAsia="en-AU"/>
            </w:rPr>
          </w:rPrChange>
        </w:rPr>
      </w:pPr>
      <w:ins w:id="306" w:author="Veerakumar" w:date="2014-10-27T00:39:00Z">
        <w:r w:rsidRPr="00886339">
          <w:rPr>
            <w:noProof/>
            <w:lang w:val="en-AU"/>
            <w:rPrChange w:id="307" w:author="Veerakumar" w:date="2014-10-27T01:38:00Z">
              <w:rPr>
                <w:noProof/>
              </w:rPr>
            </w:rPrChange>
          </w:rPr>
          <w:t>3.1.2 Breakdown</w:t>
        </w:r>
        <w:r w:rsidRPr="00886339">
          <w:rPr>
            <w:noProof/>
            <w:lang w:val="en-AU"/>
            <w:rPrChange w:id="308" w:author="Veerakumar" w:date="2014-10-27T01:38:00Z">
              <w:rPr>
                <w:noProof/>
              </w:rPr>
            </w:rPrChange>
          </w:rPr>
          <w:tab/>
        </w:r>
        <w:r w:rsidRPr="00886339">
          <w:rPr>
            <w:noProof/>
            <w:lang w:val="en-AU"/>
            <w:rPrChange w:id="309" w:author="Veerakumar" w:date="2014-10-27T01:38:00Z">
              <w:rPr>
                <w:noProof/>
              </w:rPr>
            </w:rPrChange>
          </w:rPr>
          <w:fldChar w:fldCharType="begin"/>
        </w:r>
        <w:r w:rsidRPr="00886339">
          <w:rPr>
            <w:noProof/>
            <w:lang w:val="en-AU"/>
            <w:rPrChange w:id="310" w:author="Veerakumar" w:date="2014-10-27T01:38:00Z">
              <w:rPr>
                <w:noProof/>
              </w:rPr>
            </w:rPrChange>
          </w:rPr>
          <w:instrText xml:space="preserve"> PAGEREF _Toc402133721 \h </w:instrText>
        </w:r>
        <w:r w:rsidRPr="00886339">
          <w:rPr>
            <w:noProof/>
            <w:lang w:val="en-AU"/>
            <w:rPrChange w:id="311" w:author="Veerakumar" w:date="2014-10-27T01:38:00Z">
              <w:rPr>
                <w:noProof/>
              </w:rPr>
            </w:rPrChange>
          </w:rPr>
        </w:r>
      </w:ins>
      <w:r w:rsidRPr="00886339">
        <w:rPr>
          <w:noProof/>
          <w:lang w:val="en-AU"/>
          <w:rPrChange w:id="312" w:author="Veerakumar" w:date="2014-10-27T01:38:00Z">
            <w:rPr>
              <w:noProof/>
            </w:rPr>
          </w:rPrChange>
        </w:rPr>
        <w:fldChar w:fldCharType="separate"/>
      </w:r>
      <w:ins w:id="313" w:author="Veerakumar" w:date="2014-10-27T00:39:00Z">
        <w:r w:rsidRPr="00886339">
          <w:rPr>
            <w:noProof/>
            <w:lang w:val="en-AU"/>
            <w:rPrChange w:id="314" w:author="Veerakumar" w:date="2014-10-27T01:38:00Z">
              <w:rPr>
                <w:noProof/>
              </w:rPr>
            </w:rPrChange>
          </w:rPr>
          <w:t>25</w:t>
        </w:r>
        <w:r w:rsidRPr="00886339">
          <w:rPr>
            <w:noProof/>
            <w:lang w:val="en-AU"/>
            <w:rPrChange w:id="315" w:author="Veerakumar" w:date="2014-10-27T01:38:00Z">
              <w:rPr>
                <w:noProof/>
              </w:rPr>
            </w:rPrChange>
          </w:rPr>
          <w:fldChar w:fldCharType="end"/>
        </w:r>
      </w:ins>
    </w:p>
    <w:p w:rsidR="008D1C68" w:rsidRPr="00886339" w:rsidRDefault="008D1C68">
      <w:pPr>
        <w:pStyle w:val="TOC3"/>
        <w:tabs>
          <w:tab w:val="right" w:leader="dot" w:pos="9962"/>
        </w:tabs>
        <w:rPr>
          <w:ins w:id="316" w:author="Veerakumar" w:date="2014-10-27T00:39:00Z"/>
          <w:rFonts w:eastAsiaTheme="minorEastAsia" w:cstheme="minorBidi"/>
          <w:noProof/>
          <w:sz w:val="22"/>
          <w:lang w:val="en-AU" w:eastAsia="en-AU"/>
          <w:rPrChange w:id="317" w:author="Veerakumar" w:date="2014-10-27T01:38:00Z">
            <w:rPr>
              <w:ins w:id="318" w:author="Veerakumar" w:date="2014-10-27T00:39:00Z"/>
              <w:rFonts w:eastAsiaTheme="minorEastAsia" w:cstheme="minorBidi"/>
              <w:noProof/>
              <w:sz w:val="22"/>
              <w:lang w:val="en-AU" w:eastAsia="en-AU"/>
            </w:rPr>
          </w:rPrChange>
        </w:rPr>
      </w:pPr>
      <w:ins w:id="319" w:author="Veerakumar" w:date="2014-10-27T00:39:00Z">
        <w:r w:rsidRPr="00886339">
          <w:rPr>
            <w:noProof/>
            <w:lang w:val="en-AU"/>
            <w:rPrChange w:id="320" w:author="Veerakumar" w:date="2014-10-27T01:38:00Z">
              <w:rPr>
                <w:noProof/>
              </w:rPr>
            </w:rPrChange>
          </w:rPr>
          <w:t>3.1.3 Changes to proposal</w:t>
        </w:r>
        <w:r w:rsidRPr="00886339">
          <w:rPr>
            <w:noProof/>
            <w:lang w:val="en-AU"/>
            <w:rPrChange w:id="321" w:author="Veerakumar" w:date="2014-10-27T01:38:00Z">
              <w:rPr>
                <w:noProof/>
              </w:rPr>
            </w:rPrChange>
          </w:rPr>
          <w:tab/>
        </w:r>
        <w:r w:rsidRPr="00886339">
          <w:rPr>
            <w:noProof/>
            <w:lang w:val="en-AU"/>
            <w:rPrChange w:id="322" w:author="Veerakumar" w:date="2014-10-27T01:38:00Z">
              <w:rPr>
                <w:noProof/>
              </w:rPr>
            </w:rPrChange>
          </w:rPr>
          <w:fldChar w:fldCharType="begin"/>
        </w:r>
        <w:r w:rsidRPr="00886339">
          <w:rPr>
            <w:noProof/>
            <w:lang w:val="en-AU"/>
            <w:rPrChange w:id="323" w:author="Veerakumar" w:date="2014-10-27T01:38:00Z">
              <w:rPr>
                <w:noProof/>
              </w:rPr>
            </w:rPrChange>
          </w:rPr>
          <w:instrText xml:space="preserve"> PAGEREF _Toc402133722 \h </w:instrText>
        </w:r>
        <w:r w:rsidRPr="00886339">
          <w:rPr>
            <w:noProof/>
            <w:lang w:val="en-AU"/>
            <w:rPrChange w:id="324" w:author="Veerakumar" w:date="2014-10-27T01:38:00Z">
              <w:rPr>
                <w:noProof/>
              </w:rPr>
            </w:rPrChange>
          </w:rPr>
        </w:r>
      </w:ins>
      <w:r w:rsidRPr="00886339">
        <w:rPr>
          <w:noProof/>
          <w:lang w:val="en-AU"/>
          <w:rPrChange w:id="325" w:author="Veerakumar" w:date="2014-10-27T01:38:00Z">
            <w:rPr>
              <w:noProof/>
            </w:rPr>
          </w:rPrChange>
        </w:rPr>
        <w:fldChar w:fldCharType="separate"/>
      </w:r>
      <w:ins w:id="326" w:author="Veerakumar" w:date="2014-10-27T00:39:00Z">
        <w:r w:rsidRPr="00886339">
          <w:rPr>
            <w:noProof/>
            <w:lang w:val="en-AU"/>
            <w:rPrChange w:id="327" w:author="Veerakumar" w:date="2014-10-27T01:38:00Z">
              <w:rPr>
                <w:noProof/>
              </w:rPr>
            </w:rPrChange>
          </w:rPr>
          <w:t>26</w:t>
        </w:r>
        <w:r w:rsidRPr="00886339">
          <w:rPr>
            <w:noProof/>
            <w:lang w:val="en-AU"/>
            <w:rPrChange w:id="328" w:author="Veerakumar" w:date="2014-10-27T01:38:00Z">
              <w:rPr>
                <w:noProof/>
              </w:rPr>
            </w:rPrChange>
          </w:rPr>
          <w:fldChar w:fldCharType="end"/>
        </w:r>
      </w:ins>
    </w:p>
    <w:p w:rsidR="008D1C68" w:rsidRPr="00886339" w:rsidRDefault="008D1C68">
      <w:pPr>
        <w:pStyle w:val="TOC2"/>
        <w:tabs>
          <w:tab w:val="right" w:leader="dot" w:pos="9962"/>
        </w:tabs>
        <w:rPr>
          <w:ins w:id="329" w:author="Veerakumar" w:date="2014-10-27T00:39:00Z"/>
          <w:rFonts w:eastAsiaTheme="minorEastAsia" w:cstheme="minorBidi"/>
          <w:noProof/>
          <w:sz w:val="22"/>
          <w:lang w:val="en-AU" w:eastAsia="en-AU"/>
          <w:rPrChange w:id="330" w:author="Veerakumar" w:date="2014-10-27T01:38:00Z">
            <w:rPr>
              <w:ins w:id="331" w:author="Veerakumar" w:date="2014-10-27T00:39:00Z"/>
              <w:rFonts w:eastAsiaTheme="minorEastAsia" w:cstheme="minorBidi"/>
              <w:noProof/>
              <w:sz w:val="22"/>
              <w:lang w:val="en-AU" w:eastAsia="en-AU"/>
            </w:rPr>
          </w:rPrChange>
        </w:rPr>
      </w:pPr>
      <w:ins w:id="332" w:author="Veerakumar" w:date="2014-10-27T00:39:00Z">
        <w:r w:rsidRPr="00886339">
          <w:rPr>
            <w:noProof/>
            <w:lang w:val="en-AU"/>
            <w:rPrChange w:id="333" w:author="Veerakumar" w:date="2014-10-27T01:38:00Z">
              <w:rPr>
                <w:noProof/>
              </w:rPr>
            </w:rPrChange>
          </w:rPr>
          <w:t>3.2 Specific Learning</w:t>
        </w:r>
        <w:r w:rsidRPr="00886339">
          <w:rPr>
            <w:noProof/>
            <w:lang w:val="en-AU"/>
            <w:rPrChange w:id="334" w:author="Veerakumar" w:date="2014-10-27T01:38:00Z">
              <w:rPr>
                <w:noProof/>
              </w:rPr>
            </w:rPrChange>
          </w:rPr>
          <w:tab/>
        </w:r>
        <w:r w:rsidRPr="00886339">
          <w:rPr>
            <w:noProof/>
            <w:lang w:val="en-AU"/>
            <w:rPrChange w:id="335" w:author="Veerakumar" w:date="2014-10-27T01:38:00Z">
              <w:rPr>
                <w:noProof/>
              </w:rPr>
            </w:rPrChange>
          </w:rPr>
          <w:fldChar w:fldCharType="begin"/>
        </w:r>
        <w:r w:rsidRPr="00886339">
          <w:rPr>
            <w:noProof/>
            <w:lang w:val="en-AU"/>
            <w:rPrChange w:id="336" w:author="Veerakumar" w:date="2014-10-27T01:38:00Z">
              <w:rPr>
                <w:noProof/>
              </w:rPr>
            </w:rPrChange>
          </w:rPr>
          <w:instrText xml:space="preserve"> PAGEREF _Toc402133723 \h </w:instrText>
        </w:r>
        <w:r w:rsidRPr="00886339">
          <w:rPr>
            <w:noProof/>
            <w:lang w:val="en-AU"/>
            <w:rPrChange w:id="337" w:author="Veerakumar" w:date="2014-10-27T01:38:00Z">
              <w:rPr>
                <w:noProof/>
              </w:rPr>
            </w:rPrChange>
          </w:rPr>
        </w:r>
      </w:ins>
      <w:r w:rsidRPr="00886339">
        <w:rPr>
          <w:noProof/>
          <w:lang w:val="en-AU"/>
          <w:rPrChange w:id="338" w:author="Veerakumar" w:date="2014-10-27T01:38:00Z">
            <w:rPr>
              <w:noProof/>
            </w:rPr>
          </w:rPrChange>
        </w:rPr>
        <w:fldChar w:fldCharType="separate"/>
      </w:r>
      <w:ins w:id="339" w:author="Veerakumar" w:date="2014-10-27T00:39:00Z">
        <w:r w:rsidRPr="00886339">
          <w:rPr>
            <w:noProof/>
            <w:lang w:val="en-AU"/>
            <w:rPrChange w:id="340" w:author="Veerakumar" w:date="2014-10-27T01:38:00Z">
              <w:rPr>
                <w:noProof/>
              </w:rPr>
            </w:rPrChange>
          </w:rPr>
          <w:t>26</w:t>
        </w:r>
        <w:r w:rsidRPr="00886339">
          <w:rPr>
            <w:noProof/>
            <w:lang w:val="en-AU"/>
            <w:rPrChange w:id="341" w:author="Veerakumar" w:date="2014-10-27T01:38:00Z">
              <w:rPr>
                <w:noProof/>
              </w:rPr>
            </w:rPrChange>
          </w:rPr>
          <w:fldChar w:fldCharType="end"/>
        </w:r>
      </w:ins>
    </w:p>
    <w:p w:rsidR="008D1C68" w:rsidRPr="00886339" w:rsidRDefault="008D1C68">
      <w:pPr>
        <w:pStyle w:val="TOC3"/>
        <w:tabs>
          <w:tab w:val="right" w:leader="dot" w:pos="9962"/>
        </w:tabs>
        <w:rPr>
          <w:ins w:id="342" w:author="Veerakumar" w:date="2014-10-27T00:39:00Z"/>
          <w:rFonts w:eastAsiaTheme="minorEastAsia" w:cstheme="minorBidi"/>
          <w:noProof/>
          <w:sz w:val="22"/>
          <w:lang w:val="en-AU" w:eastAsia="en-AU"/>
          <w:rPrChange w:id="343" w:author="Veerakumar" w:date="2014-10-27T01:38:00Z">
            <w:rPr>
              <w:ins w:id="344" w:author="Veerakumar" w:date="2014-10-27T00:39:00Z"/>
              <w:rFonts w:eastAsiaTheme="minorEastAsia" w:cstheme="minorBidi"/>
              <w:noProof/>
              <w:sz w:val="22"/>
              <w:lang w:val="en-AU" w:eastAsia="en-AU"/>
            </w:rPr>
          </w:rPrChange>
        </w:rPr>
      </w:pPr>
      <w:ins w:id="345" w:author="Veerakumar" w:date="2014-10-27T00:39:00Z">
        <w:r w:rsidRPr="00886339">
          <w:rPr>
            <w:noProof/>
            <w:lang w:val="en-AU"/>
            <w:rPrChange w:id="346" w:author="Veerakumar" w:date="2014-10-27T01:38:00Z">
              <w:rPr>
                <w:noProof/>
              </w:rPr>
            </w:rPrChange>
          </w:rPr>
          <w:t>3.2.1 Android API</w:t>
        </w:r>
        <w:r w:rsidRPr="00886339">
          <w:rPr>
            <w:noProof/>
            <w:lang w:val="en-AU"/>
            <w:rPrChange w:id="347" w:author="Veerakumar" w:date="2014-10-27T01:38:00Z">
              <w:rPr>
                <w:noProof/>
              </w:rPr>
            </w:rPrChange>
          </w:rPr>
          <w:tab/>
        </w:r>
        <w:r w:rsidRPr="00886339">
          <w:rPr>
            <w:noProof/>
            <w:lang w:val="en-AU"/>
            <w:rPrChange w:id="348" w:author="Veerakumar" w:date="2014-10-27T01:38:00Z">
              <w:rPr>
                <w:noProof/>
              </w:rPr>
            </w:rPrChange>
          </w:rPr>
          <w:fldChar w:fldCharType="begin"/>
        </w:r>
        <w:r w:rsidRPr="00886339">
          <w:rPr>
            <w:noProof/>
            <w:lang w:val="en-AU"/>
            <w:rPrChange w:id="349" w:author="Veerakumar" w:date="2014-10-27T01:38:00Z">
              <w:rPr>
                <w:noProof/>
              </w:rPr>
            </w:rPrChange>
          </w:rPr>
          <w:instrText xml:space="preserve"> PAGEREF _Toc402133724 \h </w:instrText>
        </w:r>
        <w:r w:rsidRPr="00886339">
          <w:rPr>
            <w:noProof/>
            <w:lang w:val="en-AU"/>
            <w:rPrChange w:id="350" w:author="Veerakumar" w:date="2014-10-27T01:38:00Z">
              <w:rPr>
                <w:noProof/>
              </w:rPr>
            </w:rPrChange>
          </w:rPr>
        </w:r>
      </w:ins>
      <w:r w:rsidRPr="00886339">
        <w:rPr>
          <w:noProof/>
          <w:lang w:val="en-AU"/>
          <w:rPrChange w:id="351" w:author="Veerakumar" w:date="2014-10-27T01:38:00Z">
            <w:rPr>
              <w:noProof/>
            </w:rPr>
          </w:rPrChange>
        </w:rPr>
        <w:fldChar w:fldCharType="separate"/>
      </w:r>
      <w:ins w:id="352" w:author="Veerakumar" w:date="2014-10-27T00:39:00Z">
        <w:r w:rsidRPr="00886339">
          <w:rPr>
            <w:noProof/>
            <w:lang w:val="en-AU"/>
            <w:rPrChange w:id="353" w:author="Veerakumar" w:date="2014-10-27T01:38:00Z">
              <w:rPr>
                <w:noProof/>
              </w:rPr>
            </w:rPrChange>
          </w:rPr>
          <w:t>26</w:t>
        </w:r>
        <w:r w:rsidRPr="00886339">
          <w:rPr>
            <w:noProof/>
            <w:lang w:val="en-AU"/>
            <w:rPrChange w:id="354" w:author="Veerakumar" w:date="2014-10-27T01:38:00Z">
              <w:rPr>
                <w:noProof/>
              </w:rPr>
            </w:rPrChange>
          </w:rPr>
          <w:fldChar w:fldCharType="end"/>
        </w:r>
      </w:ins>
    </w:p>
    <w:p w:rsidR="008D1C68" w:rsidRPr="00886339" w:rsidRDefault="008D1C68">
      <w:pPr>
        <w:pStyle w:val="TOC3"/>
        <w:tabs>
          <w:tab w:val="right" w:leader="dot" w:pos="9962"/>
        </w:tabs>
        <w:rPr>
          <w:ins w:id="355" w:author="Veerakumar" w:date="2014-10-27T00:39:00Z"/>
          <w:rFonts w:eastAsiaTheme="minorEastAsia" w:cstheme="minorBidi"/>
          <w:noProof/>
          <w:sz w:val="22"/>
          <w:lang w:val="en-AU" w:eastAsia="en-AU"/>
          <w:rPrChange w:id="356" w:author="Veerakumar" w:date="2014-10-27T01:38:00Z">
            <w:rPr>
              <w:ins w:id="357" w:author="Veerakumar" w:date="2014-10-27T00:39:00Z"/>
              <w:rFonts w:eastAsiaTheme="minorEastAsia" w:cstheme="minorBidi"/>
              <w:noProof/>
              <w:sz w:val="22"/>
              <w:lang w:val="en-AU" w:eastAsia="en-AU"/>
            </w:rPr>
          </w:rPrChange>
        </w:rPr>
      </w:pPr>
      <w:ins w:id="358" w:author="Veerakumar" w:date="2014-10-27T00:39:00Z">
        <w:r w:rsidRPr="00886339">
          <w:rPr>
            <w:noProof/>
            <w:lang w:val="en-AU"/>
            <w:rPrChange w:id="359" w:author="Veerakumar" w:date="2014-10-27T01:38:00Z">
              <w:rPr>
                <w:noProof/>
              </w:rPr>
            </w:rPrChange>
          </w:rPr>
          <w:t>3.1.2 Machine learning algorithms</w:t>
        </w:r>
        <w:r w:rsidRPr="00886339">
          <w:rPr>
            <w:noProof/>
            <w:lang w:val="en-AU"/>
            <w:rPrChange w:id="360" w:author="Veerakumar" w:date="2014-10-27T01:38:00Z">
              <w:rPr>
                <w:noProof/>
              </w:rPr>
            </w:rPrChange>
          </w:rPr>
          <w:tab/>
        </w:r>
        <w:r w:rsidRPr="00886339">
          <w:rPr>
            <w:noProof/>
            <w:lang w:val="en-AU"/>
            <w:rPrChange w:id="361" w:author="Veerakumar" w:date="2014-10-27T01:38:00Z">
              <w:rPr>
                <w:noProof/>
              </w:rPr>
            </w:rPrChange>
          </w:rPr>
          <w:fldChar w:fldCharType="begin"/>
        </w:r>
        <w:r w:rsidRPr="00886339">
          <w:rPr>
            <w:noProof/>
            <w:lang w:val="en-AU"/>
            <w:rPrChange w:id="362" w:author="Veerakumar" w:date="2014-10-27T01:38:00Z">
              <w:rPr>
                <w:noProof/>
              </w:rPr>
            </w:rPrChange>
          </w:rPr>
          <w:instrText xml:space="preserve"> PAGEREF _Toc402133725 \h </w:instrText>
        </w:r>
        <w:r w:rsidRPr="00886339">
          <w:rPr>
            <w:noProof/>
            <w:lang w:val="en-AU"/>
            <w:rPrChange w:id="363" w:author="Veerakumar" w:date="2014-10-27T01:38:00Z">
              <w:rPr>
                <w:noProof/>
              </w:rPr>
            </w:rPrChange>
          </w:rPr>
        </w:r>
      </w:ins>
      <w:r w:rsidRPr="00886339">
        <w:rPr>
          <w:noProof/>
          <w:lang w:val="en-AU"/>
          <w:rPrChange w:id="364" w:author="Veerakumar" w:date="2014-10-27T01:38:00Z">
            <w:rPr>
              <w:noProof/>
            </w:rPr>
          </w:rPrChange>
        </w:rPr>
        <w:fldChar w:fldCharType="separate"/>
      </w:r>
      <w:ins w:id="365" w:author="Veerakumar" w:date="2014-10-27T00:39:00Z">
        <w:r w:rsidRPr="00886339">
          <w:rPr>
            <w:noProof/>
            <w:lang w:val="en-AU"/>
            <w:rPrChange w:id="366" w:author="Veerakumar" w:date="2014-10-27T01:38:00Z">
              <w:rPr>
                <w:noProof/>
              </w:rPr>
            </w:rPrChange>
          </w:rPr>
          <w:t>28</w:t>
        </w:r>
        <w:r w:rsidRPr="00886339">
          <w:rPr>
            <w:noProof/>
            <w:lang w:val="en-AU"/>
            <w:rPrChange w:id="367" w:author="Veerakumar" w:date="2014-10-27T01:38:00Z">
              <w:rPr>
                <w:noProof/>
              </w:rPr>
            </w:rPrChange>
          </w:rPr>
          <w:fldChar w:fldCharType="end"/>
        </w:r>
      </w:ins>
    </w:p>
    <w:p w:rsidR="008D1C68" w:rsidRPr="00886339" w:rsidRDefault="008D1C68">
      <w:pPr>
        <w:pStyle w:val="TOC2"/>
        <w:tabs>
          <w:tab w:val="right" w:leader="dot" w:pos="9962"/>
        </w:tabs>
        <w:rPr>
          <w:ins w:id="368" w:author="Veerakumar" w:date="2014-10-27T00:39:00Z"/>
          <w:rFonts w:eastAsiaTheme="minorEastAsia" w:cstheme="minorBidi"/>
          <w:noProof/>
          <w:sz w:val="22"/>
          <w:lang w:val="en-AU" w:eastAsia="en-AU"/>
          <w:rPrChange w:id="369" w:author="Veerakumar" w:date="2014-10-27T01:38:00Z">
            <w:rPr>
              <w:ins w:id="370" w:author="Veerakumar" w:date="2014-10-27T00:39:00Z"/>
              <w:rFonts w:eastAsiaTheme="minorEastAsia" w:cstheme="minorBidi"/>
              <w:noProof/>
              <w:sz w:val="22"/>
              <w:lang w:val="en-AU" w:eastAsia="en-AU"/>
            </w:rPr>
          </w:rPrChange>
        </w:rPr>
      </w:pPr>
      <w:ins w:id="371" w:author="Veerakumar" w:date="2014-10-27T00:39:00Z">
        <w:r w:rsidRPr="00886339">
          <w:rPr>
            <w:noProof/>
            <w:lang w:val="en-AU"/>
            <w:rPrChange w:id="372" w:author="Veerakumar" w:date="2014-10-27T01:38:00Z">
              <w:rPr>
                <w:noProof/>
              </w:rPr>
            </w:rPrChange>
          </w:rPr>
          <w:t>3.3 Process</w:t>
        </w:r>
        <w:r w:rsidRPr="00886339">
          <w:rPr>
            <w:noProof/>
            <w:lang w:val="en-AU"/>
            <w:rPrChange w:id="373" w:author="Veerakumar" w:date="2014-10-27T01:38:00Z">
              <w:rPr>
                <w:noProof/>
              </w:rPr>
            </w:rPrChange>
          </w:rPr>
          <w:tab/>
        </w:r>
        <w:r w:rsidRPr="00886339">
          <w:rPr>
            <w:noProof/>
            <w:lang w:val="en-AU"/>
            <w:rPrChange w:id="374" w:author="Veerakumar" w:date="2014-10-27T01:38:00Z">
              <w:rPr>
                <w:noProof/>
              </w:rPr>
            </w:rPrChange>
          </w:rPr>
          <w:fldChar w:fldCharType="begin"/>
        </w:r>
        <w:r w:rsidRPr="00886339">
          <w:rPr>
            <w:noProof/>
            <w:lang w:val="en-AU"/>
            <w:rPrChange w:id="375" w:author="Veerakumar" w:date="2014-10-27T01:38:00Z">
              <w:rPr>
                <w:noProof/>
              </w:rPr>
            </w:rPrChange>
          </w:rPr>
          <w:instrText xml:space="preserve"> PAGEREF _Toc402133726 \h </w:instrText>
        </w:r>
        <w:r w:rsidRPr="00886339">
          <w:rPr>
            <w:noProof/>
            <w:lang w:val="en-AU"/>
            <w:rPrChange w:id="376" w:author="Veerakumar" w:date="2014-10-27T01:38:00Z">
              <w:rPr>
                <w:noProof/>
              </w:rPr>
            </w:rPrChange>
          </w:rPr>
        </w:r>
      </w:ins>
      <w:r w:rsidRPr="00886339">
        <w:rPr>
          <w:noProof/>
          <w:lang w:val="en-AU"/>
          <w:rPrChange w:id="377" w:author="Veerakumar" w:date="2014-10-27T01:38:00Z">
            <w:rPr>
              <w:noProof/>
            </w:rPr>
          </w:rPrChange>
        </w:rPr>
        <w:fldChar w:fldCharType="separate"/>
      </w:r>
      <w:ins w:id="378" w:author="Veerakumar" w:date="2014-10-27T00:39:00Z">
        <w:r w:rsidRPr="00886339">
          <w:rPr>
            <w:noProof/>
            <w:lang w:val="en-AU"/>
            <w:rPrChange w:id="379" w:author="Veerakumar" w:date="2014-10-27T01:38:00Z">
              <w:rPr>
                <w:noProof/>
              </w:rPr>
            </w:rPrChange>
          </w:rPr>
          <w:t>29</w:t>
        </w:r>
        <w:r w:rsidRPr="00886339">
          <w:rPr>
            <w:noProof/>
            <w:lang w:val="en-AU"/>
            <w:rPrChange w:id="380" w:author="Veerakumar" w:date="2014-10-27T01:38:00Z">
              <w:rPr>
                <w:noProof/>
              </w:rPr>
            </w:rPrChange>
          </w:rPr>
          <w:fldChar w:fldCharType="end"/>
        </w:r>
      </w:ins>
    </w:p>
    <w:p w:rsidR="008D1C68" w:rsidRPr="00886339" w:rsidRDefault="008D1C68">
      <w:pPr>
        <w:pStyle w:val="TOC3"/>
        <w:tabs>
          <w:tab w:val="right" w:leader="dot" w:pos="9962"/>
        </w:tabs>
        <w:rPr>
          <w:ins w:id="381" w:author="Veerakumar" w:date="2014-10-27T00:39:00Z"/>
          <w:rFonts w:eastAsiaTheme="minorEastAsia" w:cstheme="minorBidi"/>
          <w:noProof/>
          <w:sz w:val="22"/>
          <w:lang w:val="en-AU" w:eastAsia="en-AU"/>
          <w:rPrChange w:id="382" w:author="Veerakumar" w:date="2014-10-27T01:38:00Z">
            <w:rPr>
              <w:ins w:id="383" w:author="Veerakumar" w:date="2014-10-27T00:39:00Z"/>
              <w:rFonts w:eastAsiaTheme="minorEastAsia" w:cstheme="minorBidi"/>
              <w:noProof/>
              <w:sz w:val="22"/>
              <w:lang w:val="en-AU" w:eastAsia="en-AU"/>
            </w:rPr>
          </w:rPrChange>
        </w:rPr>
      </w:pPr>
      <w:ins w:id="384" w:author="Veerakumar" w:date="2014-10-27T00:39:00Z">
        <w:r w:rsidRPr="00886339">
          <w:rPr>
            <w:noProof/>
            <w:lang w:val="en-AU"/>
            <w:rPrChange w:id="385" w:author="Veerakumar" w:date="2014-10-27T01:38:00Z">
              <w:rPr>
                <w:noProof/>
              </w:rPr>
            </w:rPrChange>
          </w:rPr>
          <w:t>3.3.1 Data Gathering</w:t>
        </w:r>
        <w:r w:rsidRPr="00886339">
          <w:rPr>
            <w:noProof/>
            <w:lang w:val="en-AU"/>
            <w:rPrChange w:id="386" w:author="Veerakumar" w:date="2014-10-27T01:38:00Z">
              <w:rPr>
                <w:noProof/>
              </w:rPr>
            </w:rPrChange>
          </w:rPr>
          <w:tab/>
        </w:r>
        <w:r w:rsidRPr="00886339">
          <w:rPr>
            <w:noProof/>
            <w:lang w:val="en-AU"/>
            <w:rPrChange w:id="387" w:author="Veerakumar" w:date="2014-10-27T01:38:00Z">
              <w:rPr>
                <w:noProof/>
              </w:rPr>
            </w:rPrChange>
          </w:rPr>
          <w:fldChar w:fldCharType="begin"/>
        </w:r>
        <w:r w:rsidRPr="00886339">
          <w:rPr>
            <w:noProof/>
            <w:lang w:val="en-AU"/>
            <w:rPrChange w:id="388" w:author="Veerakumar" w:date="2014-10-27T01:38:00Z">
              <w:rPr>
                <w:noProof/>
              </w:rPr>
            </w:rPrChange>
          </w:rPr>
          <w:instrText xml:space="preserve"> PAGEREF _Toc402133727 \h </w:instrText>
        </w:r>
        <w:r w:rsidRPr="00886339">
          <w:rPr>
            <w:noProof/>
            <w:lang w:val="en-AU"/>
            <w:rPrChange w:id="389" w:author="Veerakumar" w:date="2014-10-27T01:38:00Z">
              <w:rPr>
                <w:noProof/>
              </w:rPr>
            </w:rPrChange>
          </w:rPr>
        </w:r>
      </w:ins>
      <w:r w:rsidRPr="00886339">
        <w:rPr>
          <w:noProof/>
          <w:lang w:val="en-AU"/>
          <w:rPrChange w:id="390" w:author="Veerakumar" w:date="2014-10-27T01:38:00Z">
            <w:rPr>
              <w:noProof/>
            </w:rPr>
          </w:rPrChange>
        </w:rPr>
        <w:fldChar w:fldCharType="separate"/>
      </w:r>
      <w:ins w:id="391" w:author="Veerakumar" w:date="2014-10-27T00:39:00Z">
        <w:r w:rsidRPr="00886339">
          <w:rPr>
            <w:noProof/>
            <w:lang w:val="en-AU"/>
            <w:rPrChange w:id="392" w:author="Veerakumar" w:date="2014-10-27T01:38:00Z">
              <w:rPr>
                <w:noProof/>
              </w:rPr>
            </w:rPrChange>
          </w:rPr>
          <w:t>29</w:t>
        </w:r>
        <w:r w:rsidRPr="00886339">
          <w:rPr>
            <w:noProof/>
            <w:lang w:val="en-AU"/>
            <w:rPrChange w:id="393" w:author="Veerakumar" w:date="2014-10-27T01:38:00Z">
              <w:rPr>
                <w:noProof/>
              </w:rPr>
            </w:rPrChange>
          </w:rPr>
          <w:fldChar w:fldCharType="end"/>
        </w:r>
      </w:ins>
    </w:p>
    <w:p w:rsidR="008D1C68" w:rsidRPr="00886339" w:rsidRDefault="008D1C68">
      <w:pPr>
        <w:pStyle w:val="TOC3"/>
        <w:tabs>
          <w:tab w:val="right" w:leader="dot" w:pos="9962"/>
        </w:tabs>
        <w:rPr>
          <w:ins w:id="394" w:author="Veerakumar" w:date="2014-10-27T00:39:00Z"/>
          <w:rFonts w:eastAsiaTheme="minorEastAsia" w:cstheme="minorBidi"/>
          <w:noProof/>
          <w:sz w:val="22"/>
          <w:lang w:val="en-AU" w:eastAsia="en-AU"/>
          <w:rPrChange w:id="395" w:author="Veerakumar" w:date="2014-10-27T01:38:00Z">
            <w:rPr>
              <w:ins w:id="396" w:author="Veerakumar" w:date="2014-10-27T00:39:00Z"/>
              <w:rFonts w:eastAsiaTheme="minorEastAsia" w:cstheme="minorBidi"/>
              <w:noProof/>
              <w:sz w:val="22"/>
              <w:lang w:val="en-AU" w:eastAsia="en-AU"/>
            </w:rPr>
          </w:rPrChange>
        </w:rPr>
      </w:pPr>
      <w:ins w:id="397" w:author="Veerakumar" w:date="2014-10-27T00:39:00Z">
        <w:r w:rsidRPr="00886339">
          <w:rPr>
            <w:noProof/>
            <w:lang w:val="en-AU"/>
            <w:rPrChange w:id="398" w:author="Veerakumar" w:date="2014-10-27T01:38:00Z">
              <w:rPr>
                <w:noProof/>
              </w:rPr>
            </w:rPrChange>
          </w:rPr>
          <w:t>3.3.2 Manual Inferences</w:t>
        </w:r>
        <w:r w:rsidRPr="00886339">
          <w:rPr>
            <w:noProof/>
            <w:lang w:val="en-AU"/>
            <w:rPrChange w:id="399" w:author="Veerakumar" w:date="2014-10-27T01:38:00Z">
              <w:rPr>
                <w:noProof/>
              </w:rPr>
            </w:rPrChange>
          </w:rPr>
          <w:tab/>
        </w:r>
        <w:r w:rsidRPr="00886339">
          <w:rPr>
            <w:noProof/>
            <w:lang w:val="en-AU"/>
            <w:rPrChange w:id="400" w:author="Veerakumar" w:date="2014-10-27T01:38:00Z">
              <w:rPr>
                <w:noProof/>
              </w:rPr>
            </w:rPrChange>
          </w:rPr>
          <w:fldChar w:fldCharType="begin"/>
        </w:r>
        <w:r w:rsidRPr="00886339">
          <w:rPr>
            <w:noProof/>
            <w:lang w:val="en-AU"/>
            <w:rPrChange w:id="401" w:author="Veerakumar" w:date="2014-10-27T01:38:00Z">
              <w:rPr>
                <w:noProof/>
              </w:rPr>
            </w:rPrChange>
          </w:rPr>
          <w:instrText xml:space="preserve"> PAGEREF _Toc402133728 \h </w:instrText>
        </w:r>
        <w:r w:rsidRPr="00886339">
          <w:rPr>
            <w:noProof/>
            <w:lang w:val="en-AU"/>
            <w:rPrChange w:id="402" w:author="Veerakumar" w:date="2014-10-27T01:38:00Z">
              <w:rPr>
                <w:noProof/>
              </w:rPr>
            </w:rPrChange>
          </w:rPr>
        </w:r>
      </w:ins>
      <w:r w:rsidRPr="00886339">
        <w:rPr>
          <w:noProof/>
          <w:lang w:val="en-AU"/>
          <w:rPrChange w:id="403" w:author="Veerakumar" w:date="2014-10-27T01:38:00Z">
            <w:rPr>
              <w:noProof/>
            </w:rPr>
          </w:rPrChange>
        </w:rPr>
        <w:fldChar w:fldCharType="separate"/>
      </w:r>
      <w:ins w:id="404" w:author="Veerakumar" w:date="2014-10-27T00:39:00Z">
        <w:r w:rsidRPr="00886339">
          <w:rPr>
            <w:noProof/>
            <w:lang w:val="en-AU"/>
            <w:rPrChange w:id="405" w:author="Veerakumar" w:date="2014-10-27T01:38:00Z">
              <w:rPr>
                <w:noProof/>
              </w:rPr>
            </w:rPrChange>
          </w:rPr>
          <w:t>30</w:t>
        </w:r>
        <w:r w:rsidRPr="00886339">
          <w:rPr>
            <w:noProof/>
            <w:lang w:val="en-AU"/>
            <w:rPrChange w:id="406" w:author="Veerakumar" w:date="2014-10-27T01:38:00Z">
              <w:rPr>
                <w:noProof/>
              </w:rPr>
            </w:rPrChange>
          </w:rPr>
          <w:fldChar w:fldCharType="end"/>
        </w:r>
      </w:ins>
    </w:p>
    <w:p w:rsidR="008D1C68" w:rsidRPr="00886339" w:rsidRDefault="008D1C68">
      <w:pPr>
        <w:pStyle w:val="TOC3"/>
        <w:tabs>
          <w:tab w:val="right" w:leader="dot" w:pos="9962"/>
        </w:tabs>
        <w:rPr>
          <w:ins w:id="407" w:author="Veerakumar" w:date="2014-10-27T00:39:00Z"/>
          <w:rFonts w:eastAsiaTheme="minorEastAsia" w:cstheme="minorBidi"/>
          <w:noProof/>
          <w:sz w:val="22"/>
          <w:lang w:val="en-AU" w:eastAsia="en-AU"/>
          <w:rPrChange w:id="408" w:author="Veerakumar" w:date="2014-10-27T01:38:00Z">
            <w:rPr>
              <w:ins w:id="409" w:author="Veerakumar" w:date="2014-10-27T00:39:00Z"/>
              <w:rFonts w:eastAsiaTheme="minorEastAsia" w:cstheme="minorBidi"/>
              <w:noProof/>
              <w:sz w:val="22"/>
              <w:lang w:val="en-AU" w:eastAsia="en-AU"/>
            </w:rPr>
          </w:rPrChange>
        </w:rPr>
      </w:pPr>
      <w:ins w:id="410" w:author="Veerakumar" w:date="2014-10-27T00:39:00Z">
        <w:r w:rsidRPr="00886339">
          <w:rPr>
            <w:noProof/>
            <w:lang w:val="en-AU"/>
            <w:rPrChange w:id="411" w:author="Veerakumar" w:date="2014-10-27T01:38:00Z">
              <w:rPr>
                <w:noProof/>
              </w:rPr>
            </w:rPrChange>
          </w:rPr>
          <w:lastRenderedPageBreak/>
          <w:t>3.3.3 Algorithm Construction</w:t>
        </w:r>
        <w:r w:rsidRPr="00886339">
          <w:rPr>
            <w:noProof/>
            <w:lang w:val="en-AU"/>
            <w:rPrChange w:id="412" w:author="Veerakumar" w:date="2014-10-27T01:38:00Z">
              <w:rPr>
                <w:noProof/>
              </w:rPr>
            </w:rPrChange>
          </w:rPr>
          <w:tab/>
        </w:r>
        <w:r w:rsidRPr="00886339">
          <w:rPr>
            <w:noProof/>
            <w:lang w:val="en-AU"/>
            <w:rPrChange w:id="413" w:author="Veerakumar" w:date="2014-10-27T01:38:00Z">
              <w:rPr>
                <w:noProof/>
              </w:rPr>
            </w:rPrChange>
          </w:rPr>
          <w:fldChar w:fldCharType="begin"/>
        </w:r>
        <w:r w:rsidRPr="00886339">
          <w:rPr>
            <w:noProof/>
            <w:lang w:val="en-AU"/>
            <w:rPrChange w:id="414" w:author="Veerakumar" w:date="2014-10-27T01:38:00Z">
              <w:rPr>
                <w:noProof/>
              </w:rPr>
            </w:rPrChange>
          </w:rPr>
          <w:instrText xml:space="preserve"> PAGEREF _Toc402133729 \h </w:instrText>
        </w:r>
        <w:r w:rsidRPr="00886339">
          <w:rPr>
            <w:noProof/>
            <w:lang w:val="en-AU"/>
            <w:rPrChange w:id="415" w:author="Veerakumar" w:date="2014-10-27T01:38:00Z">
              <w:rPr>
                <w:noProof/>
              </w:rPr>
            </w:rPrChange>
          </w:rPr>
        </w:r>
      </w:ins>
      <w:r w:rsidRPr="00886339">
        <w:rPr>
          <w:noProof/>
          <w:lang w:val="en-AU"/>
          <w:rPrChange w:id="416" w:author="Veerakumar" w:date="2014-10-27T01:38:00Z">
            <w:rPr>
              <w:noProof/>
            </w:rPr>
          </w:rPrChange>
        </w:rPr>
        <w:fldChar w:fldCharType="separate"/>
      </w:r>
      <w:ins w:id="417" w:author="Veerakumar" w:date="2014-10-27T00:39:00Z">
        <w:r w:rsidRPr="00886339">
          <w:rPr>
            <w:noProof/>
            <w:lang w:val="en-AU"/>
            <w:rPrChange w:id="418" w:author="Veerakumar" w:date="2014-10-27T01:38:00Z">
              <w:rPr>
                <w:noProof/>
              </w:rPr>
            </w:rPrChange>
          </w:rPr>
          <w:t>30</w:t>
        </w:r>
        <w:r w:rsidRPr="00886339">
          <w:rPr>
            <w:noProof/>
            <w:lang w:val="en-AU"/>
            <w:rPrChange w:id="419" w:author="Veerakumar" w:date="2014-10-27T01:38:00Z">
              <w:rPr>
                <w:noProof/>
              </w:rPr>
            </w:rPrChange>
          </w:rPr>
          <w:fldChar w:fldCharType="end"/>
        </w:r>
      </w:ins>
    </w:p>
    <w:p w:rsidR="008D1C68" w:rsidRPr="00886339" w:rsidRDefault="008D1C68">
      <w:pPr>
        <w:pStyle w:val="TOC2"/>
        <w:tabs>
          <w:tab w:val="right" w:leader="dot" w:pos="9962"/>
        </w:tabs>
        <w:rPr>
          <w:ins w:id="420" w:author="Veerakumar" w:date="2014-10-27T00:39:00Z"/>
          <w:rFonts w:eastAsiaTheme="minorEastAsia" w:cstheme="minorBidi"/>
          <w:noProof/>
          <w:sz w:val="22"/>
          <w:lang w:val="en-AU" w:eastAsia="en-AU"/>
          <w:rPrChange w:id="421" w:author="Veerakumar" w:date="2014-10-27T01:38:00Z">
            <w:rPr>
              <w:ins w:id="422" w:author="Veerakumar" w:date="2014-10-27T00:39:00Z"/>
              <w:rFonts w:eastAsiaTheme="minorEastAsia" w:cstheme="minorBidi"/>
              <w:noProof/>
              <w:sz w:val="22"/>
              <w:lang w:val="en-AU" w:eastAsia="en-AU"/>
            </w:rPr>
          </w:rPrChange>
        </w:rPr>
      </w:pPr>
      <w:ins w:id="423" w:author="Veerakumar" w:date="2014-10-27T00:39:00Z">
        <w:r w:rsidRPr="00886339">
          <w:rPr>
            <w:noProof/>
            <w:lang w:val="en-AU"/>
            <w:rPrChange w:id="424" w:author="Veerakumar" w:date="2014-10-27T01:38:00Z">
              <w:rPr>
                <w:noProof/>
              </w:rPr>
            </w:rPrChange>
          </w:rPr>
          <w:t>3.4 Implementation</w:t>
        </w:r>
        <w:r w:rsidRPr="00886339">
          <w:rPr>
            <w:noProof/>
            <w:lang w:val="en-AU"/>
            <w:rPrChange w:id="425" w:author="Veerakumar" w:date="2014-10-27T01:38:00Z">
              <w:rPr>
                <w:noProof/>
              </w:rPr>
            </w:rPrChange>
          </w:rPr>
          <w:tab/>
        </w:r>
        <w:r w:rsidRPr="00886339">
          <w:rPr>
            <w:noProof/>
            <w:lang w:val="en-AU"/>
            <w:rPrChange w:id="426" w:author="Veerakumar" w:date="2014-10-27T01:38:00Z">
              <w:rPr>
                <w:noProof/>
              </w:rPr>
            </w:rPrChange>
          </w:rPr>
          <w:fldChar w:fldCharType="begin"/>
        </w:r>
        <w:r w:rsidRPr="00886339">
          <w:rPr>
            <w:noProof/>
            <w:lang w:val="en-AU"/>
            <w:rPrChange w:id="427" w:author="Veerakumar" w:date="2014-10-27T01:38:00Z">
              <w:rPr>
                <w:noProof/>
              </w:rPr>
            </w:rPrChange>
          </w:rPr>
          <w:instrText xml:space="preserve"> PAGEREF _Toc402133730 \h </w:instrText>
        </w:r>
        <w:r w:rsidRPr="00886339">
          <w:rPr>
            <w:noProof/>
            <w:lang w:val="en-AU"/>
            <w:rPrChange w:id="428" w:author="Veerakumar" w:date="2014-10-27T01:38:00Z">
              <w:rPr>
                <w:noProof/>
              </w:rPr>
            </w:rPrChange>
          </w:rPr>
        </w:r>
      </w:ins>
      <w:r w:rsidRPr="00886339">
        <w:rPr>
          <w:noProof/>
          <w:lang w:val="en-AU"/>
          <w:rPrChange w:id="429" w:author="Veerakumar" w:date="2014-10-27T01:38:00Z">
            <w:rPr>
              <w:noProof/>
            </w:rPr>
          </w:rPrChange>
        </w:rPr>
        <w:fldChar w:fldCharType="separate"/>
      </w:r>
      <w:ins w:id="430" w:author="Veerakumar" w:date="2014-10-27T00:39:00Z">
        <w:r w:rsidRPr="00886339">
          <w:rPr>
            <w:noProof/>
            <w:lang w:val="en-AU"/>
            <w:rPrChange w:id="431" w:author="Veerakumar" w:date="2014-10-27T01:38:00Z">
              <w:rPr>
                <w:noProof/>
              </w:rPr>
            </w:rPrChange>
          </w:rPr>
          <w:t>31</w:t>
        </w:r>
        <w:r w:rsidRPr="00886339">
          <w:rPr>
            <w:noProof/>
            <w:lang w:val="en-AU"/>
            <w:rPrChange w:id="432" w:author="Veerakumar" w:date="2014-10-27T01:38:00Z">
              <w:rPr>
                <w:noProof/>
              </w:rPr>
            </w:rPrChange>
          </w:rPr>
          <w:fldChar w:fldCharType="end"/>
        </w:r>
      </w:ins>
    </w:p>
    <w:p w:rsidR="008D1C68" w:rsidRPr="00886339" w:rsidRDefault="008D1C68">
      <w:pPr>
        <w:pStyle w:val="TOC3"/>
        <w:tabs>
          <w:tab w:val="right" w:leader="dot" w:pos="9962"/>
        </w:tabs>
        <w:rPr>
          <w:ins w:id="433" w:author="Veerakumar" w:date="2014-10-27T00:39:00Z"/>
          <w:rFonts w:eastAsiaTheme="minorEastAsia" w:cstheme="minorBidi"/>
          <w:noProof/>
          <w:sz w:val="22"/>
          <w:lang w:val="en-AU" w:eastAsia="en-AU"/>
          <w:rPrChange w:id="434" w:author="Veerakumar" w:date="2014-10-27T01:38:00Z">
            <w:rPr>
              <w:ins w:id="435" w:author="Veerakumar" w:date="2014-10-27T00:39:00Z"/>
              <w:rFonts w:eastAsiaTheme="minorEastAsia" w:cstheme="minorBidi"/>
              <w:noProof/>
              <w:sz w:val="22"/>
              <w:lang w:val="en-AU" w:eastAsia="en-AU"/>
            </w:rPr>
          </w:rPrChange>
        </w:rPr>
      </w:pPr>
      <w:ins w:id="436" w:author="Veerakumar" w:date="2014-10-27T00:39:00Z">
        <w:r w:rsidRPr="00886339">
          <w:rPr>
            <w:noProof/>
            <w:lang w:val="en-AU"/>
            <w:rPrChange w:id="437" w:author="Veerakumar" w:date="2014-10-27T01:38:00Z">
              <w:rPr>
                <w:noProof/>
              </w:rPr>
            </w:rPrChange>
          </w:rPr>
          <w:t>3.4.1 com.hari.se4911.stresstester</w:t>
        </w:r>
        <w:r w:rsidRPr="00886339">
          <w:rPr>
            <w:noProof/>
            <w:lang w:val="en-AU"/>
            <w:rPrChange w:id="438" w:author="Veerakumar" w:date="2014-10-27T01:38:00Z">
              <w:rPr>
                <w:noProof/>
              </w:rPr>
            </w:rPrChange>
          </w:rPr>
          <w:tab/>
        </w:r>
        <w:r w:rsidRPr="00886339">
          <w:rPr>
            <w:noProof/>
            <w:lang w:val="en-AU"/>
            <w:rPrChange w:id="439" w:author="Veerakumar" w:date="2014-10-27T01:38:00Z">
              <w:rPr>
                <w:noProof/>
              </w:rPr>
            </w:rPrChange>
          </w:rPr>
          <w:fldChar w:fldCharType="begin"/>
        </w:r>
        <w:r w:rsidRPr="00886339">
          <w:rPr>
            <w:noProof/>
            <w:lang w:val="en-AU"/>
            <w:rPrChange w:id="440" w:author="Veerakumar" w:date="2014-10-27T01:38:00Z">
              <w:rPr>
                <w:noProof/>
              </w:rPr>
            </w:rPrChange>
          </w:rPr>
          <w:instrText xml:space="preserve"> PAGEREF _Toc402133731 \h </w:instrText>
        </w:r>
        <w:r w:rsidRPr="00886339">
          <w:rPr>
            <w:noProof/>
            <w:lang w:val="en-AU"/>
            <w:rPrChange w:id="441" w:author="Veerakumar" w:date="2014-10-27T01:38:00Z">
              <w:rPr>
                <w:noProof/>
              </w:rPr>
            </w:rPrChange>
          </w:rPr>
        </w:r>
      </w:ins>
      <w:r w:rsidRPr="00886339">
        <w:rPr>
          <w:noProof/>
          <w:lang w:val="en-AU"/>
          <w:rPrChange w:id="442" w:author="Veerakumar" w:date="2014-10-27T01:38:00Z">
            <w:rPr>
              <w:noProof/>
            </w:rPr>
          </w:rPrChange>
        </w:rPr>
        <w:fldChar w:fldCharType="separate"/>
      </w:r>
      <w:ins w:id="443" w:author="Veerakumar" w:date="2014-10-27T00:39:00Z">
        <w:r w:rsidRPr="00886339">
          <w:rPr>
            <w:noProof/>
            <w:lang w:val="en-AU"/>
            <w:rPrChange w:id="444" w:author="Veerakumar" w:date="2014-10-27T01:38:00Z">
              <w:rPr>
                <w:noProof/>
              </w:rPr>
            </w:rPrChange>
          </w:rPr>
          <w:t>31</w:t>
        </w:r>
        <w:r w:rsidRPr="00886339">
          <w:rPr>
            <w:noProof/>
            <w:lang w:val="en-AU"/>
            <w:rPrChange w:id="445" w:author="Veerakumar" w:date="2014-10-27T01:38:00Z">
              <w:rPr>
                <w:noProof/>
              </w:rPr>
            </w:rPrChange>
          </w:rPr>
          <w:fldChar w:fldCharType="end"/>
        </w:r>
      </w:ins>
    </w:p>
    <w:p w:rsidR="008D1C68" w:rsidRPr="00886339" w:rsidRDefault="008D1C68">
      <w:pPr>
        <w:pStyle w:val="TOC3"/>
        <w:tabs>
          <w:tab w:val="right" w:leader="dot" w:pos="9962"/>
        </w:tabs>
        <w:rPr>
          <w:ins w:id="446" w:author="Veerakumar" w:date="2014-10-27T00:39:00Z"/>
          <w:rFonts w:eastAsiaTheme="minorEastAsia" w:cstheme="minorBidi"/>
          <w:noProof/>
          <w:sz w:val="22"/>
          <w:lang w:val="en-AU" w:eastAsia="en-AU"/>
          <w:rPrChange w:id="447" w:author="Veerakumar" w:date="2014-10-27T01:38:00Z">
            <w:rPr>
              <w:ins w:id="448" w:author="Veerakumar" w:date="2014-10-27T00:39:00Z"/>
              <w:rFonts w:eastAsiaTheme="minorEastAsia" w:cstheme="minorBidi"/>
              <w:noProof/>
              <w:sz w:val="22"/>
              <w:lang w:val="en-AU" w:eastAsia="en-AU"/>
            </w:rPr>
          </w:rPrChange>
        </w:rPr>
      </w:pPr>
      <w:ins w:id="449" w:author="Veerakumar" w:date="2014-10-27T00:39:00Z">
        <w:r w:rsidRPr="00886339">
          <w:rPr>
            <w:noProof/>
            <w:lang w:val="en-AU"/>
            <w:rPrChange w:id="450" w:author="Veerakumar" w:date="2014-10-27T01:38:00Z">
              <w:rPr>
                <w:noProof/>
              </w:rPr>
            </w:rPrChange>
          </w:rPr>
          <w:t>3.4.2 com.hari.se4911.stresstester.recorders</w:t>
        </w:r>
        <w:r w:rsidRPr="00886339">
          <w:rPr>
            <w:noProof/>
            <w:lang w:val="en-AU"/>
            <w:rPrChange w:id="451" w:author="Veerakumar" w:date="2014-10-27T01:38:00Z">
              <w:rPr>
                <w:noProof/>
              </w:rPr>
            </w:rPrChange>
          </w:rPr>
          <w:tab/>
        </w:r>
        <w:r w:rsidRPr="00886339">
          <w:rPr>
            <w:noProof/>
            <w:lang w:val="en-AU"/>
            <w:rPrChange w:id="452" w:author="Veerakumar" w:date="2014-10-27T01:38:00Z">
              <w:rPr>
                <w:noProof/>
              </w:rPr>
            </w:rPrChange>
          </w:rPr>
          <w:fldChar w:fldCharType="begin"/>
        </w:r>
        <w:r w:rsidRPr="00886339">
          <w:rPr>
            <w:noProof/>
            <w:lang w:val="en-AU"/>
            <w:rPrChange w:id="453" w:author="Veerakumar" w:date="2014-10-27T01:38:00Z">
              <w:rPr>
                <w:noProof/>
              </w:rPr>
            </w:rPrChange>
          </w:rPr>
          <w:instrText xml:space="preserve"> PAGEREF _Toc402133732 \h </w:instrText>
        </w:r>
        <w:r w:rsidRPr="00886339">
          <w:rPr>
            <w:noProof/>
            <w:lang w:val="en-AU"/>
            <w:rPrChange w:id="454" w:author="Veerakumar" w:date="2014-10-27T01:38:00Z">
              <w:rPr>
                <w:noProof/>
              </w:rPr>
            </w:rPrChange>
          </w:rPr>
        </w:r>
      </w:ins>
      <w:r w:rsidRPr="00886339">
        <w:rPr>
          <w:noProof/>
          <w:lang w:val="en-AU"/>
          <w:rPrChange w:id="455" w:author="Veerakumar" w:date="2014-10-27T01:38:00Z">
            <w:rPr>
              <w:noProof/>
            </w:rPr>
          </w:rPrChange>
        </w:rPr>
        <w:fldChar w:fldCharType="separate"/>
      </w:r>
      <w:ins w:id="456" w:author="Veerakumar" w:date="2014-10-27T00:39:00Z">
        <w:r w:rsidRPr="00886339">
          <w:rPr>
            <w:noProof/>
            <w:lang w:val="en-AU"/>
            <w:rPrChange w:id="457" w:author="Veerakumar" w:date="2014-10-27T01:38:00Z">
              <w:rPr>
                <w:noProof/>
              </w:rPr>
            </w:rPrChange>
          </w:rPr>
          <w:t>31</w:t>
        </w:r>
        <w:r w:rsidRPr="00886339">
          <w:rPr>
            <w:noProof/>
            <w:lang w:val="en-AU"/>
            <w:rPrChange w:id="458" w:author="Veerakumar" w:date="2014-10-27T01:38:00Z">
              <w:rPr>
                <w:noProof/>
              </w:rPr>
            </w:rPrChange>
          </w:rPr>
          <w:fldChar w:fldCharType="end"/>
        </w:r>
      </w:ins>
    </w:p>
    <w:p w:rsidR="008D1C68" w:rsidRPr="00886339" w:rsidRDefault="008D1C68">
      <w:pPr>
        <w:pStyle w:val="TOC3"/>
        <w:tabs>
          <w:tab w:val="right" w:leader="dot" w:pos="9962"/>
        </w:tabs>
        <w:rPr>
          <w:ins w:id="459" w:author="Veerakumar" w:date="2014-10-27T00:39:00Z"/>
          <w:rFonts w:eastAsiaTheme="minorEastAsia" w:cstheme="minorBidi"/>
          <w:noProof/>
          <w:sz w:val="22"/>
          <w:lang w:val="en-AU" w:eastAsia="en-AU"/>
          <w:rPrChange w:id="460" w:author="Veerakumar" w:date="2014-10-27T01:38:00Z">
            <w:rPr>
              <w:ins w:id="461" w:author="Veerakumar" w:date="2014-10-27T00:39:00Z"/>
              <w:rFonts w:eastAsiaTheme="minorEastAsia" w:cstheme="minorBidi"/>
              <w:noProof/>
              <w:sz w:val="22"/>
              <w:lang w:val="en-AU" w:eastAsia="en-AU"/>
            </w:rPr>
          </w:rPrChange>
        </w:rPr>
      </w:pPr>
      <w:ins w:id="462" w:author="Veerakumar" w:date="2014-10-27T00:39:00Z">
        <w:r w:rsidRPr="00886339">
          <w:rPr>
            <w:noProof/>
            <w:lang w:val="en-AU"/>
            <w:rPrChange w:id="463" w:author="Veerakumar" w:date="2014-10-27T01:38:00Z">
              <w:rPr>
                <w:noProof/>
              </w:rPr>
            </w:rPrChange>
          </w:rPr>
          <w:t>3.4.3 com.hari.se4911.stresstester.results</w:t>
        </w:r>
        <w:r w:rsidRPr="00886339">
          <w:rPr>
            <w:noProof/>
            <w:lang w:val="en-AU"/>
            <w:rPrChange w:id="464" w:author="Veerakumar" w:date="2014-10-27T01:38:00Z">
              <w:rPr>
                <w:noProof/>
              </w:rPr>
            </w:rPrChange>
          </w:rPr>
          <w:tab/>
        </w:r>
        <w:r w:rsidRPr="00886339">
          <w:rPr>
            <w:noProof/>
            <w:lang w:val="en-AU"/>
            <w:rPrChange w:id="465" w:author="Veerakumar" w:date="2014-10-27T01:38:00Z">
              <w:rPr>
                <w:noProof/>
              </w:rPr>
            </w:rPrChange>
          </w:rPr>
          <w:fldChar w:fldCharType="begin"/>
        </w:r>
        <w:r w:rsidRPr="00886339">
          <w:rPr>
            <w:noProof/>
            <w:lang w:val="en-AU"/>
            <w:rPrChange w:id="466" w:author="Veerakumar" w:date="2014-10-27T01:38:00Z">
              <w:rPr>
                <w:noProof/>
              </w:rPr>
            </w:rPrChange>
          </w:rPr>
          <w:instrText xml:space="preserve"> PAGEREF _Toc402133733 \h </w:instrText>
        </w:r>
        <w:r w:rsidRPr="00886339">
          <w:rPr>
            <w:noProof/>
            <w:lang w:val="en-AU"/>
            <w:rPrChange w:id="467" w:author="Veerakumar" w:date="2014-10-27T01:38:00Z">
              <w:rPr>
                <w:noProof/>
              </w:rPr>
            </w:rPrChange>
          </w:rPr>
        </w:r>
      </w:ins>
      <w:r w:rsidRPr="00886339">
        <w:rPr>
          <w:noProof/>
          <w:lang w:val="en-AU"/>
          <w:rPrChange w:id="468" w:author="Veerakumar" w:date="2014-10-27T01:38:00Z">
            <w:rPr>
              <w:noProof/>
            </w:rPr>
          </w:rPrChange>
        </w:rPr>
        <w:fldChar w:fldCharType="separate"/>
      </w:r>
      <w:ins w:id="469" w:author="Veerakumar" w:date="2014-10-27T00:39:00Z">
        <w:r w:rsidRPr="00886339">
          <w:rPr>
            <w:noProof/>
            <w:lang w:val="en-AU"/>
            <w:rPrChange w:id="470" w:author="Veerakumar" w:date="2014-10-27T01:38:00Z">
              <w:rPr>
                <w:noProof/>
              </w:rPr>
            </w:rPrChange>
          </w:rPr>
          <w:t>33</w:t>
        </w:r>
        <w:r w:rsidRPr="00886339">
          <w:rPr>
            <w:noProof/>
            <w:lang w:val="en-AU"/>
            <w:rPrChange w:id="471" w:author="Veerakumar" w:date="2014-10-27T01:38:00Z">
              <w:rPr>
                <w:noProof/>
              </w:rPr>
            </w:rPrChange>
          </w:rPr>
          <w:fldChar w:fldCharType="end"/>
        </w:r>
      </w:ins>
    </w:p>
    <w:p w:rsidR="008D1C68" w:rsidRPr="00886339" w:rsidRDefault="008D1C68">
      <w:pPr>
        <w:pStyle w:val="TOC1"/>
        <w:tabs>
          <w:tab w:val="right" w:leader="dot" w:pos="9962"/>
        </w:tabs>
        <w:rPr>
          <w:ins w:id="472" w:author="Veerakumar" w:date="2014-10-27T00:39:00Z"/>
          <w:rFonts w:eastAsiaTheme="minorEastAsia" w:cstheme="minorBidi"/>
          <w:noProof/>
          <w:sz w:val="22"/>
          <w:lang w:val="en-AU" w:eastAsia="en-AU"/>
          <w:rPrChange w:id="473" w:author="Veerakumar" w:date="2014-10-27T01:38:00Z">
            <w:rPr>
              <w:ins w:id="474" w:author="Veerakumar" w:date="2014-10-27T00:39:00Z"/>
              <w:rFonts w:eastAsiaTheme="minorEastAsia" w:cstheme="minorBidi"/>
              <w:noProof/>
              <w:sz w:val="22"/>
              <w:lang w:val="en-AU" w:eastAsia="en-AU"/>
            </w:rPr>
          </w:rPrChange>
        </w:rPr>
      </w:pPr>
      <w:ins w:id="475" w:author="Veerakumar" w:date="2014-10-27T00:39:00Z">
        <w:r w:rsidRPr="00886339">
          <w:rPr>
            <w:noProof/>
            <w:lang w:val="en-AU"/>
            <w:rPrChange w:id="476" w:author="Veerakumar" w:date="2014-10-27T01:38:00Z">
              <w:rPr>
                <w:noProof/>
                <w:lang w:val="en-AU"/>
              </w:rPr>
            </w:rPrChange>
          </w:rPr>
          <w:t>4. Evaluation</w:t>
        </w:r>
        <w:r w:rsidRPr="00886339">
          <w:rPr>
            <w:noProof/>
            <w:lang w:val="en-AU"/>
            <w:rPrChange w:id="477" w:author="Veerakumar" w:date="2014-10-27T01:38:00Z">
              <w:rPr>
                <w:noProof/>
              </w:rPr>
            </w:rPrChange>
          </w:rPr>
          <w:tab/>
        </w:r>
        <w:r w:rsidRPr="00886339">
          <w:rPr>
            <w:noProof/>
            <w:lang w:val="en-AU"/>
            <w:rPrChange w:id="478" w:author="Veerakumar" w:date="2014-10-27T01:38:00Z">
              <w:rPr>
                <w:noProof/>
              </w:rPr>
            </w:rPrChange>
          </w:rPr>
          <w:fldChar w:fldCharType="begin"/>
        </w:r>
        <w:r w:rsidRPr="00886339">
          <w:rPr>
            <w:noProof/>
            <w:lang w:val="en-AU"/>
            <w:rPrChange w:id="479" w:author="Veerakumar" w:date="2014-10-27T01:38:00Z">
              <w:rPr>
                <w:noProof/>
              </w:rPr>
            </w:rPrChange>
          </w:rPr>
          <w:instrText xml:space="preserve"> PAGEREF _Toc402133734 \h </w:instrText>
        </w:r>
        <w:r w:rsidRPr="00886339">
          <w:rPr>
            <w:noProof/>
            <w:lang w:val="en-AU"/>
            <w:rPrChange w:id="480" w:author="Veerakumar" w:date="2014-10-27T01:38:00Z">
              <w:rPr>
                <w:noProof/>
              </w:rPr>
            </w:rPrChange>
          </w:rPr>
        </w:r>
      </w:ins>
      <w:r w:rsidRPr="00886339">
        <w:rPr>
          <w:noProof/>
          <w:lang w:val="en-AU"/>
          <w:rPrChange w:id="481" w:author="Veerakumar" w:date="2014-10-27T01:38:00Z">
            <w:rPr>
              <w:noProof/>
            </w:rPr>
          </w:rPrChange>
        </w:rPr>
        <w:fldChar w:fldCharType="separate"/>
      </w:r>
      <w:ins w:id="482" w:author="Veerakumar" w:date="2014-10-27T00:39:00Z">
        <w:r w:rsidRPr="00886339">
          <w:rPr>
            <w:noProof/>
            <w:lang w:val="en-AU"/>
            <w:rPrChange w:id="483" w:author="Veerakumar" w:date="2014-10-27T01:38:00Z">
              <w:rPr>
                <w:noProof/>
              </w:rPr>
            </w:rPrChange>
          </w:rPr>
          <w:t>35</w:t>
        </w:r>
        <w:r w:rsidRPr="00886339">
          <w:rPr>
            <w:noProof/>
            <w:lang w:val="en-AU"/>
            <w:rPrChange w:id="484" w:author="Veerakumar" w:date="2014-10-27T01:38:00Z">
              <w:rPr>
                <w:noProof/>
              </w:rPr>
            </w:rPrChange>
          </w:rPr>
          <w:fldChar w:fldCharType="end"/>
        </w:r>
      </w:ins>
    </w:p>
    <w:p w:rsidR="008D1C68" w:rsidRPr="00886339" w:rsidRDefault="008D1C68">
      <w:pPr>
        <w:pStyle w:val="TOC2"/>
        <w:tabs>
          <w:tab w:val="right" w:leader="dot" w:pos="9962"/>
        </w:tabs>
        <w:rPr>
          <w:ins w:id="485" w:author="Veerakumar" w:date="2014-10-27T00:39:00Z"/>
          <w:rFonts w:eastAsiaTheme="minorEastAsia" w:cstheme="minorBidi"/>
          <w:noProof/>
          <w:sz w:val="22"/>
          <w:lang w:val="en-AU" w:eastAsia="en-AU"/>
          <w:rPrChange w:id="486" w:author="Veerakumar" w:date="2014-10-27T01:38:00Z">
            <w:rPr>
              <w:ins w:id="487" w:author="Veerakumar" w:date="2014-10-27T00:39:00Z"/>
              <w:rFonts w:eastAsiaTheme="minorEastAsia" w:cstheme="minorBidi"/>
              <w:noProof/>
              <w:sz w:val="22"/>
              <w:lang w:val="en-AU" w:eastAsia="en-AU"/>
            </w:rPr>
          </w:rPrChange>
        </w:rPr>
      </w:pPr>
      <w:ins w:id="488" w:author="Veerakumar" w:date="2014-10-27T00:39:00Z">
        <w:r w:rsidRPr="00886339">
          <w:rPr>
            <w:noProof/>
            <w:lang w:val="en-AU"/>
            <w:rPrChange w:id="489" w:author="Veerakumar" w:date="2014-10-27T01:38:00Z">
              <w:rPr>
                <w:noProof/>
              </w:rPr>
            </w:rPrChange>
          </w:rPr>
          <w:t>4.1 Testing procedure</w:t>
        </w:r>
        <w:r w:rsidRPr="00886339">
          <w:rPr>
            <w:noProof/>
            <w:lang w:val="en-AU"/>
            <w:rPrChange w:id="490" w:author="Veerakumar" w:date="2014-10-27T01:38:00Z">
              <w:rPr>
                <w:noProof/>
              </w:rPr>
            </w:rPrChange>
          </w:rPr>
          <w:tab/>
        </w:r>
        <w:r w:rsidRPr="00886339">
          <w:rPr>
            <w:noProof/>
            <w:lang w:val="en-AU"/>
            <w:rPrChange w:id="491" w:author="Veerakumar" w:date="2014-10-27T01:38:00Z">
              <w:rPr>
                <w:noProof/>
              </w:rPr>
            </w:rPrChange>
          </w:rPr>
          <w:fldChar w:fldCharType="begin"/>
        </w:r>
        <w:r w:rsidRPr="00886339">
          <w:rPr>
            <w:noProof/>
            <w:lang w:val="en-AU"/>
            <w:rPrChange w:id="492" w:author="Veerakumar" w:date="2014-10-27T01:38:00Z">
              <w:rPr>
                <w:noProof/>
              </w:rPr>
            </w:rPrChange>
          </w:rPr>
          <w:instrText xml:space="preserve"> PAGEREF _Toc402133735 \h </w:instrText>
        </w:r>
        <w:r w:rsidRPr="00886339">
          <w:rPr>
            <w:noProof/>
            <w:lang w:val="en-AU"/>
            <w:rPrChange w:id="493" w:author="Veerakumar" w:date="2014-10-27T01:38:00Z">
              <w:rPr>
                <w:noProof/>
              </w:rPr>
            </w:rPrChange>
          </w:rPr>
        </w:r>
      </w:ins>
      <w:r w:rsidRPr="00886339">
        <w:rPr>
          <w:noProof/>
          <w:lang w:val="en-AU"/>
          <w:rPrChange w:id="494" w:author="Veerakumar" w:date="2014-10-27T01:38:00Z">
            <w:rPr>
              <w:noProof/>
            </w:rPr>
          </w:rPrChange>
        </w:rPr>
        <w:fldChar w:fldCharType="separate"/>
      </w:r>
      <w:ins w:id="495" w:author="Veerakumar" w:date="2014-10-27T00:39:00Z">
        <w:r w:rsidRPr="00886339">
          <w:rPr>
            <w:noProof/>
            <w:lang w:val="en-AU"/>
            <w:rPrChange w:id="496" w:author="Veerakumar" w:date="2014-10-27T01:38:00Z">
              <w:rPr>
                <w:noProof/>
              </w:rPr>
            </w:rPrChange>
          </w:rPr>
          <w:t>35</w:t>
        </w:r>
        <w:r w:rsidRPr="00886339">
          <w:rPr>
            <w:noProof/>
            <w:lang w:val="en-AU"/>
            <w:rPrChange w:id="497" w:author="Veerakumar" w:date="2014-10-27T01:38:00Z">
              <w:rPr>
                <w:noProof/>
              </w:rPr>
            </w:rPrChange>
          </w:rPr>
          <w:fldChar w:fldCharType="end"/>
        </w:r>
      </w:ins>
    </w:p>
    <w:p w:rsidR="008D1C68" w:rsidRPr="00886339" w:rsidRDefault="008D1C68">
      <w:pPr>
        <w:pStyle w:val="TOC2"/>
        <w:tabs>
          <w:tab w:val="right" w:leader="dot" w:pos="9962"/>
        </w:tabs>
        <w:rPr>
          <w:ins w:id="498" w:author="Veerakumar" w:date="2014-10-27T00:39:00Z"/>
          <w:rFonts w:eastAsiaTheme="minorEastAsia" w:cstheme="minorBidi"/>
          <w:noProof/>
          <w:sz w:val="22"/>
          <w:lang w:val="en-AU" w:eastAsia="en-AU"/>
          <w:rPrChange w:id="499" w:author="Veerakumar" w:date="2014-10-27T01:38:00Z">
            <w:rPr>
              <w:ins w:id="500" w:author="Veerakumar" w:date="2014-10-27T00:39:00Z"/>
              <w:rFonts w:eastAsiaTheme="minorEastAsia" w:cstheme="minorBidi"/>
              <w:noProof/>
              <w:sz w:val="22"/>
              <w:lang w:val="en-AU" w:eastAsia="en-AU"/>
            </w:rPr>
          </w:rPrChange>
        </w:rPr>
      </w:pPr>
      <w:ins w:id="501" w:author="Veerakumar" w:date="2014-10-27T00:39:00Z">
        <w:r w:rsidRPr="00886339">
          <w:rPr>
            <w:noProof/>
            <w:lang w:val="en-AU"/>
            <w:rPrChange w:id="502" w:author="Veerakumar" w:date="2014-10-27T01:38:00Z">
              <w:rPr>
                <w:noProof/>
              </w:rPr>
            </w:rPrChange>
          </w:rPr>
          <w:t>4.2 Method of analysis</w:t>
        </w:r>
        <w:r w:rsidRPr="00886339">
          <w:rPr>
            <w:noProof/>
            <w:lang w:val="en-AU"/>
            <w:rPrChange w:id="503" w:author="Veerakumar" w:date="2014-10-27T01:38:00Z">
              <w:rPr>
                <w:noProof/>
              </w:rPr>
            </w:rPrChange>
          </w:rPr>
          <w:tab/>
        </w:r>
        <w:r w:rsidRPr="00886339">
          <w:rPr>
            <w:noProof/>
            <w:lang w:val="en-AU"/>
            <w:rPrChange w:id="504" w:author="Veerakumar" w:date="2014-10-27T01:38:00Z">
              <w:rPr>
                <w:noProof/>
              </w:rPr>
            </w:rPrChange>
          </w:rPr>
          <w:fldChar w:fldCharType="begin"/>
        </w:r>
        <w:r w:rsidRPr="00886339">
          <w:rPr>
            <w:noProof/>
            <w:lang w:val="en-AU"/>
            <w:rPrChange w:id="505" w:author="Veerakumar" w:date="2014-10-27T01:38:00Z">
              <w:rPr>
                <w:noProof/>
              </w:rPr>
            </w:rPrChange>
          </w:rPr>
          <w:instrText xml:space="preserve"> PAGEREF _Toc402133736 \h </w:instrText>
        </w:r>
        <w:r w:rsidRPr="00886339">
          <w:rPr>
            <w:noProof/>
            <w:lang w:val="en-AU"/>
            <w:rPrChange w:id="506" w:author="Veerakumar" w:date="2014-10-27T01:38:00Z">
              <w:rPr>
                <w:noProof/>
              </w:rPr>
            </w:rPrChange>
          </w:rPr>
        </w:r>
      </w:ins>
      <w:r w:rsidRPr="00886339">
        <w:rPr>
          <w:noProof/>
          <w:lang w:val="en-AU"/>
          <w:rPrChange w:id="507" w:author="Veerakumar" w:date="2014-10-27T01:38:00Z">
            <w:rPr>
              <w:noProof/>
            </w:rPr>
          </w:rPrChange>
        </w:rPr>
        <w:fldChar w:fldCharType="separate"/>
      </w:r>
      <w:ins w:id="508" w:author="Veerakumar" w:date="2014-10-27T00:39:00Z">
        <w:r w:rsidRPr="00886339">
          <w:rPr>
            <w:noProof/>
            <w:lang w:val="en-AU"/>
            <w:rPrChange w:id="509" w:author="Veerakumar" w:date="2014-10-27T01:38:00Z">
              <w:rPr>
                <w:noProof/>
              </w:rPr>
            </w:rPrChange>
          </w:rPr>
          <w:t>35</w:t>
        </w:r>
        <w:r w:rsidRPr="00886339">
          <w:rPr>
            <w:noProof/>
            <w:lang w:val="en-AU"/>
            <w:rPrChange w:id="510" w:author="Veerakumar" w:date="2014-10-27T01:38:00Z">
              <w:rPr>
                <w:noProof/>
              </w:rPr>
            </w:rPrChange>
          </w:rPr>
          <w:fldChar w:fldCharType="end"/>
        </w:r>
      </w:ins>
    </w:p>
    <w:p w:rsidR="008D1C68" w:rsidRPr="00886339" w:rsidRDefault="008D1C68">
      <w:pPr>
        <w:pStyle w:val="TOC2"/>
        <w:tabs>
          <w:tab w:val="right" w:leader="dot" w:pos="9962"/>
        </w:tabs>
        <w:rPr>
          <w:ins w:id="511" w:author="Veerakumar" w:date="2014-10-27T00:39:00Z"/>
          <w:rFonts w:eastAsiaTheme="minorEastAsia" w:cstheme="minorBidi"/>
          <w:noProof/>
          <w:sz w:val="22"/>
          <w:lang w:val="en-AU" w:eastAsia="en-AU"/>
          <w:rPrChange w:id="512" w:author="Veerakumar" w:date="2014-10-27T01:38:00Z">
            <w:rPr>
              <w:ins w:id="513" w:author="Veerakumar" w:date="2014-10-27T00:39:00Z"/>
              <w:rFonts w:eastAsiaTheme="minorEastAsia" w:cstheme="minorBidi"/>
              <w:noProof/>
              <w:sz w:val="22"/>
              <w:lang w:val="en-AU" w:eastAsia="en-AU"/>
            </w:rPr>
          </w:rPrChange>
        </w:rPr>
      </w:pPr>
      <w:ins w:id="514" w:author="Veerakumar" w:date="2014-10-27T00:39:00Z">
        <w:r w:rsidRPr="00886339">
          <w:rPr>
            <w:noProof/>
            <w:lang w:val="en-AU"/>
            <w:rPrChange w:id="515" w:author="Veerakumar" w:date="2014-10-27T01:38:00Z">
              <w:rPr>
                <w:noProof/>
              </w:rPr>
            </w:rPrChange>
          </w:rPr>
          <w:t>4.3 Results</w:t>
        </w:r>
        <w:r w:rsidRPr="00886339">
          <w:rPr>
            <w:noProof/>
            <w:lang w:val="en-AU"/>
            <w:rPrChange w:id="516" w:author="Veerakumar" w:date="2014-10-27T01:38:00Z">
              <w:rPr>
                <w:noProof/>
              </w:rPr>
            </w:rPrChange>
          </w:rPr>
          <w:tab/>
        </w:r>
        <w:r w:rsidRPr="00886339">
          <w:rPr>
            <w:noProof/>
            <w:lang w:val="en-AU"/>
            <w:rPrChange w:id="517" w:author="Veerakumar" w:date="2014-10-27T01:38:00Z">
              <w:rPr>
                <w:noProof/>
              </w:rPr>
            </w:rPrChange>
          </w:rPr>
          <w:fldChar w:fldCharType="begin"/>
        </w:r>
        <w:r w:rsidRPr="00886339">
          <w:rPr>
            <w:noProof/>
            <w:lang w:val="en-AU"/>
            <w:rPrChange w:id="518" w:author="Veerakumar" w:date="2014-10-27T01:38:00Z">
              <w:rPr>
                <w:noProof/>
              </w:rPr>
            </w:rPrChange>
          </w:rPr>
          <w:instrText xml:space="preserve"> PAGEREF _Toc402133737 \h </w:instrText>
        </w:r>
        <w:r w:rsidRPr="00886339">
          <w:rPr>
            <w:noProof/>
            <w:lang w:val="en-AU"/>
            <w:rPrChange w:id="519" w:author="Veerakumar" w:date="2014-10-27T01:38:00Z">
              <w:rPr>
                <w:noProof/>
              </w:rPr>
            </w:rPrChange>
          </w:rPr>
        </w:r>
      </w:ins>
      <w:r w:rsidRPr="00886339">
        <w:rPr>
          <w:noProof/>
          <w:lang w:val="en-AU"/>
          <w:rPrChange w:id="520" w:author="Veerakumar" w:date="2014-10-27T01:38:00Z">
            <w:rPr>
              <w:noProof/>
            </w:rPr>
          </w:rPrChange>
        </w:rPr>
        <w:fldChar w:fldCharType="separate"/>
      </w:r>
      <w:ins w:id="521" w:author="Veerakumar" w:date="2014-10-27T00:39:00Z">
        <w:r w:rsidRPr="00886339">
          <w:rPr>
            <w:noProof/>
            <w:lang w:val="en-AU"/>
            <w:rPrChange w:id="522" w:author="Veerakumar" w:date="2014-10-27T01:38:00Z">
              <w:rPr>
                <w:noProof/>
              </w:rPr>
            </w:rPrChange>
          </w:rPr>
          <w:t>36</w:t>
        </w:r>
        <w:r w:rsidRPr="00886339">
          <w:rPr>
            <w:noProof/>
            <w:lang w:val="en-AU"/>
            <w:rPrChange w:id="523" w:author="Veerakumar" w:date="2014-10-27T01:38:00Z">
              <w:rPr>
                <w:noProof/>
              </w:rPr>
            </w:rPrChange>
          </w:rPr>
          <w:fldChar w:fldCharType="end"/>
        </w:r>
      </w:ins>
    </w:p>
    <w:p w:rsidR="008D1C68" w:rsidRPr="00886339" w:rsidRDefault="008D1C68">
      <w:pPr>
        <w:pStyle w:val="TOC2"/>
        <w:tabs>
          <w:tab w:val="right" w:leader="dot" w:pos="9962"/>
        </w:tabs>
        <w:rPr>
          <w:ins w:id="524" w:author="Veerakumar" w:date="2014-10-27T00:39:00Z"/>
          <w:rFonts w:eastAsiaTheme="minorEastAsia" w:cstheme="minorBidi"/>
          <w:noProof/>
          <w:sz w:val="22"/>
          <w:lang w:val="en-AU" w:eastAsia="en-AU"/>
          <w:rPrChange w:id="525" w:author="Veerakumar" w:date="2014-10-27T01:38:00Z">
            <w:rPr>
              <w:ins w:id="526" w:author="Veerakumar" w:date="2014-10-27T00:39:00Z"/>
              <w:rFonts w:eastAsiaTheme="minorEastAsia" w:cstheme="minorBidi"/>
              <w:noProof/>
              <w:sz w:val="22"/>
              <w:lang w:val="en-AU" w:eastAsia="en-AU"/>
            </w:rPr>
          </w:rPrChange>
        </w:rPr>
      </w:pPr>
      <w:ins w:id="527" w:author="Veerakumar" w:date="2014-10-27T00:39:00Z">
        <w:r w:rsidRPr="00886339">
          <w:rPr>
            <w:noProof/>
            <w:lang w:val="en-AU"/>
            <w:rPrChange w:id="528" w:author="Veerakumar" w:date="2014-10-27T01:38:00Z">
              <w:rPr>
                <w:noProof/>
              </w:rPr>
            </w:rPrChange>
          </w:rPr>
          <w:t>4.4 Discussion</w:t>
        </w:r>
        <w:r w:rsidRPr="00886339">
          <w:rPr>
            <w:noProof/>
            <w:lang w:val="en-AU"/>
            <w:rPrChange w:id="529" w:author="Veerakumar" w:date="2014-10-27T01:38:00Z">
              <w:rPr>
                <w:noProof/>
              </w:rPr>
            </w:rPrChange>
          </w:rPr>
          <w:tab/>
        </w:r>
        <w:r w:rsidRPr="00886339">
          <w:rPr>
            <w:noProof/>
            <w:lang w:val="en-AU"/>
            <w:rPrChange w:id="530" w:author="Veerakumar" w:date="2014-10-27T01:38:00Z">
              <w:rPr>
                <w:noProof/>
              </w:rPr>
            </w:rPrChange>
          </w:rPr>
          <w:fldChar w:fldCharType="begin"/>
        </w:r>
        <w:r w:rsidRPr="00886339">
          <w:rPr>
            <w:noProof/>
            <w:lang w:val="en-AU"/>
            <w:rPrChange w:id="531" w:author="Veerakumar" w:date="2014-10-27T01:38:00Z">
              <w:rPr>
                <w:noProof/>
              </w:rPr>
            </w:rPrChange>
          </w:rPr>
          <w:instrText xml:space="preserve"> PAGEREF _Toc402133738 \h </w:instrText>
        </w:r>
        <w:r w:rsidRPr="00886339">
          <w:rPr>
            <w:noProof/>
            <w:lang w:val="en-AU"/>
            <w:rPrChange w:id="532" w:author="Veerakumar" w:date="2014-10-27T01:38:00Z">
              <w:rPr>
                <w:noProof/>
              </w:rPr>
            </w:rPrChange>
          </w:rPr>
        </w:r>
      </w:ins>
      <w:r w:rsidRPr="00886339">
        <w:rPr>
          <w:noProof/>
          <w:lang w:val="en-AU"/>
          <w:rPrChange w:id="533" w:author="Veerakumar" w:date="2014-10-27T01:38:00Z">
            <w:rPr>
              <w:noProof/>
            </w:rPr>
          </w:rPrChange>
        </w:rPr>
        <w:fldChar w:fldCharType="separate"/>
      </w:r>
      <w:ins w:id="534" w:author="Veerakumar" w:date="2014-10-27T00:39:00Z">
        <w:r w:rsidRPr="00886339">
          <w:rPr>
            <w:noProof/>
            <w:lang w:val="en-AU"/>
            <w:rPrChange w:id="535" w:author="Veerakumar" w:date="2014-10-27T01:38:00Z">
              <w:rPr>
                <w:noProof/>
              </w:rPr>
            </w:rPrChange>
          </w:rPr>
          <w:t>37</w:t>
        </w:r>
        <w:r w:rsidRPr="00886339">
          <w:rPr>
            <w:noProof/>
            <w:lang w:val="en-AU"/>
            <w:rPrChange w:id="536" w:author="Veerakumar" w:date="2014-10-27T01:38:00Z">
              <w:rPr>
                <w:noProof/>
              </w:rPr>
            </w:rPrChange>
          </w:rPr>
          <w:fldChar w:fldCharType="end"/>
        </w:r>
      </w:ins>
    </w:p>
    <w:p w:rsidR="008D1C68" w:rsidRPr="00886339" w:rsidRDefault="008D1C68">
      <w:pPr>
        <w:pStyle w:val="TOC1"/>
        <w:tabs>
          <w:tab w:val="right" w:leader="dot" w:pos="9962"/>
        </w:tabs>
        <w:rPr>
          <w:ins w:id="537" w:author="Veerakumar" w:date="2014-10-27T00:39:00Z"/>
          <w:rFonts w:eastAsiaTheme="minorEastAsia" w:cstheme="minorBidi"/>
          <w:noProof/>
          <w:sz w:val="22"/>
          <w:lang w:val="en-AU" w:eastAsia="en-AU"/>
          <w:rPrChange w:id="538" w:author="Veerakumar" w:date="2014-10-27T01:38:00Z">
            <w:rPr>
              <w:ins w:id="539" w:author="Veerakumar" w:date="2014-10-27T00:39:00Z"/>
              <w:rFonts w:eastAsiaTheme="minorEastAsia" w:cstheme="minorBidi"/>
              <w:noProof/>
              <w:sz w:val="22"/>
              <w:lang w:val="en-AU" w:eastAsia="en-AU"/>
            </w:rPr>
          </w:rPrChange>
        </w:rPr>
      </w:pPr>
      <w:ins w:id="540" w:author="Veerakumar" w:date="2014-10-27T00:39:00Z">
        <w:r w:rsidRPr="00886339">
          <w:rPr>
            <w:noProof/>
            <w:lang w:val="en-AU"/>
            <w:rPrChange w:id="541" w:author="Veerakumar" w:date="2014-10-27T01:38:00Z">
              <w:rPr>
                <w:noProof/>
                <w:lang w:val="en-AU"/>
              </w:rPr>
            </w:rPrChange>
          </w:rPr>
          <w:t>5. Conclusion</w:t>
        </w:r>
        <w:r w:rsidRPr="00886339">
          <w:rPr>
            <w:noProof/>
            <w:lang w:val="en-AU"/>
            <w:rPrChange w:id="542" w:author="Veerakumar" w:date="2014-10-27T01:38:00Z">
              <w:rPr>
                <w:noProof/>
              </w:rPr>
            </w:rPrChange>
          </w:rPr>
          <w:tab/>
        </w:r>
        <w:r w:rsidRPr="00886339">
          <w:rPr>
            <w:noProof/>
            <w:lang w:val="en-AU"/>
            <w:rPrChange w:id="543" w:author="Veerakumar" w:date="2014-10-27T01:38:00Z">
              <w:rPr>
                <w:noProof/>
              </w:rPr>
            </w:rPrChange>
          </w:rPr>
          <w:fldChar w:fldCharType="begin"/>
        </w:r>
        <w:r w:rsidRPr="00886339">
          <w:rPr>
            <w:noProof/>
            <w:lang w:val="en-AU"/>
            <w:rPrChange w:id="544" w:author="Veerakumar" w:date="2014-10-27T01:38:00Z">
              <w:rPr>
                <w:noProof/>
              </w:rPr>
            </w:rPrChange>
          </w:rPr>
          <w:instrText xml:space="preserve"> PAGEREF _Toc402133739 \h </w:instrText>
        </w:r>
        <w:r w:rsidRPr="00886339">
          <w:rPr>
            <w:noProof/>
            <w:lang w:val="en-AU"/>
            <w:rPrChange w:id="545" w:author="Veerakumar" w:date="2014-10-27T01:38:00Z">
              <w:rPr>
                <w:noProof/>
              </w:rPr>
            </w:rPrChange>
          </w:rPr>
        </w:r>
      </w:ins>
      <w:r w:rsidRPr="00886339">
        <w:rPr>
          <w:noProof/>
          <w:lang w:val="en-AU"/>
          <w:rPrChange w:id="546" w:author="Veerakumar" w:date="2014-10-27T01:38:00Z">
            <w:rPr>
              <w:noProof/>
            </w:rPr>
          </w:rPrChange>
        </w:rPr>
        <w:fldChar w:fldCharType="separate"/>
      </w:r>
      <w:ins w:id="547" w:author="Veerakumar" w:date="2014-10-27T00:39:00Z">
        <w:r w:rsidRPr="00886339">
          <w:rPr>
            <w:noProof/>
            <w:lang w:val="en-AU"/>
            <w:rPrChange w:id="548" w:author="Veerakumar" w:date="2014-10-27T01:38:00Z">
              <w:rPr>
                <w:noProof/>
              </w:rPr>
            </w:rPrChange>
          </w:rPr>
          <w:t>39</w:t>
        </w:r>
        <w:r w:rsidRPr="00886339">
          <w:rPr>
            <w:noProof/>
            <w:lang w:val="en-AU"/>
            <w:rPrChange w:id="549" w:author="Veerakumar" w:date="2014-10-27T01:38:00Z">
              <w:rPr>
                <w:noProof/>
              </w:rPr>
            </w:rPrChange>
          </w:rPr>
          <w:fldChar w:fldCharType="end"/>
        </w:r>
      </w:ins>
    </w:p>
    <w:p w:rsidR="008D1C68" w:rsidRPr="00886339" w:rsidRDefault="008D1C68">
      <w:pPr>
        <w:pStyle w:val="TOC2"/>
        <w:tabs>
          <w:tab w:val="right" w:leader="dot" w:pos="9962"/>
        </w:tabs>
        <w:rPr>
          <w:ins w:id="550" w:author="Veerakumar" w:date="2014-10-27T00:39:00Z"/>
          <w:rFonts w:eastAsiaTheme="minorEastAsia" w:cstheme="minorBidi"/>
          <w:noProof/>
          <w:sz w:val="22"/>
          <w:lang w:val="en-AU" w:eastAsia="en-AU"/>
          <w:rPrChange w:id="551" w:author="Veerakumar" w:date="2014-10-27T01:38:00Z">
            <w:rPr>
              <w:ins w:id="552" w:author="Veerakumar" w:date="2014-10-27T00:39:00Z"/>
              <w:rFonts w:eastAsiaTheme="minorEastAsia" w:cstheme="minorBidi"/>
              <w:noProof/>
              <w:sz w:val="22"/>
              <w:lang w:val="en-AU" w:eastAsia="en-AU"/>
            </w:rPr>
          </w:rPrChange>
        </w:rPr>
      </w:pPr>
      <w:ins w:id="553" w:author="Veerakumar" w:date="2014-10-27T00:39:00Z">
        <w:r w:rsidRPr="00886339">
          <w:rPr>
            <w:noProof/>
            <w:lang w:val="en-AU"/>
            <w:rPrChange w:id="554" w:author="Veerakumar" w:date="2014-10-27T01:38:00Z">
              <w:rPr>
                <w:noProof/>
              </w:rPr>
            </w:rPrChange>
          </w:rPr>
          <w:t>5.x Future work</w:t>
        </w:r>
        <w:r w:rsidRPr="00886339">
          <w:rPr>
            <w:noProof/>
            <w:lang w:val="en-AU"/>
            <w:rPrChange w:id="555" w:author="Veerakumar" w:date="2014-10-27T01:38:00Z">
              <w:rPr>
                <w:noProof/>
              </w:rPr>
            </w:rPrChange>
          </w:rPr>
          <w:tab/>
        </w:r>
        <w:r w:rsidRPr="00886339">
          <w:rPr>
            <w:noProof/>
            <w:lang w:val="en-AU"/>
            <w:rPrChange w:id="556" w:author="Veerakumar" w:date="2014-10-27T01:38:00Z">
              <w:rPr>
                <w:noProof/>
              </w:rPr>
            </w:rPrChange>
          </w:rPr>
          <w:fldChar w:fldCharType="begin"/>
        </w:r>
        <w:r w:rsidRPr="00886339">
          <w:rPr>
            <w:noProof/>
            <w:lang w:val="en-AU"/>
            <w:rPrChange w:id="557" w:author="Veerakumar" w:date="2014-10-27T01:38:00Z">
              <w:rPr>
                <w:noProof/>
              </w:rPr>
            </w:rPrChange>
          </w:rPr>
          <w:instrText xml:space="preserve"> PAGEREF _Toc402133740 \h </w:instrText>
        </w:r>
        <w:r w:rsidRPr="00886339">
          <w:rPr>
            <w:noProof/>
            <w:lang w:val="en-AU"/>
            <w:rPrChange w:id="558" w:author="Veerakumar" w:date="2014-10-27T01:38:00Z">
              <w:rPr>
                <w:noProof/>
              </w:rPr>
            </w:rPrChange>
          </w:rPr>
        </w:r>
      </w:ins>
      <w:r w:rsidRPr="00886339">
        <w:rPr>
          <w:noProof/>
          <w:lang w:val="en-AU"/>
          <w:rPrChange w:id="559" w:author="Veerakumar" w:date="2014-10-27T01:38:00Z">
            <w:rPr>
              <w:noProof/>
            </w:rPr>
          </w:rPrChange>
        </w:rPr>
        <w:fldChar w:fldCharType="separate"/>
      </w:r>
      <w:ins w:id="560" w:author="Veerakumar" w:date="2014-10-27T00:39:00Z">
        <w:r w:rsidRPr="00886339">
          <w:rPr>
            <w:noProof/>
            <w:lang w:val="en-AU"/>
            <w:rPrChange w:id="561" w:author="Veerakumar" w:date="2014-10-27T01:38:00Z">
              <w:rPr>
                <w:noProof/>
              </w:rPr>
            </w:rPrChange>
          </w:rPr>
          <w:t>39</w:t>
        </w:r>
        <w:r w:rsidRPr="00886339">
          <w:rPr>
            <w:noProof/>
            <w:lang w:val="en-AU"/>
            <w:rPrChange w:id="562" w:author="Veerakumar" w:date="2014-10-27T01:38:00Z">
              <w:rPr>
                <w:noProof/>
              </w:rPr>
            </w:rPrChange>
          </w:rPr>
          <w:fldChar w:fldCharType="end"/>
        </w:r>
      </w:ins>
    </w:p>
    <w:p w:rsidR="008D1C68" w:rsidRPr="00886339" w:rsidRDefault="008D1C68">
      <w:pPr>
        <w:pStyle w:val="TOC1"/>
        <w:tabs>
          <w:tab w:val="right" w:leader="dot" w:pos="9962"/>
        </w:tabs>
        <w:rPr>
          <w:ins w:id="563" w:author="Veerakumar" w:date="2014-10-27T00:39:00Z"/>
          <w:rFonts w:eastAsiaTheme="minorEastAsia" w:cstheme="minorBidi"/>
          <w:noProof/>
          <w:sz w:val="22"/>
          <w:lang w:val="en-AU" w:eastAsia="en-AU"/>
          <w:rPrChange w:id="564" w:author="Veerakumar" w:date="2014-10-27T01:38:00Z">
            <w:rPr>
              <w:ins w:id="565" w:author="Veerakumar" w:date="2014-10-27T00:39:00Z"/>
              <w:rFonts w:eastAsiaTheme="minorEastAsia" w:cstheme="minorBidi"/>
              <w:noProof/>
              <w:sz w:val="22"/>
              <w:lang w:val="en-AU" w:eastAsia="en-AU"/>
            </w:rPr>
          </w:rPrChange>
        </w:rPr>
      </w:pPr>
      <w:ins w:id="566" w:author="Veerakumar" w:date="2014-10-27T00:39:00Z">
        <w:r w:rsidRPr="00886339">
          <w:rPr>
            <w:noProof/>
            <w:lang w:val="en-AU"/>
            <w:rPrChange w:id="567" w:author="Veerakumar" w:date="2014-10-27T01:38:00Z">
              <w:rPr>
                <w:noProof/>
                <w:lang w:val="en-AU"/>
              </w:rPr>
            </w:rPrChange>
          </w:rPr>
          <w:t>6. Bibliography</w:t>
        </w:r>
        <w:r w:rsidRPr="00886339">
          <w:rPr>
            <w:noProof/>
            <w:lang w:val="en-AU"/>
            <w:rPrChange w:id="568" w:author="Veerakumar" w:date="2014-10-27T01:38:00Z">
              <w:rPr>
                <w:noProof/>
              </w:rPr>
            </w:rPrChange>
          </w:rPr>
          <w:tab/>
        </w:r>
        <w:r w:rsidRPr="00886339">
          <w:rPr>
            <w:noProof/>
            <w:lang w:val="en-AU"/>
            <w:rPrChange w:id="569" w:author="Veerakumar" w:date="2014-10-27T01:38:00Z">
              <w:rPr>
                <w:noProof/>
              </w:rPr>
            </w:rPrChange>
          </w:rPr>
          <w:fldChar w:fldCharType="begin"/>
        </w:r>
        <w:r w:rsidRPr="00886339">
          <w:rPr>
            <w:noProof/>
            <w:lang w:val="en-AU"/>
            <w:rPrChange w:id="570" w:author="Veerakumar" w:date="2014-10-27T01:38:00Z">
              <w:rPr>
                <w:noProof/>
              </w:rPr>
            </w:rPrChange>
          </w:rPr>
          <w:instrText xml:space="preserve"> PAGEREF _Toc402133741 \h </w:instrText>
        </w:r>
        <w:r w:rsidRPr="00886339">
          <w:rPr>
            <w:noProof/>
            <w:lang w:val="en-AU"/>
            <w:rPrChange w:id="571" w:author="Veerakumar" w:date="2014-10-27T01:38:00Z">
              <w:rPr>
                <w:noProof/>
              </w:rPr>
            </w:rPrChange>
          </w:rPr>
        </w:r>
      </w:ins>
      <w:r w:rsidRPr="00886339">
        <w:rPr>
          <w:noProof/>
          <w:lang w:val="en-AU"/>
          <w:rPrChange w:id="572" w:author="Veerakumar" w:date="2014-10-27T01:38:00Z">
            <w:rPr>
              <w:noProof/>
            </w:rPr>
          </w:rPrChange>
        </w:rPr>
        <w:fldChar w:fldCharType="separate"/>
      </w:r>
      <w:ins w:id="573" w:author="Veerakumar" w:date="2014-10-27T00:39:00Z">
        <w:r w:rsidRPr="00886339">
          <w:rPr>
            <w:noProof/>
            <w:lang w:val="en-AU"/>
            <w:rPrChange w:id="574" w:author="Veerakumar" w:date="2014-10-27T01:38:00Z">
              <w:rPr>
                <w:noProof/>
              </w:rPr>
            </w:rPrChange>
          </w:rPr>
          <w:t>40</w:t>
        </w:r>
        <w:r w:rsidRPr="00886339">
          <w:rPr>
            <w:noProof/>
            <w:lang w:val="en-AU"/>
            <w:rPrChange w:id="575" w:author="Veerakumar" w:date="2014-10-27T01:38:00Z">
              <w:rPr>
                <w:noProof/>
              </w:rPr>
            </w:rPrChange>
          </w:rPr>
          <w:fldChar w:fldCharType="end"/>
        </w:r>
      </w:ins>
    </w:p>
    <w:p w:rsidR="00266BCF" w:rsidRPr="00886339" w:rsidDel="008D1C68" w:rsidRDefault="00266BCF">
      <w:pPr>
        <w:pStyle w:val="TOC1"/>
        <w:tabs>
          <w:tab w:val="right" w:leader="dot" w:pos="9962"/>
        </w:tabs>
        <w:rPr>
          <w:del w:id="576" w:author="Veerakumar" w:date="2014-10-27T00:39:00Z"/>
          <w:rFonts w:eastAsiaTheme="minorEastAsia" w:cstheme="minorBidi"/>
          <w:noProof/>
          <w:sz w:val="22"/>
          <w:lang w:val="en-AU" w:eastAsia="en-AU"/>
          <w:rPrChange w:id="577" w:author="Veerakumar" w:date="2014-10-27T01:38:00Z">
            <w:rPr>
              <w:del w:id="578" w:author="Veerakumar" w:date="2014-10-27T00:39:00Z"/>
              <w:rFonts w:eastAsiaTheme="minorEastAsia" w:cstheme="minorBidi"/>
              <w:noProof/>
              <w:sz w:val="22"/>
              <w:lang w:val="en-AU" w:eastAsia="en-AU"/>
            </w:rPr>
          </w:rPrChange>
        </w:rPr>
      </w:pPr>
      <w:del w:id="579" w:author="Veerakumar" w:date="2014-10-27T00:39:00Z">
        <w:r w:rsidRPr="00886339" w:rsidDel="008D1C68">
          <w:rPr>
            <w:noProof/>
            <w:lang w:val="en-AU"/>
            <w:rPrChange w:id="580" w:author="Veerakumar" w:date="2014-10-27T01:38:00Z">
              <w:rPr>
                <w:noProof/>
                <w:lang w:val="en-AU"/>
              </w:rPr>
            </w:rPrChange>
          </w:rPr>
          <w:delText>Abstract</w:delText>
        </w:r>
        <w:r w:rsidRPr="00886339" w:rsidDel="008D1C68">
          <w:rPr>
            <w:noProof/>
            <w:lang w:val="en-AU"/>
            <w:rPrChange w:id="581" w:author="Veerakumar" w:date="2014-10-27T01:38:00Z">
              <w:rPr>
                <w:noProof/>
              </w:rPr>
            </w:rPrChange>
          </w:rPr>
          <w:tab/>
          <w:delText>i</w:delText>
        </w:r>
      </w:del>
    </w:p>
    <w:p w:rsidR="00266BCF" w:rsidRPr="00886339" w:rsidDel="008D1C68" w:rsidRDefault="00266BCF">
      <w:pPr>
        <w:pStyle w:val="TOC1"/>
        <w:tabs>
          <w:tab w:val="right" w:leader="dot" w:pos="9962"/>
        </w:tabs>
        <w:rPr>
          <w:del w:id="582" w:author="Veerakumar" w:date="2014-10-27T00:39:00Z"/>
          <w:rFonts w:eastAsiaTheme="minorEastAsia" w:cstheme="minorBidi"/>
          <w:noProof/>
          <w:sz w:val="22"/>
          <w:lang w:val="en-AU" w:eastAsia="en-AU"/>
          <w:rPrChange w:id="583" w:author="Veerakumar" w:date="2014-10-27T01:38:00Z">
            <w:rPr>
              <w:del w:id="584" w:author="Veerakumar" w:date="2014-10-27T00:39:00Z"/>
              <w:rFonts w:eastAsiaTheme="minorEastAsia" w:cstheme="minorBidi"/>
              <w:noProof/>
              <w:sz w:val="22"/>
              <w:lang w:val="en-AU" w:eastAsia="en-AU"/>
            </w:rPr>
          </w:rPrChange>
        </w:rPr>
      </w:pPr>
      <w:del w:id="585" w:author="Veerakumar" w:date="2014-10-27T00:39:00Z">
        <w:r w:rsidRPr="00886339" w:rsidDel="008D1C68">
          <w:rPr>
            <w:noProof/>
            <w:lang w:val="en-AU"/>
            <w:rPrChange w:id="586" w:author="Veerakumar" w:date="2014-10-27T01:38:00Z">
              <w:rPr>
                <w:noProof/>
                <w:lang w:val="en-AU"/>
              </w:rPr>
            </w:rPrChange>
          </w:rPr>
          <w:delText>Dedication</w:delText>
        </w:r>
        <w:r w:rsidRPr="00886339" w:rsidDel="008D1C68">
          <w:rPr>
            <w:noProof/>
            <w:lang w:val="en-AU"/>
            <w:rPrChange w:id="587" w:author="Veerakumar" w:date="2014-10-27T01:38:00Z">
              <w:rPr>
                <w:noProof/>
              </w:rPr>
            </w:rPrChange>
          </w:rPr>
          <w:tab/>
          <w:delText>ii</w:delText>
        </w:r>
      </w:del>
    </w:p>
    <w:p w:rsidR="00266BCF" w:rsidRPr="00886339" w:rsidDel="008D1C68" w:rsidRDefault="00266BCF">
      <w:pPr>
        <w:pStyle w:val="TOC1"/>
        <w:tabs>
          <w:tab w:val="right" w:leader="dot" w:pos="9962"/>
        </w:tabs>
        <w:rPr>
          <w:del w:id="588" w:author="Veerakumar" w:date="2014-10-27T00:39:00Z"/>
          <w:rFonts w:eastAsiaTheme="minorEastAsia" w:cstheme="minorBidi"/>
          <w:noProof/>
          <w:sz w:val="22"/>
          <w:lang w:val="en-AU" w:eastAsia="en-AU"/>
          <w:rPrChange w:id="589" w:author="Veerakumar" w:date="2014-10-27T01:38:00Z">
            <w:rPr>
              <w:del w:id="590" w:author="Veerakumar" w:date="2014-10-27T00:39:00Z"/>
              <w:rFonts w:eastAsiaTheme="minorEastAsia" w:cstheme="minorBidi"/>
              <w:noProof/>
              <w:sz w:val="22"/>
              <w:lang w:val="en-AU" w:eastAsia="en-AU"/>
            </w:rPr>
          </w:rPrChange>
        </w:rPr>
      </w:pPr>
      <w:del w:id="591" w:author="Veerakumar" w:date="2014-10-27T00:39:00Z">
        <w:r w:rsidRPr="00886339" w:rsidDel="008D1C68">
          <w:rPr>
            <w:noProof/>
            <w:lang w:val="en-AU"/>
            <w:rPrChange w:id="592" w:author="Veerakumar" w:date="2014-10-27T01:38:00Z">
              <w:rPr>
                <w:noProof/>
                <w:lang w:val="en-AU"/>
              </w:rPr>
            </w:rPrChange>
          </w:rPr>
          <w:delText>Contents</w:delText>
        </w:r>
        <w:r w:rsidRPr="00886339" w:rsidDel="008D1C68">
          <w:rPr>
            <w:noProof/>
            <w:lang w:val="en-AU"/>
            <w:rPrChange w:id="593" w:author="Veerakumar" w:date="2014-10-27T01:38:00Z">
              <w:rPr>
                <w:noProof/>
              </w:rPr>
            </w:rPrChange>
          </w:rPr>
          <w:tab/>
          <w:delText>iii</w:delText>
        </w:r>
      </w:del>
    </w:p>
    <w:p w:rsidR="00266BCF" w:rsidRPr="00886339" w:rsidDel="008D1C68" w:rsidRDefault="00266BCF">
      <w:pPr>
        <w:pStyle w:val="TOC1"/>
        <w:tabs>
          <w:tab w:val="right" w:leader="dot" w:pos="9962"/>
        </w:tabs>
        <w:rPr>
          <w:del w:id="594" w:author="Veerakumar" w:date="2014-10-27T00:39:00Z"/>
          <w:rFonts w:eastAsiaTheme="minorEastAsia" w:cstheme="minorBidi"/>
          <w:noProof/>
          <w:sz w:val="22"/>
          <w:lang w:val="en-AU" w:eastAsia="en-AU"/>
          <w:rPrChange w:id="595" w:author="Veerakumar" w:date="2014-10-27T01:38:00Z">
            <w:rPr>
              <w:del w:id="596" w:author="Veerakumar" w:date="2014-10-27T00:39:00Z"/>
              <w:rFonts w:eastAsiaTheme="minorEastAsia" w:cstheme="minorBidi"/>
              <w:noProof/>
              <w:sz w:val="22"/>
              <w:lang w:val="en-AU" w:eastAsia="en-AU"/>
            </w:rPr>
          </w:rPrChange>
        </w:rPr>
      </w:pPr>
      <w:del w:id="597" w:author="Veerakumar" w:date="2014-10-27T00:39:00Z">
        <w:r w:rsidRPr="00886339" w:rsidDel="008D1C68">
          <w:rPr>
            <w:noProof/>
            <w:lang w:val="en-AU"/>
            <w:rPrChange w:id="598" w:author="Veerakumar" w:date="2014-10-27T01:38:00Z">
              <w:rPr>
                <w:noProof/>
                <w:lang w:val="en-AU"/>
              </w:rPr>
            </w:rPrChange>
          </w:rPr>
          <w:delText>List of figures</w:delText>
        </w:r>
        <w:r w:rsidRPr="00886339" w:rsidDel="008D1C68">
          <w:rPr>
            <w:noProof/>
            <w:lang w:val="en-AU"/>
            <w:rPrChange w:id="599" w:author="Veerakumar" w:date="2014-10-27T01:38:00Z">
              <w:rPr>
                <w:noProof/>
              </w:rPr>
            </w:rPrChange>
          </w:rPr>
          <w:tab/>
          <w:delText>v</w:delText>
        </w:r>
      </w:del>
    </w:p>
    <w:p w:rsidR="00266BCF" w:rsidRPr="00886339" w:rsidDel="008D1C68" w:rsidRDefault="00266BCF">
      <w:pPr>
        <w:pStyle w:val="TOC1"/>
        <w:tabs>
          <w:tab w:val="right" w:leader="dot" w:pos="9962"/>
        </w:tabs>
        <w:rPr>
          <w:del w:id="600" w:author="Veerakumar" w:date="2014-10-27T00:39:00Z"/>
          <w:rFonts w:eastAsiaTheme="minorEastAsia" w:cstheme="minorBidi"/>
          <w:noProof/>
          <w:sz w:val="22"/>
          <w:lang w:val="en-AU" w:eastAsia="en-AU"/>
          <w:rPrChange w:id="601" w:author="Veerakumar" w:date="2014-10-27T01:38:00Z">
            <w:rPr>
              <w:del w:id="602" w:author="Veerakumar" w:date="2014-10-27T00:39:00Z"/>
              <w:rFonts w:eastAsiaTheme="minorEastAsia" w:cstheme="minorBidi"/>
              <w:noProof/>
              <w:sz w:val="22"/>
              <w:lang w:val="en-AU" w:eastAsia="en-AU"/>
            </w:rPr>
          </w:rPrChange>
        </w:rPr>
      </w:pPr>
      <w:del w:id="603" w:author="Veerakumar" w:date="2014-10-27T00:39:00Z">
        <w:r w:rsidRPr="00886339" w:rsidDel="008D1C68">
          <w:rPr>
            <w:noProof/>
            <w:lang w:val="en-AU"/>
            <w:rPrChange w:id="604" w:author="Veerakumar" w:date="2014-10-27T01:38:00Z">
              <w:rPr>
                <w:noProof/>
                <w:lang w:val="en-AU"/>
              </w:rPr>
            </w:rPrChange>
          </w:rPr>
          <w:delText>List of tables</w:delText>
        </w:r>
        <w:r w:rsidRPr="00886339" w:rsidDel="008D1C68">
          <w:rPr>
            <w:noProof/>
            <w:lang w:val="en-AU"/>
            <w:rPrChange w:id="605" w:author="Veerakumar" w:date="2014-10-27T01:38:00Z">
              <w:rPr>
                <w:noProof/>
              </w:rPr>
            </w:rPrChange>
          </w:rPr>
          <w:tab/>
          <w:delText>vi</w:delText>
        </w:r>
      </w:del>
    </w:p>
    <w:p w:rsidR="00266BCF" w:rsidRPr="00886339" w:rsidDel="008D1C68" w:rsidRDefault="00266BCF">
      <w:pPr>
        <w:pStyle w:val="TOC1"/>
        <w:tabs>
          <w:tab w:val="right" w:leader="dot" w:pos="9962"/>
        </w:tabs>
        <w:rPr>
          <w:del w:id="606" w:author="Veerakumar" w:date="2014-10-27T00:39:00Z"/>
          <w:rFonts w:eastAsiaTheme="minorEastAsia" w:cstheme="minorBidi"/>
          <w:noProof/>
          <w:sz w:val="22"/>
          <w:lang w:val="en-AU" w:eastAsia="en-AU"/>
          <w:rPrChange w:id="607" w:author="Veerakumar" w:date="2014-10-27T01:38:00Z">
            <w:rPr>
              <w:del w:id="608" w:author="Veerakumar" w:date="2014-10-27T00:39:00Z"/>
              <w:rFonts w:eastAsiaTheme="minorEastAsia" w:cstheme="minorBidi"/>
              <w:noProof/>
              <w:sz w:val="22"/>
              <w:lang w:val="en-AU" w:eastAsia="en-AU"/>
            </w:rPr>
          </w:rPrChange>
        </w:rPr>
      </w:pPr>
      <w:del w:id="609" w:author="Veerakumar" w:date="2014-10-27T00:39:00Z">
        <w:r w:rsidRPr="00886339" w:rsidDel="008D1C68">
          <w:rPr>
            <w:noProof/>
            <w:lang w:val="en-AU"/>
            <w:rPrChange w:id="610" w:author="Veerakumar" w:date="2014-10-27T01:38:00Z">
              <w:rPr>
                <w:noProof/>
                <w:lang w:val="en-AU"/>
              </w:rPr>
            </w:rPrChange>
          </w:rPr>
          <w:delText>1. Introduction</w:delText>
        </w:r>
        <w:r w:rsidRPr="00886339" w:rsidDel="008D1C68">
          <w:rPr>
            <w:noProof/>
            <w:lang w:val="en-AU"/>
            <w:rPrChange w:id="611" w:author="Veerakumar" w:date="2014-10-27T01:38:00Z">
              <w:rPr>
                <w:noProof/>
              </w:rPr>
            </w:rPrChange>
          </w:rPr>
          <w:tab/>
          <w:delText>1</w:delText>
        </w:r>
      </w:del>
    </w:p>
    <w:p w:rsidR="00266BCF" w:rsidRPr="00886339" w:rsidDel="008D1C68" w:rsidRDefault="00266BCF">
      <w:pPr>
        <w:pStyle w:val="TOC1"/>
        <w:tabs>
          <w:tab w:val="right" w:leader="dot" w:pos="9962"/>
        </w:tabs>
        <w:rPr>
          <w:del w:id="612" w:author="Veerakumar" w:date="2014-10-27T00:39:00Z"/>
          <w:rFonts w:eastAsiaTheme="minorEastAsia" w:cstheme="minorBidi"/>
          <w:noProof/>
          <w:sz w:val="22"/>
          <w:lang w:val="en-AU" w:eastAsia="en-AU"/>
          <w:rPrChange w:id="613" w:author="Veerakumar" w:date="2014-10-27T01:38:00Z">
            <w:rPr>
              <w:del w:id="614" w:author="Veerakumar" w:date="2014-10-27T00:39:00Z"/>
              <w:rFonts w:eastAsiaTheme="minorEastAsia" w:cstheme="minorBidi"/>
              <w:noProof/>
              <w:sz w:val="22"/>
              <w:lang w:val="en-AU" w:eastAsia="en-AU"/>
            </w:rPr>
          </w:rPrChange>
        </w:rPr>
      </w:pPr>
      <w:del w:id="615" w:author="Veerakumar" w:date="2014-10-27T00:39:00Z">
        <w:r w:rsidRPr="00886339" w:rsidDel="008D1C68">
          <w:rPr>
            <w:noProof/>
            <w:lang w:val="en-AU"/>
            <w:rPrChange w:id="616" w:author="Veerakumar" w:date="2014-10-27T01:38:00Z">
              <w:rPr>
                <w:noProof/>
                <w:lang w:val="en-AU"/>
              </w:rPr>
            </w:rPrChange>
          </w:rPr>
          <w:delText>2. Background</w:delText>
        </w:r>
        <w:r w:rsidRPr="00886339" w:rsidDel="008D1C68">
          <w:rPr>
            <w:noProof/>
            <w:lang w:val="en-AU"/>
            <w:rPrChange w:id="617" w:author="Veerakumar" w:date="2014-10-27T01:38:00Z">
              <w:rPr>
                <w:noProof/>
              </w:rPr>
            </w:rPrChange>
          </w:rPr>
          <w:tab/>
          <w:delText>4</w:delText>
        </w:r>
      </w:del>
    </w:p>
    <w:p w:rsidR="00266BCF" w:rsidRPr="00886339" w:rsidDel="008D1C68" w:rsidRDefault="00266BCF">
      <w:pPr>
        <w:pStyle w:val="TOC2"/>
        <w:tabs>
          <w:tab w:val="right" w:leader="dot" w:pos="9962"/>
        </w:tabs>
        <w:rPr>
          <w:del w:id="618" w:author="Veerakumar" w:date="2014-10-27T00:39:00Z"/>
          <w:rFonts w:eastAsiaTheme="minorEastAsia" w:cstheme="minorBidi"/>
          <w:noProof/>
          <w:sz w:val="22"/>
          <w:lang w:val="en-AU" w:eastAsia="en-AU"/>
          <w:rPrChange w:id="619" w:author="Veerakumar" w:date="2014-10-27T01:38:00Z">
            <w:rPr>
              <w:del w:id="620" w:author="Veerakumar" w:date="2014-10-27T00:39:00Z"/>
              <w:rFonts w:eastAsiaTheme="minorEastAsia" w:cstheme="minorBidi"/>
              <w:noProof/>
              <w:sz w:val="22"/>
              <w:lang w:val="en-AU" w:eastAsia="en-AU"/>
            </w:rPr>
          </w:rPrChange>
        </w:rPr>
      </w:pPr>
      <w:del w:id="621" w:author="Veerakumar" w:date="2014-10-27T00:39:00Z">
        <w:r w:rsidRPr="00886339" w:rsidDel="008D1C68">
          <w:rPr>
            <w:noProof/>
            <w:lang w:val="en-AU"/>
            <w:rPrChange w:id="622" w:author="Veerakumar" w:date="2014-10-27T01:38:00Z">
              <w:rPr>
                <w:noProof/>
              </w:rPr>
            </w:rPrChange>
          </w:rPr>
          <w:delText>2.1 Literature Review</w:delText>
        </w:r>
        <w:r w:rsidRPr="00886339" w:rsidDel="008D1C68">
          <w:rPr>
            <w:noProof/>
            <w:lang w:val="en-AU"/>
            <w:rPrChange w:id="623" w:author="Veerakumar" w:date="2014-10-27T01:38:00Z">
              <w:rPr>
                <w:noProof/>
              </w:rPr>
            </w:rPrChange>
          </w:rPr>
          <w:tab/>
          <w:delText>4</w:delText>
        </w:r>
      </w:del>
    </w:p>
    <w:p w:rsidR="00266BCF" w:rsidRPr="00886339" w:rsidDel="008D1C68" w:rsidRDefault="00266BCF">
      <w:pPr>
        <w:pStyle w:val="TOC3"/>
        <w:tabs>
          <w:tab w:val="right" w:leader="dot" w:pos="9962"/>
        </w:tabs>
        <w:rPr>
          <w:del w:id="624" w:author="Veerakumar" w:date="2014-10-27T00:39:00Z"/>
          <w:rFonts w:eastAsiaTheme="minorEastAsia" w:cstheme="minorBidi"/>
          <w:noProof/>
          <w:sz w:val="22"/>
          <w:lang w:val="en-AU" w:eastAsia="en-AU"/>
          <w:rPrChange w:id="625" w:author="Veerakumar" w:date="2014-10-27T01:38:00Z">
            <w:rPr>
              <w:del w:id="626" w:author="Veerakumar" w:date="2014-10-27T00:39:00Z"/>
              <w:rFonts w:eastAsiaTheme="minorEastAsia" w:cstheme="minorBidi"/>
              <w:noProof/>
              <w:sz w:val="22"/>
              <w:lang w:val="en-AU" w:eastAsia="en-AU"/>
            </w:rPr>
          </w:rPrChange>
        </w:rPr>
      </w:pPr>
      <w:del w:id="627" w:author="Veerakumar" w:date="2014-10-27T00:39:00Z">
        <w:r w:rsidRPr="00886339" w:rsidDel="008D1C68">
          <w:rPr>
            <w:noProof/>
            <w:lang w:val="en-AU"/>
            <w:rPrChange w:id="628" w:author="Veerakumar" w:date="2014-10-27T01:38:00Z">
              <w:rPr>
                <w:noProof/>
              </w:rPr>
            </w:rPrChange>
          </w:rPr>
          <w:delText>2.1.1 Mobile-application solutions, and data collection methods</w:delText>
        </w:r>
        <w:r w:rsidRPr="00886339" w:rsidDel="008D1C68">
          <w:rPr>
            <w:noProof/>
            <w:lang w:val="en-AU"/>
            <w:rPrChange w:id="629" w:author="Veerakumar" w:date="2014-10-27T01:38:00Z">
              <w:rPr>
                <w:noProof/>
              </w:rPr>
            </w:rPrChange>
          </w:rPr>
          <w:tab/>
          <w:delText>4</w:delText>
        </w:r>
      </w:del>
    </w:p>
    <w:p w:rsidR="00266BCF" w:rsidRPr="00886339" w:rsidDel="008D1C68" w:rsidRDefault="00266BCF">
      <w:pPr>
        <w:pStyle w:val="TOC3"/>
        <w:tabs>
          <w:tab w:val="right" w:leader="dot" w:pos="9962"/>
        </w:tabs>
        <w:rPr>
          <w:del w:id="630" w:author="Veerakumar" w:date="2014-10-27T00:39:00Z"/>
          <w:rFonts w:eastAsiaTheme="minorEastAsia" w:cstheme="minorBidi"/>
          <w:noProof/>
          <w:sz w:val="22"/>
          <w:lang w:val="en-AU" w:eastAsia="en-AU"/>
          <w:rPrChange w:id="631" w:author="Veerakumar" w:date="2014-10-27T01:38:00Z">
            <w:rPr>
              <w:del w:id="632" w:author="Veerakumar" w:date="2014-10-27T00:39:00Z"/>
              <w:rFonts w:eastAsiaTheme="minorEastAsia" w:cstheme="minorBidi"/>
              <w:noProof/>
              <w:sz w:val="22"/>
              <w:lang w:val="en-AU" w:eastAsia="en-AU"/>
            </w:rPr>
          </w:rPrChange>
        </w:rPr>
      </w:pPr>
      <w:del w:id="633" w:author="Veerakumar" w:date="2014-10-27T00:39:00Z">
        <w:r w:rsidRPr="00886339" w:rsidDel="008D1C68">
          <w:rPr>
            <w:noProof/>
            <w:lang w:val="en-AU"/>
            <w:rPrChange w:id="634" w:author="Veerakumar" w:date="2014-10-27T01:38:00Z">
              <w:rPr>
                <w:noProof/>
              </w:rPr>
            </w:rPrChange>
          </w:rPr>
          <w:delText>2.1.2 Non-mobile-application solutions, and data collection methods</w:delText>
        </w:r>
        <w:r w:rsidRPr="00886339" w:rsidDel="008D1C68">
          <w:rPr>
            <w:noProof/>
            <w:lang w:val="en-AU"/>
            <w:rPrChange w:id="635" w:author="Veerakumar" w:date="2014-10-27T01:38:00Z">
              <w:rPr>
                <w:noProof/>
              </w:rPr>
            </w:rPrChange>
          </w:rPr>
          <w:tab/>
          <w:delText>12</w:delText>
        </w:r>
      </w:del>
    </w:p>
    <w:p w:rsidR="00266BCF" w:rsidRPr="00886339" w:rsidDel="008D1C68" w:rsidRDefault="00266BCF">
      <w:pPr>
        <w:pStyle w:val="TOC3"/>
        <w:tabs>
          <w:tab w:val="right" w:leader="dot" w:pos="9962"/>
        </w:tabs>
        <w:rPr>
          <w:del w:id="636" w:author="Veerakumar" w:date="2014-10-27T00:39:00Z"/>
          <w:rFonts w:eastAsiaTheme="minorEastAsia" w:cstheme="minorBidi"/>
          <w:noProof/>
          <w:sz w:val="22"/>
          <w:lang w:val="en-AU" w:eastAsia="en-AU"/>
          <w:rPrChange w:id="637" w:author="Veerakumar" w:date="2014-10-27T01:38:00Z">
            <w:rPr>
              <w:del w:id="638" w:author="Veerakumar" w:date="2014-10-27T00:39:00Z"/>
              <w:rFonts w:eastAsiaTheme="minorEastAsia" w:cstheme="minorBidi"/>
              <w:noProof/>
              <w:sz w:val="22"/>
              <w:lang w:val="en-AU" w:eastAsia="en-AU"/>
            </w:rPr>
          </w:rPrChange>
        </w:rPr>
      </w:pPr>
      <w:del w:id="639" w:author="Veerakumar" w:date="2014-10-27T00:39:00Z">
        <w:r w:rsidRPr="00886339" w:rsidDel="008D1C68">
          <w:rPr>
            <w:noProof/>
            <w:lang w:val="en-AU"/>
            <w:rPrChange w:id="640" w:author="Veerakumar" w:date="2014-10-27T01:38:00Z">
              <w:rPr>
                <w:noProof/>
              </w:rPr>
            </w:rPrChange>
          </w:rPr>
          <w:delText>2.1.3 Research regarding stress factors generally</w:delText>
        </w:r>
        <w:r w:rsidRPr="00886339" w:rsidDel="008D1C68">
          <w:rPr>
            <w:noProof/>
            <w:lang w:val="en-AU"/>
            <w:rPrChange w:id="641" w:author="Veerakumar" w:date="2014-10-27T01:38:00Z">
              <w:rPr>
                <w:noProof/>
              </w:rPr>
            </w:rPrChange>
          </w:rPr>
          <w:tab/>
          <w:delText>15</w:delText>
        </w:r>
      </w:del>
    </w:p>
    <w:p w:rsidR="00266BCF" w:rsidRPr="00886339" w:rsidDel="008D1C68" w:rsidRDefault="00266BCF">
      <w:pPr>
        <w:pStyle w:val="TOC2"/>
        <w:tabs>
          <w:tab w:val="right" w:leader="dot" w:pos="9962"/>
        </w:tabs>
        <w:rPr>
          <w:del w:id="642" w:author="Veerakumar" w:date="2014-10-27T00:39:00Z"/>
          <w:rFonts w:eastAsiaTheme="minorEastAsia" w:cstheme="minorBidi"/>
          <w:noProof/>
          <w:sz w:val="22"/>
          <w:lang w:val="en-AU" w:eastAsia="en-AU"/>
          <w:rPrChange w:id="643" w:author="Veerakumar" w:date="2014-10-27T01:38:00Z">
            <w:rPr>
              <w:del w:id="644" w:author="Veerakumar" w:date="2014-10-27T00:39:00Z"/>
              <w:rFonts w:eastAsiaTheme="minorEastAsia" w:cstheme="minorBidi"/>
              <w:noProof/>
              <w:sz w:val="22"/>
              <w:lang w:val="en-AU" w:eastAsia="en-AU"/>
            </w:rPr>
          </w:rPrChange>
        </w:rPr>
      </w:pPr>
      <w:del w:id="645" w:author="Veerakumar" w:date="2014-10-27T00:39:00Z">
        <w:r w:rsidRPr="00886339" w:rsidDel="008D1C68">
          <w:rPr>
            <w:noProof/>
            <w:lang w:val="en-AU"/>
            <w:rPrChange w:id="646" w:author="Veerakumar" w:date="2014-10-27T01:38:00Z">
              <w:rPr>
                <w:noProof/>
              </w:rPr>
            </w:rPrChange>
          </w:rPr>
          <w:delText>2.2 Conclusions and Refined Aim</w:delText>
        </w:r>
        <w:r w:rsidRPr="00886339" w:rsidDel="008D1C68">
          <w:rPr>
            <w:noProof/>
            <w:lang w:val="en-AU"/>
            <w:rPrChange w:id="647" w:author="Veerakumar" w:date="2014-10-27T01:38:00Z">
              <w:rPr>
                <w:noProof/>
              </w:rPr>
            </w:rPrChange>
          </w:rPr>
          <w:tab/>
          <w:delText>17</w:delText>
        </w:r>
      </w:del>
    </w:p>
    <w:p w:rsidR="00266BCF" w:rsidRPr="00886339" w:rsidDel="008D1C68" w:rsidRDefault="00266BCF">
      <w:pPr>
        <w:pStyle w:val="TOC1"/>
        <w:tabs>
          <w:tab w:val="right" w:leader="dot" w:pos="9962"/>
        </w:tabs>
        <w:rPr>
          <w:del w:id="648" w:author="Veerakumar" w:date="2014-10-27T00:39:00Z"/>
          <w:rFonts w:eastAsiaTheme="minorEastAsia" w:cstheme="minorBidi"/>
          <w:noProof/>
          <w:sz w:val="22"/>
          <w:lang w:val="en-AU" w:eastAsia="en-AU"/>
          <w:rPrChange w:id="649" w:author="Veerakumar" w:date="2014-10-27T01:38:00Z">
            <w:rPr>
              <w:del w:id="650" w:author="Veerakumar" w:date="2014-10-27T00:39:00Z"/>
              <w:rFonts w:eastAsiaTheme="minorEastAsia" w:cstheme="minorBidi"/>
              <w:noProof/>
              <w:sz w:val="22"/>
              <w:lang w:val="en-AU" w:eastAsia="en-AU"/>
            </w:rPr>
          </w:rPrChange>
        </w:rPr>
      </w:pPr>
      <w:del w:id="651" w:author="Veerakumar" w:date="2014-10-27T00:39:00Z">
        <w:r w:rsidRPr="00886339" w:rsidDel="008D1C68">
          <w:rPr>
            <w:noProof/>
            <w:lang w:val="en-AU"/>
            <w:rPrChange w:id="652" w:author="Veerakumar" w:date="2014-10-27T01:38:00Z">
              <w:rPr>
                <w:noProof/>
              </w:rPr>
            </w:rPrChange>
          </w:rPr>
          <w:delText>3. Own Work</w:delText>
        </w:r>
        <w:r w:rsidRPr="00886339" w:rsidDel="008D1C68">
          <w:rPr>
            <w:noProof/>
            <w:lang w:val="en-AU"/>
            <w:rPrChange w:id="653" w:author="Veerakumar" w:date="2014-10-27T01:38:00Z">
              <w:rPr>
                <w:noProof/>
              </w:rPr>
            </w:rPrChange>
          </w:rPr>
          <w:tab/>
          <w:delText>20</w:delText>
        </w:r>
      </w:del>
    </w:p>
    <w:p w:rsidR="00266BCF" w:rsidRPr="00886339" w:rsidDel="008D1C68" w:rsidRDefault="00266BCF">
      <w:pPr>
        <w:pStyle w:val="TOC2"/>
        <w:tabs>
          <w:tab w:val="right" w:leader="dot" w:pos="9962"/>
        </w:tabs>
        <w:rPr>
          <w:del w:id="654" w:author="Veerakumar" w:date="2014-10-27T00:39:00Z"/>
          <w:rFonts w:eastAsiaTheme="minorEastAsia" w:cstheme="minorBidi"/>
          <w:noProof/>
          <w:sz w:val="22"/>
          <w:lang w:val="en-AU" w:eastAsia="en-AU"/>
          <w:rPrChange w:id="655" w:author="Veerakumar" w:date="2014-10-27T01:38:00Z">
            <w:rPr>
              <w:del w:id="656" w:author="Veerakumar" w:date="2014-10-27T00:39:00Z"/>
              <w:rFonts w:eastAsiaTheme="minorEastAsia" w:cstheme="minorBidi"/>
              <w:noProof/>
              <w:sz w:val="22"/>
              <w:lang w:val="en-AU" w:eastAsia="en-AU"/>
            </w:rPr>
          </w:rPrChange>
        </w:rPr>
      </w:pPr>
      <w:del w:id="657" w:author="Veerakumar" w:date="2014-10-27T00:39:00Z">
        <w:r w:rsidRPr="00886339" w:rsidDel="008D1C68">
          <w:rPr>
            <w:noProof/>
            <w:lang w:val="en-AU"/>
            <w:rPrChange w:id="658" w:author="Veerakumar" w:date="2014-10-27T01:38:00Z">
              <w:rPr>
                <w:noProof/>
              </w:rPr>
            </w:rPrChange>
          </w:rPr>
          <w:delText>3.1 Proposal</w:delText>
        </w:r>
        <w:r w:rsidRPr="00886339" w:rsidDel="008D1C68">
          <w:rPr>
            <w:noProof/>
            <w:lang w:val="en-AU"/>
            <w:rPrChange w:id="659" w:author="Veerakumar" w:date="2014-10-27T01:38:00Z">
              <w:rPr>
                <w:noProof/>
              </w:rPr>
            </w:rPrChange>
          </w:rPr>
          <w:tab/>
          <w:delText>20</w:delText>
        </w:r>
      </w:del>
    </w:p>
    <w:p w:rsidR="00266BCF" w:rsidRPr="00886339" w:rsidDel="008D1C68" w:rsidRDefault="00266BCF">
      <w:pPr>
        <w:pStyle w:val="TOC3"/>
        <w:tabs>
          <w:tab w:val="right" w:leader="dot" w:pos="9962"/>
        </w:tabs>
        <w:rPr>
          <w:del w:id="660" w:author="Veerakumar" w:date="2014-10-27T00:39:00Z"/>
          <w:rFonts w:eastAsiaTheme="minorEastAsia" w:cstheme="minorBidi"/>
          <w:noProof/>
          <w:sz w:val="22"/>
          <w:lang w:val="en-AU" w:eastAsia="en-AU"/>
          <w:rPrChange w:id="661" w:author="Veerakumar" w:date="2014-10-27T01:38:00Z">
            <w:rPr>
              <w:del w:id="662" w:author="Veerakumar" w:date="2014-10-27T00:39:00Z"/>
              <w:rFonts w:eastAsiaTheme="minorEastAsia" w:cstheme="minorBidi"/>
              <w:noProof/>
              <w:sz w:val="22"/>
              <w:lang w:val="en-AU" w:eastAsia="en-AU"/>
            </w:rPr>
          </w:rPrChange>
        </w:rPr>
      </w:pPr>
      <w:del w:id="663" w:author="Veerakumar" w:date="2014-10-27T00:39:00Z">
        <w:r w:rsidRPr="00886339" w:rsidDel="008D1C68">
          <w:rPr>
            <w:noProof/>
            <w:lang w:val="en-AU"/>
            <w:rPrChange w:id="664" w:author="Veerakumar" w:date="2014-10-27T01:38:00Z">
              <w:rPr>
                <w:noProof/>
              </w:rPr>
            </w:rPrChange>
          </w:rPr>
          <w:delText>3.1.1 Deductions</w:delText>
        </w:r>
        <w:r w:rsidRPr="00886339" w:rsidDel="008D1C68">
          <w:rPr>
            <w:noProof/>
            <w:lang w:val="en-AU"/>
            <w:rPrChange w:id="665" w:author="Veerakumar" w:date="2014-10-27T01:38:00Z">
              <w:rPr>
                <w:noProof/>
              </w:rPr>
            </w:rPrChange>
          </w:rPr>
          <w:tab/>
          <w:delText>20</w:delText>
        </w:r>
      </w:del>
    </w:p>
    <w:p w:rsidR="00266BCF" w:rsidRPr="00886339" w:rsidDel="008D1C68" w:rsidRDefault="00266BCF">
      <w:pPr>
        <w:pStyle w:val="TOC3"/>
        <w:tabs>
          <w:tab w:val="right" w:leader="dot" w:pos="9962"/>
        </w:tabs>
        <w:rPr>
          <w:del w:id="666" w:author="Veerakumar" w:date="2014-10-27T00:39:00Z"/>
          <w:rFonts w:eastAsiaTheme="minorEastAsia" w:cstheme="minorBidi"/>
          <w:noProof/>
          <w:sz w:val="22"/>
          <w:lang w:val="en-AU" w:eastAsia="en-AU"/>
          <w:rPrChange w:id="667" w:author="Veerakumar" w:date="2014-10-27T01:38:00Z">
            <w:rPr>
              <w:del w:id="668" w:author="Veerakumar" w:date="2014-10-27T00:39:00Z"/>
              <w:rFonts w:eastAsiaTheme="minorEastAsia" w:cstheme="minorBidi"/>
              <w:noProof/>
              <w:sz w:val="22"/>
              <w:lang w:val="en-AU" w:eastAsia="en-AU"/>
            </w:rPr>
          </w:rPrChange>
        </w:rPr>
      </w:pPr>
      <w:del w:id="669" w:author="Veerakumar" w:date="2014-10-27T00:39:00Z">
        <w:r w:rsidRPr="00886339" w:rsidDel="008D1C68">
          <w:rPr>
            <w:noProof/>
            <w:lang w:val="en-AU"/>
            <w:rPrChange w:id="670" w:author="Veerakumar" w:date="2014-10-27T01:38:00Z">
              <w:rPr>
                <w:noProof/>
              </w:rPr>
            </w:rPrChange>
          </w:rPr>
          <w:delText>3.1.2 Breakdown</w:delText>
        </w:r>
        <w:r w:rsidRPr="00886339" w:rsidDel="008D1C68">
          <w:rPr>
            <w:noProof/>
            <w:lang w:val="en-AU"/>
            <w:rPrChange w:id="671" w:author="Veerakumar" w:date="2014-10-27T01:38:00Z">
              <w:rPr>
                <w:noProof/>
              </w:rPr>
            </w:rPrChange>
          </w:rPr>
          <w:tab/>
          <w:delText>25</w:delText>
        </w:r>
      </w:del>
    </w:p>
    <w:p w:rsidR="00266BCF" w:rsidRPr="00886339" w:rsidDel="008D1C68" w:rsidRDefault="00266BCF">
      <w:pPr>
        <w:pStyle w:val="TOC3"/>
        <w:tabs>
          <w:tab w:val="right" w:leader="dot" w:pos="9962"/>
        </w:tabs>
        <w:rPr>
          <w:del w:id="672" w:author="Veerakumar" w:date="2014-10-27T00:39:00Z"/>
          <w:rFonts w:eastAsiaTheme="minorEastAsia" w:cstheme="minorBidi"/>
          <w:noProof/>
          <w:sz w:val="22"/>
          <w:lang w:val="en-AU" w:eastAsia="en-AU"/>
          <w:rPrChange w:id="673" w:author="Veerakumar" w:date="2014-10-27T01:38:00Z">
            <w:rPr>
              <w:del w:id="674" w:author="Veerakumar" w:date="2014-10-27T00:39:00Z"/>
              <w:rFonts w:eastAsiaTheme="minorEastAsia" w:cstheme="minorBidi"/>
              <w:noProof/>
              <w:sz w:val="22"/>
              <w:lang w:val="en-AU" w:eastAsia="en-AU"/>
            </w:rPr>
          </w:rPrChange>
        </w:rPr>
      </w:pPr>
      <w:del w:id="675" w:author="Veerakumar" w:date="2014-10-27T00:39:00Z">
        <w:r w:rsidRPr="00886339" w:rsidDel="008D1C68">
          <w:rPr>
            <w:noProof/>
            <w:lang w:val="en-AU"/>
            <w:rPrChange w:id="676" w:author="Veerakumar" w:date="2014-10-27T01:38:00Z">
              <w:rPr>
                <w:noProof/>
              </w:rPr>
            </w:rPrChange>
          </w:rPr>
          <w:delText>3.1.3 Changes to proposal</w:delText>
        </w:r>
        <w:r w:rsidRPr="00886339" w:rsidDel="008D1C68">
          <w:rPr>
            <w:noProof/>
            <w:lang w:val="en-AU"/>
            <w:rPrChange w:id="677" w:author="Veerakumar" w:date="2014-10-27T01:38:00Z">
              <w:rPr>
                <w:noProof/>
              </w:rPr>
            </w:rPrChange>
          </w:rPr>
          <w:tab/>
          <w:delText>26</w:delText>
        </w:r>
      </w:del>
    </w:p>
    <w:p w:rsidR="00266BCF" w:rsidRPr="00886339" w:rsidDel="008D1C68" w:rsidRDefault="00266BCF">
      <w:pPr>
        <w:pStyle w:val="TOC2"/>
        <w:tabs>
          <w:tab w:val="right" w:leader="dot" w:pos="9962"/>
        </w:tabs>
        <w:rPr>
          <w:del w:id="678" w:author="Veerakumar" w:date="2014-10-27T00:39:00Z"/>
          <w:rFonts w:eastAsiaTheme="minorEastAsia" w:cstheme="minorBidi"/>
          <w:noProof/>
          <w:sz w:val="22"/>
          <w:lang w:val="en-AU" w:eastAsia="en-AU"/>
          <w:rPrChange w:id="679" w:author="Veerakumar" w:date="2014-10-27T01:38:00Z">
            <w:rPr>
              <w:del w:id="680" w:author="Veerakumar" w:date="2014-10-27T00:39:00Z"/>
              <w:rFonts w:eastAsiaTheme="minorEastAsia" w:cstheme="minorBidi"/>
              <w:noProof/>
              <w:sz w:val="22"/>
              <w:lang w:val="en-AU" w:eastAsia="en-AU"/>
            </w:rPr>
          </w:rPrChange>
        </w:rPr>
      </w:pPr>
      <w:del w:id="681" w:author="Veerakumar" w:date="2014-10-27T00:39:00Z">
        <w:r w:rsidRPr="00886339" w:rsidDel="008D1C68">
          <w:rPr>
            <w:noProof/>
            <w:lang w:val="en-AU"/>
            <w:rPrChange w:id="682" w:author="Veerakumar" w:date="2014-10-27T01:38:00Z">
              <w:rPr>
                <w:noProof/>
              </w:rPr>
            </w:rPrChange>
          </w:rPr>
          <w:delText>3.2 Specific Learning</w:delText>
        </w:r>
        <w:r w:rsidRPr="00886339" w:rsidDel="008D1C68">
          <w:rPr>
            <w:noProof/>
            <w:lang w:val="en-AU"/>
            <w:rPrChange w:id="683" w:author="Veerakumar" w:date="2014-10-27T01:38:00Z">
              <w:rPr>
                <w:noProof/>
              </w:rPr>
            </w:rPrChange>
          </w:rPr>
          <w:tab/>
          <w:delText>26</w:delText>
        </w:r>
      </w:del>
    </w:p>
    <w:p w:rsidR="00266BCF" w:rsidRPr="00886339" w:rsidDel="008D1C68" w:rsidRDefault="00266BCF">
      <w:pPr>
        <w:pStyle w:val="TOC3"/>
        <w:tabs>
          <w:tab w:val="right" w:leader="dot" w:pos="9962"/>
        </w:tabs>
        <w:rPr>
          <w:del w:id="684" w:author="Veerakumar" w:date="2014-10-27T00:39:00Z"/>
          <w:rFonts w:eastAsiaTheme="minorEastAsia" w:cstheme="minorBidi"/>
          <w:noProof/>
          <w:sz w:val="22"/>
          <w:lang w:val="en-AU" w:eastAsia="en-AU"/>
          <w:rPrChange w:id="685" w:author="Veerakumar" w:date="2014-10-27T01:38:00Z">
            <w:rPr>
              <w:del w:id="686" w:author="Veerakumar" w:date="2014-10-27T00:39:00Z"/>
              <w:rFonts w:eastAsiaTheme="minorEastAsia" w:cstheme="minorBidi"/>
              <w:noProof/>
              <w:sz w:val="22"/>
              <w:lang w:val="en-AU" w:eastAsia="en-AU"/>
            </w:rPr>
          </w:rPrChange>
        </w:rPr>
      </w:pPr>
      <w:del w:id="687" w:author="Veerakumar" w:date="2014-10-27T00:39:00Z">
        <w:r w:rsidRPr="00886339" w:rsidDel="008D1C68">
          <w:rPr>
            <w:noProof/>
            <w:lang w:val="en-AU"/>
            <w:rPrChange w:id="688" w:author="Veerakumar" w:date="2014-10-27T01:38:00Z">
              <w:rPr>
                <w:noProof/>
              </w:rPr>
            </w:rPrChange>
          </w:rPr>
          <w:delText>3.2.1 Android API</w:delText>
        </w:r>
        <w:r w:rsidRPr="00886339" w:rsidDel="008D1C68">
          <w:rPr>
            <w:noProof/>
            <w:lang w:val="en-AU"/>
            <w:rPrChange w:id="689" w:author="Veerakumar" w:date="2014-10-27T01:38:00Z">
              <w:rPr>
                <w:noProof/>
              </w:rPr>
            </w:rPrChange>
          </w:rPr>
          <w:tab/>
          <w:delText>26</w:delText>
        </w:r>
      </w:del>
    </w:p>
    <w:p w:rsidR="00266BCF" w:rsidRPr="00886339" w:rsidDel="008D1C68" w:rsidRDefault="00266BCF">
      <w:pPr>
        <w:pStyle w:val="TOC3"/>
        <w:tabs>
          <w:tab w:val="right" w:leader="dot" w:pos="9962"/>
        </w:tabs>
        <w:rPr>
          <w:del w:id="690" w:author="Veerakumar" w:date="2014-10-27T00:39:00Z"/>
          <w:rFonts w:eastAsiaTheme="minorEastAsia" w:cstheme="minorBidi"/>
          <w:noProof/>
          <w:sz w:val="22"/>
          <w:lang w:val="en-AU" w:eastAsia="en-AU"/>
          <w:rPrChange w:id="691" w:author="Veerakumar" w:date="2014-10-27T01:38:00Z">
            <w:rPr>
              <w:del w:id="692" w:author="Veerakumar" w:date="2014-10-27T00:39:00Z"/>
              <w:rFonts w:eastAsiaTheme="minorEastAsia" w:cstheme="minorBidi"/>
              <w:noProof/>
              <w:sz w:val="22"/>
              <w:lang w:val="en-AU" w:eastAsia="en-AU"/>
            </w:rPr>
          </w:rPrChange>
        </w:rPr>
      </w:pPr>
      <w:del w:id="693" w:author="Veerakumar" w:date="2014-10-27T00:39:00Z">
        <w:r w:rsidRPr="00886339" w:rsidDel="008D1C68">
          <w:rPr>
            <w:noProof/>
            <w:lang w:val="en-AU"/>
            <w:rPrChange w:id="694" w:author="Veerakumar" w:date="2014-10-27T01:38:00Z">
              <w:rPr>
                <w:noProof/>
              </w:rPr>
            </w:rPrChange>
          </w:rPr>
          <w:delText>3.1.2 Machine learning algorithms</w:delText>
        </w:r>
        <w:r w:rsidRPr="00886339" w:rsidDel="008D1C68">
          <w:rPr>
            <w:noProof/>
            <w:lang w:val="en-AU"/>
            <w:rPrChange w:id="695" w:author="Veerakumar" w:date="2014-10-27T01:38:00Z">
              <w:rPr>
                <w:noProof/>
              </w:rPr>
            </w:rPrChange>
          </w:rPr>
          <w:tab/>
          <w:delText>28</w:delText>
        </w:r>
      </w:del>
    </w:p>
    <w:p w:rsidR="00266BCF" w:rsidRPr="00886339" w:rsidDel="008D1C68" w:rsidRDefault="00266BCF">
      <w:pPr>
        <w:pStyle w:val="TOC2"/>
        <w:tabs>
          <w:tab w:val="right" w:leader="dot" w:pos="9962"/>
        </w:tabs>
        <w:rPr>
          <w:del w:id="696" w:author="Veerakumar" w:date="2014-10-27T00:39:00Z"/>
          <w:rFonts w:eastAsiaTheme="minorEastAsia" w:cstheme="minorBidi"/>
          <w:noProof/>
          <w:sz w:val="22"/>
          <w:lang w:val="en-AU" w:eastAsia="en-AU"/>
          <w:rPrChange w:id="697" w:author="Veerakumar" w:date="2014-10-27T01:38:00Z">
            <w:rPr>
              <w:del w:id="698" w:author="Veerakumar" w:date="2014-10-27T00:39:00Z"/>
              <w:rFonts w:eastAsiaTheme="minorEastAsia" w:cstheme="minorBidi"/>
              <w:noProof/>
              <w:sz w:val="22"/>
              <w:lang w:val="en-AU" w:eastAsia="en-AU"/>
            </w:rPr>
          </w:rPrChange>
        </w:rPr>
      </w:pPr>
      <w:del w:id="699" w:author="Veerakumar" w:date="2014-10-27T00:39:00Z">
        <w:r w:rsidRPr="00886339" w:rsidDel="008D1C68">
          <w:rPr>
            <w:noProof/>
            <w:lang w:val="en-AU"/>
            <w:rPrChange w:id="700" w:author="Veerakumar" w:date="2014-10-27T01:38:00Z">
              <w:rPr>
                <w:noProof/>
              </w:rPr>
            </w:rPrChange>
          </w:rPr>
          <w:delText>3.3 Process</w:delText>
        </w:r>
        <w:r w:rsidRPr="00886339" w:rsidDel="008D1C68">
          <w:rPr>
            <w:noProof/>
            <w:lang w:val="en-AU"/>
            <w:rPrChange w:id="701" w:author="Veerakumar" w:date="2014-10-27T01:38:00Z">
              <w:rPr>
                <w:noProof/>
              </w:rPr>
            </w:rPrChange>
          </w:rPr>
          <w:tab/>
          <w:delText>28</w:delText>
        </w:r>
      </w:del>
    </w:p>
    <w:p w:rsidR="00266BCF" w:rsidRPr="00886339" w:rsidDel="008D1C68" w:rsidRDefault="00266BCF">
      <w:pPr>
        <w:pStyle w:val="TOC3"/>
        <w:tabs>
          <w:tab w:val="right" w:leader="dot" w:pos="9962"/>
        </w:tabs>
        <w:rPr>
          <w:del w:id="702" w:author="Veerakumar" w:date="2014-10-27T00:39:00Z"/>
          <w:rFonts w:eastAsiaTheme="minorEastAsia" w:cstheme="minorBidi"/>
          <w:noProof/>
          <w:sz w:val="22"/>
          <w:lang w:val="en-AU" w:eastAsia="en-AU"/>
          <w:rPrChange w:id="703" w:author="Veerakumar" w:date="2014-10-27T01:38:00Z">
            <w:rPr>
              <w:del w:id="704" w:author="Veerakumar" w:date="2014-10-27T00:39:00Z"/>
              <w:rFonts w:eastAsiaTheme="minorEastAsia" w:cstheme="minorBidi"/>
              <w:noProof/>
              <w:sz w:val="22"/>
              <w:lang w:val="en-AU" w:eastAsia="en-AU"/>
            </w:rPr>
          </w:rPrChange>
        </w:rPr>
      </w:pPr>
      <w:del w:id="705" w:author="Veerakumar" w:date="2014-10-27T00:39:00Z">
        <w:r w:rsidRPr="00886339" w:rsidDel="008D1C68">
          <w:rPr>
            <w:noProof/>
            <w:lang w:val="en-AU"/>
            <w:rPrChange w:id="706" w:author="Veerakumar" w:date="2014-10-27T01:38:00Z">
              <w:rPr>
                <w:noProof/>
              </w:rPr>
            </w:rPrChange>
          </w:rPr>
          <w:delText>3.3.1 Data Gathering</w:delText>
        </w:r>
        <w:r w:rsidRPr="00886339" w:rsidDel="008D1C68">
          <w:rPr>
            <w:noProof/>
            <w:lang w:val="en-AU"/>
            <w:rPrChange w:id="707" w:author="Veerakumar" w:date="2014-10-27T01:38:00Z">
              <w:rPr>
                <w:noProof/>
              </w:rPr>
            </w:rPrChange>
          </w:rPr>
          <w:tab/>
          <w:delText>28</w:delText>
        </w:r>
      </w:del>
    </w:p>
    <w:p w:rsidR="00266BCF" w:rsidRPr="00886339" w:rsidDel="008D1C68" w:rsidRDefault="00266BCF">
      <w:pPr>
        <w:pStyle w:val="TOC3"/>
        <w:tabs>
          <w:tab w:val="right" w:leader="dot" w:pos="9962"/>
        </w:tabs>
        <w:rPr>
          <w:del w:id="708" w:author="Veerakumar" w:date="2014-10-27T00:39:00Z"/>
          <w:rFonts w:eastAsiaTheme="minorEastAsia" w:cstheme="minorBidi"/>
          <w:noProof/>
          <w:sz w:val="22"/>
          <w:lang w:val="en-AU" w:eastAsia="en-AU"/>
          <w:rPrChange w:id="709" w:author="Veerakumar" w:date="2014-10-27T01:38:00Z">
            <w:rPr>
              <w:del w:id="710" w:author="Veerakumar" w:date="2014-10-27T00:39:00Z"/>
              <w:rFonts w:eastAsiaTheme="minorEastAsia" w:cstheme="minorBidi"/>
              <w:noProof/>
              <w:sz w:val="22"/>
              <w:lang w:val="en-AU" w:eastAsia="en-AU"/>
            </w:rPr>
          </w:rPrChange>
        </w:rPr>
      </w:pPr>
      <w:del w:id="711" w:author="Veerakumar" w:date="2014-10-27T00:39:00Z">
        <w:r w:rsidRPr="00886339" w:rsidDel="008D1C68">
          <w:rPr>
            <w:noProof/>
            <w:lang w:val="en-AU"/>
            <w:rPrChange w:id="712" w:author="Veerakumar" w:date="2014-10-27T01:38:00Z">
              <w:rPr>
                <w:noProof/>
              </w:rPr>
            </w:rPrChange>
          </w:rPr>
          <w:delText>3.3.2 Manual Inferences</w:delText>
        </w:r>
        <w:r w:rsidRPr="00886339" w:rsidDel="008D1C68">
          <w:rPr>
            <w:noProof/>
            <w:lang w:val="en-AU"/>
            <w:rPrChange w:id="713" w:author="Veerakumar" w:date="2014-10-27T01:38:00Z">
              <w:rPr>
                <w:noProof/>
              </w:rPr>
            </w:rPrChange>
          </w:rPr>
          <w:tab/>
          <w:delText>30</w:delText>
        </w:r>
      </w:del>
    </w:p>
    <w:p w:rsidR="00266BCF" w:rsidRPr="00886339" w:rsidDel="008D1C68" w:rsidRDefault="00266BCF">
      <w:pPr>
        <w:pStyle w:val="TOC3"/>
        <w:tabs>
          <w:tab w:val="right" w:leader="dot" w:pos="9962"/>
        </w:tabs>
        <w:rPr>
          <w:del w:id="714" w:author="Veerakumar" w:date="2014-10-27T00:39:00Z"/>
          <w:rFonts w:eastAsiaTheme="minorEastAsia" w:cstheme="minorBidi"/>
          <w:noProof/>
          <w:sz w:val="22"/>
          <w:lang w:val="en-AU" w:eastAsia="en-AU"/>
          <w:rPrChange w:id="715" w:author="Veerakumar" w:date="2014-10-27T01:38:00Z">
            <w:rPr>
              <w:del w:id="716" w:author="Veerakumar" w:date="2014-10-27T00:39:00Z"/>
              <w:rFonts w:eastAsiaTheme="minorEastAsia" w:cstheme="minorBidi"/>
              <w:noProof/>
              <w:sz w:val="22"/>
              <w:lang w:val="en-AU" w:eastAsia="en-AU"/>
            </w:rPr>
          </w:rPrChange>
        </w:rPr>
      </w:pPr>
      <w:del w:id="717" w:author="Veerakumar" w:date="2014-10-27T00:39:00Z">
        <w:r w:rsidRPr="00886339" w:rsidDel="008D1C68">
          <w:rPr>
            <w:noProof/>
            <w:lang w:val="en-AU"/>
            <w:rPrChange w:id="718" w:author="Veerakumar" w:date="2014-10-27T01:38:00Z">
              <w:rPr>
                <w:noProof/>
              </w:rPr>
            </w:rPrChange>
          </w:rPr>
          <w:delText>3.3.3 Machine learning</w:delText>
        </w:r>
        <w:r w:rsidRPr="00886339" w:rsidDel="008D1C68">
          <w:rPr>
            <w:noProof/>
            <w:lang w:val="en-AU"/>
            <w:rPrChange w:id="719" w:author="Veerakumar" w:date="2014-10-27T01:38:00Z">
              <w:rPr>
                <w:noProof/>
              </w:rPr>
            </w:rPrChange>
          </w:rPr>
          <w:tab/>
          <w:delText>30</w:delText>
        </w:r>
      </w:del>
    </w:p>
    <w:p w:rsidR="00266BCF" w:rsidRPr="00886339" w:rsidDel="008D1C68" w:rsidRDefault="00266BCF">
      <w:pPr>
        <w:pStyle w:val="TOC3"/>
        <w:tabs>
          <w:tab w:val="right" w:leader="dot" w:pos="9962"/>
        </w:tabs>
        <w:rPr>
          <w:del w:id="720" w:author="Veerakumar" w:date="2014-10-27T00:39:00Z"/>
          <w:rFonts w:eastAsiaTheme="minorEastAsia" w:cstheme="minorBidi"/>
          <w:noProof/>
          <w:sz w:val="22"/>
          <w:lang w:val="en-AU" w:eastAsia="en-AU"/>
          <w:rPrChange w:id="721" w:author="Veerakumar" w:date="2014-10-27T01:38:00Z">
            <w:rPr>
              <w:del w:id="722" w:author="Veerakumar" w:date="2014-10-27T00:39:00Z"/>
              <w:rFonts w:eastAsiaTheme="minorEastAsia" w:cstheme="minorBidi"/>
              <w:noProof/>
              <w:sz w:val="22"/>
              <w:lang w:val="en-AU" w:eastAsia="en-AU"/>
            </w:rPr>
          </w:rPrChange>
        </w:rPr>
      </w:pPr>
      <w:del w:id="723" w:author="Veerakumar" w:date="2014-10-27T00:39:00Z">
        <w:r w:rsidRPr="00886339" w:rsidDel="008D1C68">
          <w:rPr>
            <w:noProof/>
            <w:lang w:val="en-AU"/>
            <w:rPrChange w:id="724" w:author="Veerakumar" w:date="2014-10-27T01:38:00Z">
              <w:rPr>
                <w:noProof/>
              </w:rPr>
            </w:rPrChange>
          </w:rPr>
          <w:delText>3.3.4 Refine Algorithm</w:delText>
        </w:r>
        <w:r w:rsidRPr="00886339" w:rsidDel="008D1C68">
          <w:rPr>
            <w:noProof/>
            <w:lang w:val="en-AU"/>
            <w:rPrChange w:id="725" w:author="Veerakumar" w:date="2014-10-27T01:38:00Z">
              <w:rPr>
                <w:noProof/>
              </w:rPr>
            </w:rPrChange>
          </w:rPr>
          <w:tab/>
          <w:delText>30</w:delText>
        </w:r>
      </w:del>
    </w:p>
    <w:p w:rsidR="00266BCF" w:rsidRPr="00886339" w:rsidDel="008D1C68" w:rsidRDefault="00266BCF">
      <w:pPr>
        <w:pStyle w:val="TOC2"/>
        <w:tabs>
          <w:tab w:val="right" w:leader="dot" w:pos="9962"/>
        </w:tabs>
        <w:rPr>
          <w:del w:id="726" w:author="Veerakumar" w:date="2014-10-27T00:39:00Z"/>
          <w:rFonts w:eastAsiaTheme="minorEastAsia" w:cstheme="minorBidi"/>
          <w:noProof/>
          <w:sz w:val="22"/>
          <w:lang w:val="en-AU" w:eastAsia="en-AU"/>
          <w:rPrChange w:id="727" w:author="Veerakumar" w:date="2014-10-27T01:38:00Z">
            <w:rPr>
              <w:del w:id="728" w:author="Veerakumar" w:date="2014-10-27T00:39:00Z"/>
              <w:rFonts w:eastAsiaTheme="minorEastAsia" w:cstheme="minorBidi"/>
              <w:noProof/>
              <w:sz w:val="22"/>
              <w:lang w:val="en-AU" w:eastAsia="en-AU"/>
            </w:rPr>
          </w:rPrChange>
        </w:rPr>
      </w:pPr>
      <w:del w:id="729" w:author="Veerakumar" w:date="2014-10-27T00:39:00Z">
        <w:r w:rsidRPr="00886339" w:rsidDel="008D1C68">
          <w:rPr>
            <w:noProof/>
            <w:lang w:val="en-AU"/>
            <w:rPrChange w:id="730" w:author="Veerakumar" w:date="2014-10-27T01:38:00Z">
              <w:rPr>
                <w:noProof/>
              </w:rPr>
            </w:rPrChange>
          </w:rPr>
          <w:delText>3.4 Implementation</w:delText>
        </w:r>
        <w:r w:rsidRPr="00886339" w:rsidDel="008D1C68">
          <w:rPr>
            <w:noProof/>
            <w:lang w:val="en-AU"/>
            <w:rPrChange w:id="731" w:author="Veerakumar" w:date="2014-10-27T01:38:00Z">
              <w:rPr>
                <w:noProof/>
              </w:rPr>
            </w:rPrChange>
          </w:rPr>
          <w:tab/>
          <w:delText>30</w:delText>
        </w:r>
      </w:del>
    </w:p>
    <w:p w:rsidR="00266BCF" w:rsidRPr="00886339" w:rsidDel="008D1C68" w:rsidRDefault="00266BCF">
      <w:pPr>
        <w:pStyle w:val="TOC3"/>
        <w:tabs>
          <w:tab w:val="right" w:leader="dot" w:pos="9962"/>
        </w:tabs>
        <w:rPr>
          <w:del w:id="732" w:author="Veerakumar" w:date="2014-10-27T00:39:00Z"/>
          <w:rFonts w:eastAsiaTheme="minorEastAsia" w:cstheme="minorBidi"/>
          <w:noProof/>
          <w:sz w:val="22"/>
          <w:lang w:val="en-AU" w:eastAsia="en-AU"/>
          <w:rPrChange w:id="733" w:author="Veerakumar" w:date="2014-10-27T01:38:00Z">
            <w:rPr>
              <w:del w:id="734" w:author="Veerakumar" w:date="2014-10-27T00:39:00Z"/>
              <w:rFonts w:eastAsiaTheme="minorEastAsia" w:cstheme="minorBidi"/>
              <w:noProof/>
              <w:sz w:val="22"/>
              <w:lang w:val="en-AU" w:eastAsia="en-AU"/>
            </w:rPr>
          </w:rPrChange>
        </w:rPr>
      </w:pPr>
      <w:del w:id="735" w:author="Veerakumar" w:date="2014-10-27T00:39:00Z">
        <w:r w:rsidRPr="00886339" w:rsidDel="008D1C68">
          <w:rPr>
            <w:noProof/>
            <w:lang w:val="en-AU"/>
            <w:rPrChange w:id="736" w:author="Veerakumar" w:date="2014-10-27T01:38:00Z">
              <w:rPr>
                <w:noProof/>
              </w:rPr>
            </w:rPrChange>
          </w:rPr>
          <w:delText>3.4.x &lt;talk about each package&gt; - half a page per class on average</w:delText>
        </w:r>
        <w:r w:rsidRPr="00886339" w:rsidDel="008D1C68">
          <w:rPr>
            <w:noProof/>
            <w:lang w:val="en-AU"/>
            <w:rPrChange w:id="737" w:author="Veerakumar" w:date="2014-10-27T01:38:00Z">
              <w:rPr>
                <w:noProof/>
              </w:rPr>
            </w:rPrChange>
          </w:rPr>
          <w:tab/>
          <w:delText>30</w:delText>
        </w:r>
      </w:del>
    </w:p>
    <w:p w:rsidR="00266BCF" w:rsidRPr="00886339" w:rsidDel="008D1C68" w:rsidRDefault="00266BCF">
      <w:pPr>
        <w:pStyle w:val="TOC1"/>
        <w:tabs>
          <w:tab w:val="right" w:leader="dot" w:pos="9962"/>
        </w:tabs>
        <w:rPr>
          <w:del w:id="738" w:author="Veerakumar" w:date="2014-10-27T00:39:00Z"/>
          <w:rFonts w:eastAsiaTheme="minorEastAsia" w:cstheme="minorBidi"/>
          <w:noProof/>
          <w:sz w:val="22"/>
          <w:lang w:val="en-AU" w:eastAsia="en-AU"/>
          <w:rPrChange w:id="739" w:author="Veerakumar" w:date="2014-10-27T01:38:00Z">
            <w:rPr>
              <w:del w:id="740" w:author="Veerakumar" w:date="2014-10-27T00:39:00Z"/>
              <w:rFonts w:eastAsiaTheme="minorEastAsia" w:cstheme="minorBidi"/>
              <w:noProof/>
              <w:sz w:val="22"/>
              <w:lang w:val="en-AU" w:eastAsia="en-AU"/>
            </w:rPr>
          </w:rPrChange>
        </w:rPr>
      </w:pPr>
      <w:del w:id="741" w:author="Veerakumar" w:date="2014-10-27T00:39:00Z">
        <w:r w:rsidRPr="00886339" w:rsidDel="008D1C68">
          <w:rPr>
            <w:noProof/>
            <w:lang w:val="en-AU"/>
            <w:rPrChange w:id="742" w:author="Veerakumar" w:date="2014-10-27T01:38:00Z">
              <w:rPr>
                <w:noProof/>
                <w:lang w:val="en-AU"/>
              </w:rPr>
            </w:rPrChange>
          </w:rPr>
          <w:delText>4. Evaluation</w:delText>
        </w:r>
        <w:r w:rsidRPr="00886339" w:rsidDel="008D1C68">
          <w:rPr>
            <w:noProof/>
            <w:lang w:val="en-AU"/>
            <w:rPrChange w:id="743" w:author="Veerakumar" w:date="2014-10-27T01:38:00Z">
              <w:rPr>
                <w:noProof/>
              </w:rPr>
            </w:rPrChange>
          </w:rPr>
          <w:tab/>
          <w:delText>31</w:delText>
        </w:r>
      </w:del>
    </w:p>
    <w:p w:rsidR="00266BCF" w:rsidRPr="00886339" w:rsidDel="008D1C68" w:rsidRDefault="00266BCF">
      <w:pPr>
        <w:pStyle w:val="TOC2"/>
        <w:tabs>
          <w:tab w:val="right" w:leader="dot" w:pos="9962"/>
        </w:tabs>
        <w:rPr>
          <w:del w:id="744" w:author="Veerakumar" w:date="2014-10-27T00:39:00Z"/>
          <w:rFonts w:eastAsiaTheme="minorEastAsia" w:cstheme="minorBidi"/>
          <w:noProof/>
          <w:sz w:val="22"/>
          <w:lang w:val="en-AU" w:eastAsia="en-AU"/>
          <w:rPrChange w:id="745" w:author="Veerakumar" w:date="2014-10-27T01:38:00Z">
            <w:rPr>
              <w:del w:id="746" w:author="Veerakumar" w:date="2014-10-27T00:39:00Z"/>
              <w:rFonts w:eastAsiaTheme="minorEastAsia" w:cstheme="minorBidi"/>
              <w:noProof/>
              <w:sz w:val="22"/>
              <w:lang w:val="en-AU" w:eastAsia="en-AU"/>
            </w:rPr>
          </w:rPrChange>
        </w:rPr>
      </w:pPr>
      <w:del w:id="747" w:author="Veerakumar" w:date="2014-10-27T00:39:00Z">
        <w:r w:rsidRPr="00886339" w:rsidDel="008D1C68">
          <w:rPr>
            <w:noProof/>
            <w:lang w:val="en-AU"/>
            <w:rPrChange w:id="748" w:author="Veerakumar" w:date="2014-10-27T01:38:00Z">
              <w:rPr>
                <w:noProof/>
              </w:rPr>
            </w:rPrChange>
          </w:rPr>
          <w:delText>4.1 Testing procedure</w:delText>
        </w:r>
        <w:r w:rsidRPr="00886339" w:rsidDel="008D1C68">
          <w:rPr>
            <w:noProof/>
            <w:lang w:val="en-AU"/>
            <w:rPrChange w:id="749" w:author="Veerakumar" w:date="2014-10-27T01:38:00Z">
              <w:rPr>
                <w:noProof/>
              </w:rPr>
            </w:rPrChange>
          </w:rPr>
          <w:tab/>
          <w:delText>31</w:delText>
        </w:r>
      </w:del>
    </w:p>
    <w:p w:rsidR="00266BCF" w:rsidRPr="00886339" w:rsidDel="008D1C68" w:rsidRDefault="00266BCF">
      <w:pPr>
        <w:pStyle w:val="TOC2"/>
        <w:tabs>
          <w:tab w:val="right" w:leader="dot" w:pos="9962"/>
        </w:tabs>
        <w:rPr>
          <w:del w:id="750" w:author="Veerakumar" w:date="2014-10-27T00:39:00Z"/>
          <w:rFonts w:eastAsiaTheme="minorEastAsia" w:cstheme="minorBidi"/>
          <w:noProof/>
          <w:sz w:val="22"/>
          <w:lang w:val="en-AU" w:eastAsia="en-AU"/>
          <w:rPrChange w:id="751" w:author="Veerakumar" w:date="2014-10-27T01:38:00Z">
            <w:rPr>
              <w:del w:id="752" w:author="Veerakumar" w:date="2014-10-27T00:39:00Z"/>
              <w:rFonts w:eastAsiaTheme="minorEastAsia" w:cstheme="minorBidi"/>
              <w:noProof/>
              <w:sz w:val="22"/>
              <w:lang w:val="en-AU" w:eastAsia="en-AU"/>
            </w:rPr>
          </w:rPrChange>
        </w:rPr>
      </w:pPr>
      <w:del w:id="753" w:author="Veerakumar" w:date="2014-10-27T00:39:00Z">
        <w:r w:rsidRPr="00886339" w:rsidDel="008D1C68">
          <w:rPr>
            <w:noProof/>
            <w:lang w:val="en-AU"/>
            <w:rPrChange w:id="754" w:author="Veerakumar" w:date="2014-10-27T01:38:00Z">
              <w:rPr>
                <w:noProof/>
              </w:rPr>
            </w:rPrChange>
          </w:rPr>
          <w:delText>4.2 Method</w:delText>
        </w:r>
        <w:r w:rsidRPr="00886339" w:rsidDel="008D1C68">
          <w:rPr>
            <w:noProof/>
            <w:lang w:val="en-AU"/>
            <w:rPrChange w:id="755" w:author="Veerakumar" w:date="2014-10-27T01:38:00Z">
              <w:rPr>
                <w:noProof/>
              </w:rPr>
            </w:rPrChange>
          </w:rPr>
          <w:tab/>
          <w:delText>31</w:delText>
        </w:r>
      </w:del>
    </w:p>
    <w:p w:rsidR="00266BCF" w:rsidRPr="00886339" w:rsidDel="008D1C68" w:rsidRDefault="00266BCF">
      <w:pPr>
        <w:pStyle w:val="TOC2"/>
        <w:tabs>
          <w:tab w:val="right" w:leader="dot" w:pos="9962"/>
        </w:tabs>
        <w:rPr>
          <w:del w:id="756" w:author="Veerakumar" w:date="2014-10-27T00:39:00Z"/>
          <w:rFonts w:eastAsiaTheme="minorEastAsia" w:cstheme="minorBidi"/>
          <w:noProof/>
          <w:sz w:val="22"/>
          <w:lang w:val="en-AU" w:eastAsia="en-AU"/>
          <w:rPrChange w:id="757" w:author="Veerakumar" w:date="2014-10-27T01:38:00Z">
            <w:rPr>
              <w:del w:id="758" w:author="Veerakumar" w:date="2014-10-27T00:39:00Z"/>
              <w:rFonts w:eastAsiaTheme="minorEastAsia" w:cstheme="minorBidi"/>
              <w:noProof/>
              <w:sz w:val="22"/>
              <w:lang w:val="en-AU" w:eastAsia="en-AU"/>
            </w:rPr>
          </w:rPrChange>
        </w:rPr>
      </w:pPr>
      <w:del w:id="759" w:author="Veerakumar" w:date="2014-10-27T00:39:00Z">
        <w:r w:rsidRPr="00886339" w:rsidDel="008D1C68">
          <w:rPr>
            <w:noProof/>
            <w:lang w:val="en-AU"/>
            <w:rPrChange w:id="760" w:author="Veerakumar" w:date="2014-10-27T01:38:00Z">
              <w:rPr>
                <w:noProof/>
              </w:rPr>
            </w:rPrChange>
          </w:rPr>
          <w:delText>4.3 Results</w:delText>
        </w:r>
        <w:r w:rsidRPr="00886339" w:rsidDel="008D1C68">
          <w:rPr>
            <w:noProof/>
            <w:lang w:val="en-AU"/>
            <w:rPrChange w:id="761" w:author="Veerakumar" w:date="2014-10-27T01:38:00Z">
              <w:rPr>
                <w:noProof/>
              </w:rPr>
            </w:rPrChange>
          </w:rPr>
          <w:tab/>
          <w:delText>31</w:delText>
        </w:r>
      </w:del>
    </w:p>
    <w:p w:rsidR="00266BCF" w:rsidRPr="00886339" w:rsidDel="008D1C68" w:rsidRDefault="00266BCF">
      <w:pPr>
        <w:pStyle w:val="TOC2"/>
        <w:tabs>
          <w:tab w:val="right" w:leader="dot" w:pos="9962"/>
        </w:tabs>
        <w:rPr>
          <w:del w:id="762" w:author="Veerakumar" w:date="2014-10-27T00:39:00Z"/>
          <w:rFonts w:eastAsiaTheme="minorEastAsia" w:cstheme="minorBidi"/>
          <w:noProof/>
          <w:sz w:val="22"/>
          <w:lang w:val="en-AU" w:eastAsia="en-AU"/>
          <w:rPrChange w:id="763" w:author="Veerakumar" w:date="2014-10-27T01:38:00Z">
            <w:rPr>
              <w:del w:id="764" w:author="Veerakumar" w:date="2014-10-27T00:39:00Z"/>
              <w:rFonts w:eastAsiaTheme="minorEastAsia" w:cstheme="minorBidi"/>
              <w:noProof/>
              <w:sz w:val="22"/>
              <w:lang w:val="en-AU" w:eastAsia="en-AU"/>
            </w:rPr>
          </w:rPrChange>
        </w:rPr>
      </w:pPr>
      <w:del w:id="765" w:author="Veerakumar" w:date="2014-10-27T00:39:00Z">
        <w:r w:rsidRPr="00886339" w:rsidDel="008D1C68">
          <w:rPr>
            <w:noProof/>
            <w:lang w:val="en-AU"/>
            <w:rPrChange w:id="766" w:author="Veerakumar" w:date="2014-10-27T01:38:00Z">
              <w:rPr>
                <w:noProof/>
              </w:rPr>
            </w:rPrChange>
          </w:rPr>
          <w:delText>4.4 Discussion</w:delText>
        </w:r>
        <w:r w:rsidRPr="00886339" w:rsidDel="008D1C68">
          <w:rPr>
            <w:noProof/>
            <w:lang w:val="en-AU"/>
            <w:rPrChange w:id="767" w:author="Veerakumar" w:date="2014-10-27T01:38:00Z">
              <w:rPr>
                <w:noProof/>
              </w:rPr>
            </w:rPrChange>
          </w:rPr>
          <w:tab/>
          <w:delText>31</w:delText>
        </w:r>
      </w:del>
    </w:p>
    <w:p w:rsidR="00266BCF" w:rsidRPr="00886339" w:rsidDel="008D1C68" w:rsidRDefault="00266BCF">
      <w:pPr>
        <w:pStyle w:val="TOC1"/>
        <w:tabs>
          <w:tab w:val="right" w:leader="dot" w:pos="9962"/>
        </w:tabs>
        <w:rPr>
          <w:del w:id="768" w:author="Veerakumar" w:date="2014-10-27T00:39:00Z"/>
          <w:rFonts w:eastAsiaTheme="minorEastAsia" w:cstheme="minorBidi"/>
          <w:noProof/>
          <w:sz w:val="22"/>
          <w:lang w:val="en-AU" w:eastAsia="en-AU"/>
          <w:rPrChange w:id="769" w:author="Veerakumar" w:date="2014-10-27T01:38:00Z">
            <w:rPr>
              <w:del w:id="770" w:author="Veerakumar" w:date="2014-10-27T00:39:00Z"/>
              <w:rFonts w:eastAsiaTheme="minorEastAsia" w:cstheme="minorBidi"/>
              <w:noProof/>
              <w:sz w:val="22"/>
              <w:lang w:val="en-AU" w:eastAsia="en-AU"/>
            </w:rPr>
          </w:rPrChange>
        </w:rPr>
      </w:pPr>
      <w:del w:id="771" w:author="Veerakumar" w:date="2014-10-27T00:39:00Z">
        <w:r w:rsidRPr="00886339" w:rsidDel="008D1C68">
          <w:rPr>
            <w:noProof/>
            <w:lang w:val="en-AU"/>
            <w:rPrChange w:id="772" w:author="Veerakumar" w:date="2014-10-27T01:38:00Z">
              <w:rPr>
                <w:noProof/>
                <w:lang w:val="en-AU"/>
              </w:rPr>
            </w:rPrChange>
          </w:rPr>
          <w:delText>5. Conclusion</w:delText>
        </w:r>
        <w:r w:rsidRPr="00886339" w:rsidDel="008D1C68">
          <w:rPr>
            <w:noProof/>
            <w:lang w:val="en-AU"/>
            <w:rPrChange w:id="773" w:author="Veerakumar" w:date="2014-10-27T01:38:00Z">
              <w:rPr>
                <w:noProof/>
              </w:rPr>
            </w:rPrChange>
          </w:rPr>
          <w:tab/>
          <w:delText>32</w:delText>
        </w:r>
      </w:del>
    </w:p>
    <w:p w:rsidR="00266BCF" w:rsidRPr="00886339" w:rsidDel="008D1C68" w:rsidRDefault="00266BCF">
      <w:pPr>
        <w:pStyle w:val="TOC2"/>
        <w:tabs>
          <w:tab w:val="right" w:leader="dot" w:pos="9962"/>
        </w:tabs>
        <w:rPr>
          <w:del w:id="774" w:author="Veerakumar" w:date="2014-10-27T00:39:00Z"/>
          <w:rFonts w:eastAsiaTheme="minorEastAsia" w:cstheme="minorBidi"/>
          <w:noProof/>
          <w:sz w:val="22"/>
          <w:lang w:val="en-AU" w:eastAsia="en-AU"/>
          <w:rPrChange w:id="775" w:author="Veerakumar" w:date="2014-10-27T01:38:00Z">
            <w:rPr>
              <w:del w:id="776" w:author="Veerakumar" w:date="2014-10-27T00:39:00Z"/>
              <w:rFonts w:eastAsiaTheme="minorEastAsia" w:cstheme="minorBidi"/>
              <w:noProof/>
              <w:sz w:val="22"/>
              <w:lang w:val="en-AU" w:eastAsia="en-AU"/>
            </w:rPr>
          </w:rPrChange>
        </w:rPr>
      </w:pPr>
      <w:del w:id="777" w:author="Veerakumar" w:date="2014-10-27T00:39:00Z">
        <w:r w:rsidRPr="00886339" w:rsidDel="008D1C68">
          <w:rPr>
            <w:noProof/>
            <w:lang w:val="en-AU"/>
            <w:rPrChange w:id="778" w:author="Veerakumar" w:date="2014-10-27T01:38:00Z">
              <w:rPr>
                <w:noProof/>
              </w:rPr>
            </w:rPrChange>
          </w:rPr>
          <w:delText>5.x Future work</w:delText>
        </w:r>
        <w:r w:rsidRPr="00886339" w:rsidDel="008D1C68">
          <w:rPr>
            <w:noProof/>
            <w:lang w:val="en-AU"/>
            <w:rPrChange w:id="779" w:author="Veerakumar" w:date="2014-10-27T01:38:00Z">
              <w:rPr>
                <w:noProof/>
              </w:rPr>
            </w:rPrChange>
          </w:rPr>
          <w:tab/>
          <w:delText>32</w:delText>
        </w:r>
      </w:del>
    </w:p>
    <w:p w:rsidR="00266BCF" w:rsidRPr="00886339" w:rsidDel="008D1C68" w:rsidRDefault="00266BCF">
      <w:pPr>
        <w:pStyle w:val="TOC1"/>
        <w:tabs>
          <w:tab w:val="right" w:leader="dot" w:pos="9962"/>
        </w:tabs>
        <w:rPr>
          <w:del w:id="780" w:author="Veerakumar" w:date="2014-10-27T00:39:00Z"/>
          <w:rFonts w:eastAsiaTheme="minorEastAsia" w:cstheme="minorBidi"/>
          <w:noProof/>
          <w:sz w:val="22"/>
          <w:lang w:val="en-AU" w:eastAsia="en-AU"/>
          <w:rPrChange w:id="781" w:author="Veerakumar" w:date="2014-10-27T01:38:00Z">
            <w:rPr>
              <w:del w:id="782" w:author="Veerakumar" w:date="2014-10-27T00:39:00Z"/>
              <w:rFonts w:eastAsiaTheme="minorEastAsia" w:cstheme="minorBidi"/>
              <w:noProof/>
              <w:sz w:val="22"/>
              <w:lang w:val="en-AU" w:eastAsia="en-AU"/>
            </w:rPr>
          </w:rPrChange>
        </w:rPr>
      </w:pPr>
      <w:del w:id="783" w:author="Veerakumar" w:date="2014-10-27T00:39:00Z">
        <w:r w:rsidRPr="00886339" w:rsidDel="008D1C68">
          <w:rPr>
            <w:noProof/>
            <w:lang w:val="en-AU"/>
            <w:rPrChange w:id="784" w:author="Veerakumar" w:date="2014-10-27T01:38:00Z">
              <w:rPr>
                <w:noProof/>
                <w:lang w:val="en-AU"/>
              </w:rPr>
            </w:rPrChange>
          </w:rPr>
          <w:delText>6. Bibliography</w:delText>
        </w:r>
        <w:r w:rsidRPr="00886339" w:rsidDel="008D1C68">
          <w:rPr>
            <w:noProof/>
            <w:lang w:val="en-AU"/>
            <w:rPrChange w:id="785" w:author="Veerakumar" w:date="2014-10-27T01:38:00Z">
              <w:rPr>
                <w:noProof/>
              </w:rPr>
            </w:rPrChange>
          </w:rPr>
          <w:tab/>
          <w:delText>33</w:delText>
        </w:r>
      </w:del>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886339">
        <w:rPr>
          <w:szCs w:val="24"/>
          <w:lang w:val="en-AU"/>
          <w:rPrChange w:id="786" w:author="Veerakumar" w:date="2014-10-27T01:38:00Z">
            <w:rPr>
              <w:szCs w:val="24"/>
              <w:lang w:val="en-AU"/>
            </w:rPr>
          </w:rPrChange>
        </w:rPr>
        <w:fldChar w:fldCharType="end"/>
      </w:r>
    </w:p>
    <w:p w:rsidR="00517AF0" w:rsidRPr="004564DA" w:rsidRDefault="003E0969" w:rsidP="0062433B">
      <w:pPr>
        <w:pStyle w:val="Heading1"/>
        <w:rPr>
          <w:lang w:val="en-AU"/>
        </w:rPr>
      </w:pPr>
      <w:bookmarkStart w:id="787" w:name="_Toc402133709"/>
      <w:r w:rsidRPr="00367583">
        <w:rPr>
          <w:lang w:val="en-AU"/>
        </w:rPr>
        <w:lastRenderedPageBreak/>
        <w:t>List of figures</w:t>
      </w:r>
      <w:bookmarkEnd w:id="787"/>
    </w:p>
    <w:p w:rsidR="008D1C68" w:rsidRPr="00886339" w:rsidRDefault="003E0969">
      <w:pPr>
        <w:pStyle w:val="TableofFigures"/>
        <w:tabs>
          <w:tab w:val="right" w:leader="dot" w:pos="9962"/>
        </w:tabs>
        <w:rPr>
          <w:ins w:id="788" w:author="Veerakumar" w:date="2014-10-27T00:39:00Z"/>
          <w:rFonts w:eastAsiaTheme="minorEastAsia" w:cstheme="minorBidi"/>
          <w:noProof/>
          <w:sz w:val="20"/>
          <w:lang w:val="en-AU" w:eastAsia="en-AU"/>
          <w:rPrChange w:id="789" w:author="Veerakumar" w:date="2014-10-27T01:38:00Z">
            <w:rPr>
              <w:ins w:id="790" w:author="Veerakumar" w:date="2014-10-27T00:39:00Z"/>
              <w:rFonts w:eastAsiaTheme="minorEastAsia" w:cstheme="minorBidi"/>
              <w:noProof/>
              <w:sz w:val="22"/>
              <w:lang w:val="en-AU" w:eastAsia="en-AU"/>
            </w:rPr>
          </w:rPrChange>
        </w:rPr>
      </w:pPr>
      <w:r w:rsidRPr="00886339">
        <w:rPr>
          <w:szCs w:val="24"/>
          <w:lang w:val="en-AU"/>
          <w:rPrChange w:id="791" w:author="Veerakumar" w:date="2014-10-27T01:38:00Z">
            <w:rPr>
              <w:szCs w:val="24"/>
              <w:lang w:val="en-AU"/>
            </w:rPr>
          </w:rPrChange>
        </w:rPr>
        <w:fldChar w:fldCharType="begin"/>
      </w:r>
      <w:r w:rsidRPr="00886339">
        <w:rPr>
          <w:szCs w:val="24"/>
          <w:lang w:val="en-AU"/>
          <w:rPrChange w:id="792" w:author="Veerakumar" w:date="2014-10-27T01:38:00Z">
            <w:rPr>
              <w:szCs w:val="24"/>
              <w:lang w:val="en-AU"/>
            </w:rPr>
          </w:rPrChange>
        </w:rPr>
        <w:instrText xml:space="preserve"> TOC \h \z \c "Figure" </w:instrText>
      </w:r>
      <w:r w:rsidRPr="00886339">
        <w:rPr>
          <w:szCs w:val="24"/>
          <w:lang w:val="en-AU"/>
          <w:rPrChange w:id="793" w:author="Veerakumar" w:date="2014-10-27T01:38:00Z">
            <w:rPr>
              <w:szCs w:val="24"/>
              <w:lang w:val="en-AU"/>
            </w:rPr>
          </w:rPrChange>
        </w:rPr>
        <w:fldChar w:fldCharType="separate"/>
      </w:r>
      <w:ins w:id="794" w:author="Veerakumar" w:date="2014-10-27T00:39:00Z">
        <w:r w:rsidR="008D1C68" w:rsidRPr="00886339">
          <w:rPr>
            <w:rStyle w:val="Hyperlink"/>
            <w:noProof/>
            <w:sz w:val="22"/>
            <w:lang w:val="en-AU"/>
            <w:rPrChange w:id="795" w:author="Veerakumar" w:date="2014-10-27T01:38:00Z">
              <w:rPr>
                <w:rStyle w:val="Hyperlink"/>
                <w:noProof/>
              </w:rPr>
            </w:rPrChange>
          </w:rPr>
          <w:fldChar w:fldCharType="begin"/>
        </w:r>
        <w:r w:rsidR="008D1C68" w:rsidRPr="00886339">
          <w:rPr>
            <w:rStyle w:val="Hyperlink"/>
            <w:noProof/>
            <w:sz w:val="22"/>
            <w:lang w:val="en-AU"/>
            <w:rPrChange w:id="796" w:author="Veerakumar" w:date="2014-10-27T01:38:00Z">
              <w:rPr>
                <w:rStyle w:val="Hyperlink"/>
                <w:noProof/>
              </w:rPr>
            </w:rPrChange>
          </w:rPr>
          <w:instrText xml:space="preserve"> </w:instrText>
        </w:r>
        <w:r w:rsidR="008D1C68" w:rsidRPr="00886339">
          <w:rPr>
            <w:noProof/>
            <w:sz w:val="22"/>
            <w:lang w:val="en-AU"/>
            <w:rPrChange w:id="797" w:author="Veerakumar" w:date="2014-10-27T01:38:00Z">
              <w:rPr>
                <w:noProof/>
              </w:rPr>
            </w:rPrChange>
          </w:rPr>
          <w:instrText>HYPERLINK \l "_Toc402133742"</w:instrText>
        </w:r>
        <w:r w:rsidR="008D1C68" w:rsidRPr="00886339">
          <w:rPr>
            <w:rStyle w:val="Hyperlink"/>
            <w:noProof/>
            <w:sz w:val="22"/>
            <w:lang w:val="en-AU"/>
            <w:rPrChange w:id="798" w:author="Veerakumar" w:date="2014-10-27T01:38:00Z">
              <w:rPr>
                <w:rStyle w:val="Hyperlink"/>
                <w:noProof/>
              </w:rPr>
            </w:rPrChange>
          </w:rPr>
          <w:instrText xml:space="preserve"> </w:instrText>
        </w:r>
        <w:r w:rsidR="008D1C68" w:rsidRPr="00886339">
          <w:rPr>
            <w:rStyle w:val="Hyperlink"/>
            <w:noProof/>
            <w:sz w:val="22"/>
            <w:lang w:val="en-AU"/>
            <w:rPrChange w:id="799" w:author="Veerakumar" w:date="2014-10-27T01:38:00Z">
              <w:rPr>
                <w:rStyle w:val="Hyperlink"/>
                <w:noProof/>
              </w:rPr>
            </w:rPrChange>
          </w:rPr>
        </w:r>
        <w:r w:rsidR="008D1C68" w:rsidRPr="00886339">
          <w:rPr>
            <w:rStyle w:val="Hyperlink"/>
            <w:noProof/>
            <w:sz w:val="22"/>
            <w:lang w:val="en-AU"/>
            <w:rPrChange w:id="800" w:author="Veerakumar" w:date="2014-10-27T01:38:00Z">
              <w:rPr>
                <w:rStyle w:val="Hyperlink"/>
                <w:noProof/>
              </w:rPr>
            </w:rPrChange>
          </w:rPr>
          <w:fldChar w:fldCharType="separate"/>
        </w:r>
        <w:r w:rsidR="008D1C68" w:rsidRPr="00886339">
          <w:rPr>
            <w:rStyle w:val="Hyperlink"/>
            <w:noProof/>
            <w:sz w:val="22"/>
            <w:lang w:val="en-AU"/>
            <w:rPrChange w:id="801" w:author="Veerakumar" w:date="2014-10-27T01:38:00Z">
              <w:rPr>
                <w:rStyle w:val="Hyperlink"/>
                <w:noProof/>
                <w:lang w:val="en-AU"/>
              </w:rPr>
            </w:rPrChange>
          </w:rPr>
          <w:t>Figure 1 – Improvement in accuracy over a 60-day period due to machine learning</w:t>
        </w:r>
        <w:r w:rsidR="008D1C68" w:rsidRPr="00886339">
          <w:rPr>
            <w:noProof/>
            <w:webHidden/>
            <w:sz w:val="22"/>
            <w:lang w:val="en-AU"/>
            <w:rPrChange w:id="802" w:author="Veerakumar" w:date="2014-10-27T01:38:00Z">
              <w:rPr>
                <w:noProof/>
                <w:webHidden/>
              </w:rPr>
            </w:rPrChange>
          </w:rPr>
          <w:tab/>
        </w:r>
        <w:r w:rsidR="008D1C68" w:rsidRPr="00886339">
          <w:rPr>
            <w:noProof/>
            <w:webHidden/>
            <w:sz w:val="22"/>
            <w:lang w:val="en-AU"/>
            <w:rPrChange w:id="803" w:author="Veerakumar" w:date="2014-10-27T01:38:00Z">
              <w:rPr>
                <w:noProof/>
                <w:webHidden/>
              </w:rPr>
            </w:rPrChange>
          </w:rPr>
          <w:fldChar w:fldCharType="begin"/>
        </w:r>
        <w:r w:rsidR="008D1C68" w:rsidRPr="00886339">
          <w:rPr>
            <w:noProof/>
            <w:webHidden/>
            <w:sz w:val="22"/>
            <w:lang w:val="en-AU"/>
            <w:rPrChange w:id="804" w:author="Veerakumar" w:date="2014-10-27T01:38:00Z">
              <w:rPr>
                <w:noProof/>
                <w:webHidden/>
              </w:rPr>
            </w:rPrChange>
          </w:rPr>
          <w:instrText xml:space="preserve"> PAGEREF _Toc402133742 \h </w:instrText>
        </w:r>
        <w:r w:rsidR="008D1C68" w:rsidRPr="00886339">
          <w:rPr>
            <w:noProof/>
            <w:webHidden/>
            <w:sz w:val="22"/>
            <w:lang w:val="en-AU"/>
            <w:rPrChange w:id="805" w:author="Veerakumar" w:date="2014-10-27T01:38:00Z">
              <w:rPr>
                <w:noProof/>
                <w:webHidden/>
              </w:rPr>
            </w:rPrChange>
          </w:rPr>
        </w:r>
      </w:ins>
      <w:r w:rsidR="008D1C68" w:rsidRPr="00886339">
        <w:rPr>
          <w:noProof/>
          <w:webHidden/>
          <w:sz w:val="22"/>
          <w:lang w:val="en-AU"/>
          <w:rPrChange w:id="806" w:author="Veerakumar" w:date="2014-10-27T01:38:00Z">
            <w:rPr>
              <w:noProof/>
              <w:webHidden/>
            </w:rPr>
          </w:rPrChange>
        </w:rPr>
        <w:fldChar w:fldCharType="separate"/>
      </w:r>
      <w:ins w:id="807" w:author="Veerakumar" w:date="2014-10-27T00:39:00Z">
        <w:r w:rsidR="008D1C68" w:rsidRPr="00886339">
          <w:rPr>
            <w:noProof/>
            <w:webHidden/>
            <w:sz w:val="22"/>
            <w:lang w:val="en-AU"/>
            <w:rPrChange w:id="808" w:author="Veerakumar" w:date="2014-10-27T01:38:00Z">
              <w:rPr>
                <w:noProof/>
                <w:webHidden/>
              </w:rPr>
            </w:rPrChange>
          </w:rPr>
          <w:t>9</w:t>
        </w:r>
        <w:r w:rsidR="008D1C68" w:rsidRPr="00886339">
          <w:rPr>
            <w:noProof/>
            <w:webHidden/>
            <w:sz w:val="22"/>
            <w:lang w:val="en-AU"/>
            <w:rPrChange w:id="809" w:author="Veerakumar" w:date="2014-10-27T01:38:00Z">
              <w:rPr>
                <w:noProof/>
                <w:webHidden/>
              </w:rPr>
            </w:rPrChange>
          </w:rPr>
          <w:fldChar w:fldCharType="end"/>
        </w:r>
        <w:r w:rsidR="008D1C68" w:rsidRPr="00886339">
          <w:rPr>
            <w:rStyle w:val="Hyperlink"/>
            <w:noProof/>
            <w:sz w:val="22"/>
            <w:lang w:val="en-AU"/>
            <w:rPrChange w:id="810" w:author="Veerakumar" w:date="2014-10-27T01:38:00Z">
              <w:rPr>
                <w:rStyle w:val="Hyperlink"/>
                <w:noProof/>
              </w:rPr>
            </w:rPrChange>
          </w:rPr>
          <w:fldChar w:fldCharType="end"/>
        </w:r>
      </w:ins>
    </w:p>
    <w:p w:rsidR="008D1C68" w:rsidRPr="00886339" w:rsidRDefault="008D1C68">
      <w:pPr>
        <w:pStyle w:val="TableofFigures"/>
        <w:tabs>
          <w:tab w:val="right" w:leader="dot" w:pos="9962"/>
        </w:tabs>
        <w:rPr>
          <w:ins w:id="811" w:author="Veerakumar" w:date="2014-10-27T00:39:00Z"/>
          <w:rFonts w:eastAsiaTheme="minorEastAsia" w:cstheme="minorBidi"/>
          <w:noProof/>
          <w:sz w:val="20"/>
          <w:lang w:val="en-AU" w:eastAsia="en-AU"/>
          <w:rPrChange w:id="812" w:author="Veerakumar" w:date="2014-10-27T01:38:00Z">
            <w:rPr>
              <w:ins w:id="813" w:author="Veerakumar" w:date="2014-10-27T00:39:00Z"/>
              <w:rFonts w:eastAsiaTheme="minorEastAsia" w:cstheme="minorBidi"/>
              <w:noProof/>
              <w:sz w:val="22"/>
              <w:lang w:val="en-AU" w:eastAsia="en-AU"/>
            </w:rPr>
          </w:rPrChange>
        </w:rPr>
      </w:pPr>
      <w:ins w:id="814" w:author="Veerakumar" w:date="2014-10-27T00:39:00Z">
        <w:r w:rsidRPr="00886339">
          <w:rPr>
            <w:rStyle w:val="Hyperlink"/>
            <w:noProof/>
            <w:sz w:val="22"/>
            <w:lang w:val="en-AU"/>
            <w:rPrChange w:id="815" w:author="Veerakumar" w:date="2014-10-27T01:38:00Z">
              <w:rPr>
                <w:rStyle w:val="Hyperlink"/>
                <w:noProof/>
              </w:rPr>
            </w:rPrChange>
          </w:rPr>
          <w:fldChar w:fldCharType="begin"/>
        </w:r>
        <w:r w:rsidRPr="00886339">
          <w:rPr>
            <w:rStyle w:val="Hyperlink"/>
            <w:noProof/>
            <w:sz w:val="22"/>
            <w:lang w:val="en-AU"/>
            <w:rPrChange w:id="816" w:author="Veerakumar" w:date="2014-10-27T01:38:00Z">
              <w:rPr>
                <w:rStyle w:val="Hyperlink"/>
                <w:noProof/>
              </w:rPr>
            </w:rPrChange>
          </w:rPr>
          <w:instrText xml:space="preserve"> </w:instrText>
        </w:r>
        <w:r w:rsidRPr="00886339">
          <w:rPr>
            <w:noProof/>
            <w:sz w:val="22"/>
            <w:lang w:val="en-AU"/>
            <w:rPrChange w:id="817" w:author="Veerakumar" w:date="2014-10-27T01:38:00Z">
              <w:rPr>
                <w:noProof/>
              </w:rPr>
            </w:rPrChange>
          </w:rPr>
          <w:instrText>HYPERLINK \l "_Toc402133743"</w:instrText>
        </w:r>
        <w:r w:rsidRPr="00886339">
          <w:rPr>
            <w:rStyle w:val="Hyperlink"/>
            <w:noProof/>
            <w:sz w:val="22"/>
            <w:lang w:val="en-AU"/>
            <w:rPrChange w:id="818" w:author="Veerakumar" w:date="2014-10-27T01:38:00Z">
              <w:rPr>
                <w:rStyle w:val="Hyperlink"/>
                <w:noProof/>
              </w:rPr>
            </w:rPrChange>
          </w:rPr>
          <w:instrText xml:space="preserve"> </w:instrText>
        </w:r>
        <w:r w:rsidRPr="00886339">
          <w:rPr>
            <w:rStyle w:val="Hyperlink"/>
            <w:noProof/>
            <w:sz w:val="22"/>
            <w:lang w:val="en-AU"/>
            <w:rPrChange w:id="819" w:author="Veerakumar" w:date="2014-10-27T01:38:00Z">
              <w:rPr>
                <w:rStyle w:val="Hyperlink"/>
                <w:noProof/>
              </w:rPr>
            </w:rPrChange>
          </w:rPr>
        </w:r>
        <w:r w:rsidRPr="00886339">
          <w:rPr>
            <w:rStyle w:val="Hyperlink"/>
            <w:noProof/>
            <w:sz w:val="22"/>
            <w:lang w:val="en-AU"/>
            <w:rPrChange w:id="820" w:author="Veerakumar" w:date="2014-10-27T01:38:00Z">
              <w:rPr>
                <w:rStyle w:val="Hyperlink"/>
                <w:noProof/>
              </w:rPr>
            </w:rPrChange>
          </w:rPr>
          <w:fldChar w:fldCharType="separate"/>
        </w:r>
        <w:r w:rsidRPr="00886339">
          <w:rPr>
            <w:rStyle w:val="Hyperlink"/>
            <w:noProof/>
            <w:sz w:val="22"/>
            <w:lang w:val="en-AU"/>
            <w:rPrChange w:id="821" w:author="Veerakumar" w:date="2014-10-27T01:38:00Z">
              <w:rPr>
                <w:rStyle w:val="Hyperlink"/>
                <w:noProof/>
                <w:lang w:val="en-AU"/>
              </w:rPr>
            </w:rPrChange>
          </w:rPr>
          <w:t>Figure 2 – Varying accuracies dependent on level of supervision in StressSense</w:t>
        </w:r>
        <w:r w:rsidRPr="00886339">
          <w:rPr>
            <w:noProof/>
            <w:webHidden/>
            <w:sz w:val="22"/>
            <w:lang w:val="en-AU"/>
            <w:rPrChange w:id="822" w:author="Veerakumar" w:date="2014-10-27T01:38:00Z">
              <w:rPr>
                <w:noProof/>
                <w:webHidden/>
              </w:rPr>
            </w:rPrChange>
          </w:rPr>
          <w:tab/>
        </w:r>
        <w:r w:rsidRPr="00886339">
          <w:rPr>
            <w:noProof/>
            <w:webHidden/>
            <w:sz w:val="22"/>
            <w:lang w:val="en-AU"/>
            <w:rPrChange w:id="823" w:author="Veerakumar" w:date="2014-10-27T01:38:00Z">
              <w:rPr>
                <w:noProof/>
                <w:webHidden/>
              </w:rPr>
            </w:rPrChange>
          </w:rPr>
          <w:fldChar w:fldCharType="begin"/>
        </w:r>
        <w:r w:rsidRPr="00886339">
          <w:rPr>
            <w:noProof/>
            <w:webHidden/>
            <w:sz w:val="22"/>
            <w:lang w:val="en-AU"/>
            <w:rPrChange w:id="824" w:author="Veerakumar" w:date="2014-10-27T01:38:00Z">
              <w:rPr>
                <w:noProof/>
                <w:webHidden/>
              </w:rPr>
            </w:rPrChange>
          </w:rPr>
          <w:instrText xml:space="preserve"> PAGEREF _Toc402133743 \h </w:instrText>
        </w:r>
        <w:r w:rsidRPr="00886339">
          <w:rPr>
            <w:noProof/>
            <w:webHidden/>
            <w:sz w:val="22"/>
            <w:lang w:val="en-AU"/>
            <w:rPrChange w:id="825" w:author="Veerakumar" w:date="2014-10-27T01:38:00Z">
              <w:rPr>
                <w:noProof/>
                <w:webHidden/>
              </w:rPr>
            </w:rPrChange>
          </w:rPr>
        </w:r>
      </w:ins>
      <w:r w:rsidRPr="00886339">
        <w:rPr>
          <w:noProof/>
          <w:webHidden/>
          <w:sz w:val="22"/>
          <w:lang w:val="en-AU"/>
          <w:rPrChange w:id="826" w:author="Veerakumar" w:date="2014-10-27T01:38:00Z">
            <w:rPr>
              <w:noProof/>
              <w:webHidden/>
            </w:rPr>
          </w:rPrChange>
        </w:rPr>
        <w:fldChar w:fldCharType="separate"/>
      </w:r>
      <w:ins w:id="827" w:author="Veerakumar" w:date="2014-10-27T00:39:00Z">
        <w:r w:rsidRPr="00886339">
          <w:rPr>
            <w:noProof/>
            <w:webHidden/>
            <w:sz w:val="22"/>
            <w:lang w:val="en-AU"/>
            <w:rPrChange w:id="828" w:author="Veerakumar" w:date="2014-10-27T01:38:00Z">
              <w:rPr>
                <w:noProof/>
                <w:webHidden/>
              </w:rPr>
            </w:rPrChange>
          </w:rPr>
          <w:t>11</w:t>
        </w:r>
        <w:r w:rsidRPr="00886339">
          <w:rPr>
            <w:noProof/>
            <w:webHidden/>
            <w:sz w:val="22"/>
            <w:lang w:val="en-AU"/>
            <w:rPrChange w:id="829" w:author="Veerakumar" w:date="2014-10-27T01:38:00Z">
              <w:rPr>
                <w:noProof/>
                <w:webHidden/>
              </w:rPr>
            </w:rPrChange>
          </w:rPr>
          <w:fldChar w:fldCharType="end"/>
        </w:r>
        <w:r w:rsidRPr="00886339">
          <w:rPr>
            <w:rStyle w:val="Hyperlink"/>
            <w:noProof/>
            <w:sz w:val="22"/>
            <w:lang w:val="en-AU"/>
            <w:rPrChange w:id="830" w:author="Veerakumar" w:date="2014-10-27T01:38:00Z">
              <w:rPr>
                <w:rStyle w:val="Hyperlink"/>
                <w:noProof/>
              </w:rPr>
            </w:rPrChange>
          </w:rPr>
          <w:fldChar w:fldCharType="end"/>
        </w:r>
      </w:ins>
    </w:p>
    <w:p w:rsidR="008D1C68" w:rsidRPr="00886339" w:rsidRDefault="008D1C68">
      <w:pPr>
        <w:pStyle w:val="TableofFigures"/>
        <w:tabs>
          <w:tab w:val="right" w:leader="dot" w:pos="9962"/>
        </w:tabs>
        <w:rPr>
          <w:ins w:id="831" w:author="Veerakumar" w:date="2014-10-27T00:39:00Z"/>
          <w:rFonts w:eastAsiaTheme="minorEastAsia" w:cstheme="minorBidi"/>
          <w:noProof/>
          <w:sz w:val="20"/>
          <w:lang w:val="en-AU" w:eastAsia="en-AU"/>
          <w:rPrChange w:id="832" w:author="Veerakumar" w:date="2014-10-27T01:38:00Z">
            <w:rPr>
              <w:ins w:id="833" w:author="Veerakumar" w:date="2014-10-27T00:39:00Z"/>
              <w:rFonts w:eastAsiaTheme="minorEastAsia" w:cstheme="minorBidi"/>
              <w:noProof/>
              <w:sz w:val="22"/>
              <w:lang w:val="en-AU" w:eastAsia="en-AU"/>
            </w:rPr>
          </w:rPrChange>
        </w:rPr>
      </w:pPr>
      <w:ins w:id="834" w:author="Veerakumar" w:date="2014-10-27T00:39:00Z">
        <w:r w:rsidRPr="00886339">
          <w:rPr>
            <w:rStyle w:val="Hyperlink"/>
            <w:noProof/>
            <w:sz w:val="22"/>
            <w:lang w:val="en-AU"/>
            <w:rPrChange w:id="835" w:author="Veerakumar" w:date="2014-10-27T01:38:00Z">
              <w:rPr>
                <w:rStyle w:val="Hyperlink"/>
                <w:noProof/>
              </w:rPr>
            </w:rPrChange>
          </w:rPr>
          <w:fldChar w:fldCharType="begin"/>
        </w:r>
        <w:r w:rsidRPr="00886339">
          <w:rPr>
            <w:rStyle w:val="Hyperlink"/>
            <w:noProof/>
            <w:sz w:val="22"/>
            <w:lang w:val="en-AU"/>
            <w:rPrChange w:id="836" w:author="Veerakumar" w:date="2014-10-27T01:38:00Z">
              <w:rPr>
                <w:rStyle w:val="Hyperlink"/>
                <w:noProof/>
              </w:rPr>
            </w:rPrChange>
          </w:rPr>
          <w:instrText xml:space="preserve"> </w:instrText>
        </w:r>
        <w:r w:rsidRPr="00886339">
          <w:rPr>
            <w:noProof/>
            <w:sz w:val="22"/>
            <w:lang w:val="en-AU"/>
            <w:rPrChange w:id="837" w:author="Veerakumar" w:date="2014-10-27T01:38:00Z">
              <w:rPr>
                <w:noProof/>
              </w:rPr>
            </w:rPrChange>
          </w:rPr>
          <w:instrText>HYPERLINK \l "_Toc402133744"</w:instrText>
        </w:r>
        <w:r w:rsidRPr="00886339">
          <w:rPr>
            <w:rStyle w:val="Hyperlink"/>
            <w:noProof/>
            <w:sz w:val="22"/>
            <w:lang w:val="en-AU"/>
            <w:rPrChange w:id="838" w:author="Veerakumar" w:date="2014-10-27T01:38:00Z">
              <w:rPr>
                <w:rStyle w:val="Hyperlink"/>
                <w:noProof/>
              </w:rPr>
            </w:rPrChange>
          </w:rPr>
          <w:instrText xml:space="preserve"> </w:instrText>
        </w:r>
        <w:r w:rsidRPr="00886339">
          <w:rPr>
            <w:rStyle w:val="Hyperlink"/>
            <w:noProof/>
            <w:sz w:val="22"/>
            <w:lang w:val="en-AU"/>
            <w:rPrChange w:id="839" w:author="Veerakumar" w:date="2014-10-27T01:38:00Z">
              <w:rPr>
                <w:rStyle w:val="Hyperlink"/>
                <w:noProof/>
              </w:rPr>
            </w:rPrChange>
          </w:rPr>
        </w:r>
        <w:r w:rsidRPr="00886339">
          <w:rPr>
            <w:rStyle w:val="Hyperlink"/>
            <w:noProof/>
            <w:sz w:val="22"/>
            <w:lang w:val="en-AU"/>
            <w:rPrChange w:id="840" w:author="Veerakumar" w:date="2014-10-27T01:38:00Z">
              <w:rPr>
                <w:rStyle w:val="Hyperlink"/>
                <w:noProof/>
              </w:rPr>
            </w:rPrChange>
          </w:rPr>
          <w:fldChar w:fldCharType="separate"/>
        </w:r>
        <w:r w:rsidRPr="00886339">
          <w:rPr>
            <w:rStyle w:val="Hyperlink"/>
            <w:noProof/>
            <w:sz w:val="22"/>
            <w:lang w:val="en-AU"/>
            <w:rPrChange w:id="841" w:author="Veerakumar" w:date="2014-10-27T01:38:00Z">
              <w:rPr>
                <w:rStyle w:val="Hyperlink"/>
                <w:noProof/>
                <w:lang w:val="en-AU"/>
              </w:rPr>
            </w:rPrChange>
          </w:rPr>
          <w:t>Figure 3 – Planning until preliminary demonstration</w:t>
        </w:r>
        <w:r w:rsidRPr="00886339">
          <w:rPr>
            <w:noProof/>
            <w:webHidden/>
            <w:sz w:val="22"/>
            <w:lang w:val="en-AU"/>
            <w:rPrChange w:id="842" w:author="Veerakumar" w:date="2014-10-27T01:38:00Z">
              <w:rPr>
                <w:noProof/>
                <w:webHidden/>
              </w:rPr>
            </w:rPrChange>
          </w:rPr>
          <w:tab/>
        </w:r>
        <w:r w:rsidRPr="00886339">
          <w:rPr>
            <w:noProof/>
            <w:webHidden/>
            <w:sz w:val="22"/>
            <w:lang w:val="en-AU"/>
            <w:rPrChange w:id="843" w:author="Veerakumar" w:date="2014-10-27T01:38:00Z">
              <w:rPr>
                <w:noProof/>
                <w:webHidden/>
              </w:rPr>
            </w:rPrChange>
          </w:rPr>
          <w:fldChar w:fldCharType="begin"/>
        </w:r>
        <w:r w:rsidRPr="00886339">
          <w:rPr>
            <w:noProof/>
            <w:webHidden/>
            <w:sz w:val="22"/>
            <w:lang w:val="en-AU"/>
            <w:rPrChange w:id="844" w:author="Veerakumar" w:date="2014-10-27T01:38:00Z">
              <w:rPr>
                <w:noProof/>
                <w:webHidden/>
              </w:rPr>
            </w:rPrChange>
          </w:rPr>
          <w:instrText xml:space="preserve"> PAGEREF _Toc402133744 \h </w:instrText>
        </w:r>
        <w:r w:rsidRPr="00886339">
          <w:rPr>
            <w:noProof/>
            <w:webHidden/>
            <w:sz w:val="22"/>
            <w:lang w:val="en-AU"/>
            <w:rPrChange w:id="845" w:author="Veerakumar" w:date="2014-10-27T01:38:00Z">
              <w:rPr>
                <w:noProof/>
                <w:webHidden/>
              </w:rPr>
            </w:rPrChange>
          </w:rPr>
        </w:r>
      </w:ins>
      <w:r w:rsidRPr="00886339">
        <w:rPr>
          <w:noProof/>
          <w:webHidden/>
          <w:sz w:val="22"/>
          <w:lang w:val="en-AU"/>
          <w:rPrChange w:id="846" w:author="Veerakumar" w:date="2014-10-27T01:38:00Z">
            <w:rPr>
              <w:noProof/>
              <w:webHidden/>
            </w:rPr>
          </w:rPrChange>
        </w:rPr>
        <w:fldChar w:fldCharType="separate"/>
      </w:r>
      <w:ins w:id="847" w:author="Veerakumar" w:date="2014-10-27T00:39:00Z">
        <w:r w:rsidRPr="00886339">
          <w:rPr>
            <w:noProof/>
            <w:webHidden/>
            <w:sz w:val="22"/>
            <w:lang w:val="en-AU"/>
            <w:rPrChange w:id="848" w:author="Veerakumar" w:date="2014-10-27T01:38:00Z">
              <w:rPr>
                <w:noProof/>
                <w:webHidden/>
              </w:rPr>
            </w:rPrChange>
          </w:rPr>
          <w:t>23</w:t>
        </w:r>
        <w:r w:rsidRPr="00886339">
          <w:rPr>
            <w:noProof/>
            <w:webHidden/>
            <w:sz w:val="22"/>
            <w:lang w:val="en-AU"/>
            <w:rPrChange w:id="849" w:author="Veerakumar" w:date="2014-10-27T01:38:00Z">
              <w:rPr>
                <w:noProof/>
                <w:webHidden/>
              </w:rPr>
            </w:rPrChange>
          </w:rPr>
          <w:fldChar w:fldCharType="end"/>
        </w:r>
        <w:r w:rsidRPr="00886339">
          <w:rPr>
            <w:rStyle w:val="Hyperlink"/>
            <w:noProof/>
            <w:sz w:val="22"/>
            <w:lang w:val="en-AU"/>
            <w:rPrChange w:id="850" w:author="Veerakumar" w:date="2014-10-27T01:38:00Z">
              <w:rPr>
                <w:rStyle w:val="Hyperlink"/>
                <w:noProof/>
              </w:rPr>
            </w:rPrChange>
          </w:rPr>
          <w:fldChar w:fldCharType="end"/>
        </w:r>
      </w:ins>
    </w:p>
    <w:p w:rsidR="008D1C68" w:rsidRPr="00886339" w:rsidRDefault="008D1C68">
      <w:pPr>
        <w:pStyle w:val="TableofFigures"/>
        <w:tabs>
          <w:tab w:val="right" w:leader="dot" w:pos="9962"/>
        </w:tabs>
        <w:rPr>
          <w:ins w:id="851" w:author="Veerakumar" w:date="2014-10-27T00:39:00Z"/>
          <w:rFonts w:eastAsiaTheme="minorEastAsia" w:cstheme="minorBidi"/>
          <w:noProof/>
          <w:sz w:val="20"/>
          <w:lang w:val="en-AU" w:eastAsia="en-AU"/>
          <w:rPrChange w:id="852" w:author="Veerakumar" w:date="2014-10-27T01:38:00Z">
            <w:rPr>
              <w:ins w:id="853" w:author="Veerakumar" w:date="2014-10-27T00:39:00Z"/>
              <w:rFonts w:eastAsiaTheme="minorEastAsia" w:cstheme="minorBidi"/>
              <w:noProof/>
              <w:sz w:val="22"/>
              <w:lang w:val="en-AU" w:eastAsia="en-AU"/>
            </w:rPr>
          </w:rPrChange>
        </w:rPr>
      </w:pPr>
      <w:ins w:id="854" w:author="Veerakumar" w:date="2014-10-27T00:39:00Z">
        <w:r w:rsidRPr="00886339">
          <w:rPr>
            <w:rStyle w:val="Hyperlink"/>
            <w:noProof/>
            <w:sz w:val="22"/>
            <w:lang w:val="en-AU"/>
            <w:rPrChange w:id="855" w:author="Veerakumar" w:date="2014-10-27T01:38:00Z">
              <w:rPr>
                <w:rStyle w:val="Hyperlink"/>
                <w:noProof/>
              </w:rPr>
            </w:rPrChange>
          </w:rPr>
          <w:fldChar w:fldCharType="begin"/>
        </w:r>
        <w:r w:rsidRPr="00886339">
          <w:rPr>
            <w:rStyle w:val="Hyperlink"/>
            <w:noProof/>
            <w:sz w:val="22"/>
            <w:lang w:val="en-AU"/>
            <w:rPrChange w:id="856" w:author="Veerakumar" w:date="2014-10-27T01:38:00Z">
              <w:rPr>
                <w:rStyle w:val="Hyperlink"/>
                <w:noProof/>
              </w:rPr>
            </w:rPrChange>
          </w:rPr>
          <w:instrText xml:space="preserve"> </w:instrText>
        </w:r>
        <w:r w:rsidRPr="00886339">
          <w:rPr>
            <w:noProof/>
            <w:sz w:val="22"/>
            <w:lang w:val="en-AU"/>
            <w:rPrChange w:id="857" w:author="Veerakumar" w:date="2014-10-27T01:38:00Z">
              <w:rPr>
                <w:noProof/>
              </w:rPr>
            </w:rPrChange>
          </w:rPr>
          <w:instrText>HYPERLINK \l "_Toc402133745"</w:instrText>
        </w:r>
        <w:r w:rsidRPr="00886339">
          <w:rPr>
            <w:rStyle w:val="Hyperlink"/>
            <w:noProof/>
            <w:sz w:val="22"/>
            <w:lang w:val="en-AU"/>
            <w:rPrChange w:id="858" w:author="Veerakumar" w:date="2014-10-27T01:38:00Z">
              <w:rPr>
                <w:rStyle w:val="Hyperlink"/>
                <w:noProof/>
              </w:rPr>
            </w:rPrChange>
          </w:rPr>
          <w:instrText xml:space="preserve"> </w:instrText>
        </w:r>
        <w:r w:rsidRPr="00886339">
          <w:rPr>
            <w:rStyle w:val="Hyperlink"/>
            <w:noProof/>
            <w:sz w:val="22"/>
            <w:lang w:val="en-AU"/>
            <w:rPrChange w:id="859" w:author="Veerakumar" w:date="2014-10-27T01:38:00Z">
              <w:rPr>
                <w:rStyle w:val="Hyperlink"/>
                <w:noProof/>
              </w:rPr>
            </w:rPrChange>
          </w:rPr>
        </w:r>
        <w:r w:rsidRPr="00886339">
          <w:rPr>
            <w:rStyle w:val="Hyperlink"/>
            <w:noProof/>
            <w:sz w:val="22"/>
            <w:lang w:val="en-AU"/>
            <w:rPrChange w:id="860" w:author="Veerakumar" w:date="2014-10-27T01:38:00Z">
              <w:rPr>
                <w:rStyle w:val="Hyperlink"/>
                <w:noProof/>
              </w:rPr>
            </w:rPrChange>
          </w:rPr>
          <w:fldChar w:fldCharType="separate"/>
        </w:r>
        <w:r w:rsidRPr="00886339">
          <w:rPr>
            <w:rStyle w:val="Hyperlink"/>
            <w:noProof/>
            <w:sz w:val="22"/>
            <w:lang w:val="en-AU"/>
            <w:rPrChange w:id="861" w:author="Veerakumar" w:date="2014-10-27T01:38:00Z">
              <w:rPr>
                <w:rStyle w:val="Hyperlink"/>
                <w:noProof/>
                <w:lang w:val="en-AU"/>
              </w:rPr>
            </w:rPrChange>
          </w:rPr>
          <w:t>Figure 4 – GANTT chart representation of plan</w:t>
        </w:r>
        <w:r w:rsidRPr="00886339">
          <w:rPr>
            <w:noProof/>
            <w:webHidden/>
            <w:sz w:val="22"/>
            <w:lang w:val="en-AU"/>
            <w:rPrChange w:id="862" w:author="Veerakumar" w:date="2014-10-27T01:38:00Z">
              <w:rPr>
                <w:noProof/>
                <w:webHidden/>
              </w:rPr>
            </w:rPrChange>
          </w:rPr>
          <w:tab/>
        </w:r>
        <w:r w:rsidRPr="00886339">
          <w:rPr>
            <w:noProof/>
            <w:webHidden/>
            <w:sz w:val="22"/>
            <w:lang w:val="en-AU"/>
            <w:rPrChange w:id="863" w:author="Veerakumar" w:date="2014-10-27T01:38:00Z">
              <w:rPr>
                <w:noProof/>
                <w:webHidden/>
              </w:rPr>
            </w:rPrChange>
          </w:rPr>
          <w:fldChar w:fldCharType="begin"/>
        </w:r>
        <w:r w:rsidRPr="00886339">
          <w:rPr>
            <w:noProof/>
            <w:webHidden/>
            <w:sz w:val="22"/>
            <w:lang w:val="en-AU"/>
            <w:rPrChange w:id="864" w:author="Veerakumar" w:date="2014-10-27T01:38:00Z">
              <w:rPr>
                <w:noProof/>
                <w:webHidden/>
              </w:rPr>
            </w:rPrChange>
          </w:rPr>
          <w:instrText xml:space="preserve"> PAGEREF _Toc402133745 \h </w:instrText>
        </w:r>
        <w:r w:rsidRPr="00886339">
          <w:rPr>
            <w:noProof/>
            <w:webHidden/>
            <w:sz w:val="22"/>
            <w:lang w:val="en-AU"/>
            <w:rPrChange w:id="865" w:author="Veerakumar" w:date="2014-10-27T01:38:00Z">
              <w:rPr>
                <w:noProof/>
                <w:webHidden/>
              </w:rPr>
            </w:rPrChange>
          </w:rPr>
        </w:r>
      </w:ins>
      <w:r w:rsidRPr="00886339">
        <w:rPr>
          <w:noProof/>
          <w:webHidden/>
          <w:sz w:val="22"/>
          <w:lang w:val="en-AU"/>
          <w:rPrChange w:id="866" w:author="Veerakumar" w:date="2014-10-27T01:38:00Z">
            <w:rPr>
              <w:noProof/>
              <w:webHidden/>
            </w:rPr>
          </w:rPrChange>
        </w:rPr>
        <w:fldChar w:fldCharType="separate"/>
      </w:r>
      <w:ins w:id="867" w:author="Veerakumar" w:date="2014-10-27T00:39:00Z">
        <w:r w:rsidRPr="00886339">
          <w:rPr>
            <w:noProof/>
            <w:webHidden/>
            <w:sz w:val="22"/>
            <w:lang w:val="en-AU"/>
            <w:rPrChange w:id="868" w:author="Veerakumar" w:date="2014-10-27T01:38:00Z">
              <w:rPr>
                <w:noProof/>
                <w:webHidden/>
              </w:rPr>
            </w:rPrChange>
          </w:rPr>
          <w:t>24</w:t>
        </w:r>
        <w:r w:rsidRPr="00886339">
          <w:rPr>
            <w:noProof/>
            <w:webHidden/>
            <w:sz w:val="22"/>
            <w:lang w:val="en-AU"/>
            <w:rPrChange w:id="869" w:author="Veerakumar" w:date="2014-10-27T01:38:00Z">
              <w:rPr>
                <w:noProof/>
                <w:webHidden/>
              </w:rPr>
            </w:rPrChange>
          </w:rPr>
          <w:fldChar w:fldCharType="end"/>
        </w:r>
        <w:r w:rsidRPr="00886339">
          <w:rPr>
            <w:rStyle w:val="Hyperlink"/>
            <w:noProof/>
            <w:sz w:val="22"/>
            <w:lang w:val="en-AU"/>
            <w:rPrChange w:id="870" w:author="Veerakumar" w:date="2014-10-27T01:38:00Z">
              <w:rPr>
                <w:rStyle w:val="Hyperlink"/>
                <w:noProof/>
              </w:rPr>
            </w:rPrChange>
          </w:rPr>
          <w:fldChar w:fldCharType="end"/>
        </w:r>
      </w:ins>
    </w:p>
    <w:p w:rsidR="008D1C68" w:rsidRPr="00886339" w:rsidRDefault="008D1C68">
      <w:pPr>
        <w:pStyle w:val="TableofFigures"/>
        <w:tabs>
          <w:tab w:val="right" w:leader="dot" w:pos="9962"/>
        </w:tabs>
        <w:rPr>
          <w:ins w:id="871" w:author="Veerakumar" w:date="2014-10-27T00:39:00Z"/>
          <w:rFonts w:eastAsiaTheme="minorEastAsia" w:cstheme="minorBidi"/>
          <w:noProof/>
          <w:sz w:val="20"/>
          <w:lang w:val="en-AU" w:eastAsia="en-AU"/>
          <w:rPrChange w:id="872" w:author="Veerakumar" w:date="2014-10-27T01:38:00Z">
            <w:rPr>
              <w:ins w:id="873" w:author="Veerakumar" w:date="2014-10-27T00:39:00Z"/>
              <w:rFonts w:eastAsiaTheme="minorEastAsia" w:cstheme="minorBidi"/>
              <w:noProof/>
              <w:sz w:val="22"/>
              <w:lang w:val="en-AU" w:eastAsia="en-AU"/>
            </w:rPr>
          </w:rPrChange>
        </w:rPr>
      </w:pPr>
      <w:ins w:id="874" w:author="Veerakumar" w:date="2014-10-27T00:39:00Z">
        <w:r w:rsidRPr="00886339">
          <w:rPr>
            <w:rStyle w:val="Hyperlink"/>
            <w:noProof/>
            <w:sz w:val="22"/>
            <w:lang w:val="en-AU"/>
            <w:rPrChange w:id="875" w:author="Veerakumar" w:date="2014-10-27T01:38:00Z">
              <w:rPr>
                <w:rStyle w:val="Hyperlink"/>
                <w:noProof/>
              </w:rPr>
            </w:rPrChange>
          </w:rPr>
          <w:fldChar w:fldCharType="begin"/>
        </w:r>
        <w:r w:rsidRPr="00886339">
          <w:rPr>
            <w:rStyle w:val="Hyperlink"/>
            <w:noProof/>
            <w:sz w:val="22"/>
            <w:lang w:val="en-AU"/>
            <w:rPrChange w:id="876" w:author="Veerakumar" w:date="2014-10-27T01:38:00Z">
              <w:rPr>
                <w:rStyle w:val="Hyperlink"/>
                <w:noProof/>
              </w:rPr>
            </w:rPrChange>
          </w:rPr>
          <w:instrText xml:space="preserve"> </w:instrText>
        </w:r>
        <w:r w:rsidRPr="00886339">
          <w:rPr>
            <w:noProof/>
            <w:sz w:val="22"/>
            <w:lang w:val="en-AU"/>
            <w:rPrChange w:id="877" w:author="Veerakumar" w:date="2014-10-27T01:38:00Z">
              <w:rPr>
                <w:noProof/>
              </w:rPr>
            </w:rPrChange>
          </w:rPr>
          <w:instrText>HYPERLINK \l "_Toc402133746"</w:instrText>
        </w:r>
        <w:r w:rsidRPr="00886339">
          <w:rPr>
            <w:rStyle w:val="Hyperlink"/>
            <w:noProof/>
            <w:sz w:val="22"/>
            <w:lang w:val="en-AU"/>
            <w:rPrChange w:id="878" w:author="Veerakumar" w:date="2014-10-27T01:38:00Z">
              <w:rPr>
                <w:rStyle w:val="Hyperlink"/>
                <w:noProof/>
              </w:rPr>
            </w:rPrChange>
          </w:rPr>
          <w:instrText xml:space="preserve"> </w:instrText>
        </w:r>
        <w:r w:rsidRPr="00886339">
          <w:rPr>
            <w:rStyle w:val="Hyperlink"/>
            <w:noProof/>
            <w:sz w:val="22"/>
            <w:lang w:val="en-AU"/>
            <w:rPrChange w:id="879" w:author="Veerakumar" w:date="2014-10-27T01:38:00Z">
              <w:rPr>
                <w:rStyle w:val="Hyperlink"/>
                <w:noProof/>
              </w:rPr>
            </w:rPrChange>
          </w:rPr>
        </w:r>
        <w:r w:rsidRPr="00886339">
          <w:rPr>
            <w:rStyle w:val="Hyperlink"/>
            <w:noProof/>
            <w:sz w:val="22"/>
            <w:lang w:val="en-AU"/>
            <w:rPrChange w:id="880" w:author="Veerakumar" w:date="2014-10-27T01:38:00Z">
              <w:rPr>
                <w:rStyle w:val="Hyperlink"/>
                <w:noProof/>
              </w:rPr>
            </w:rPrChange>
          </w:rPr>
          <w:fldChar w:fldCharType="separate"/>
        </w:r>
        <w:r w:rsidRPr="00886339">
          <w:rPr>
            <w:rStyle w:val="Hyperlink"/>
            <w:noProof/>
            <w:sz w:val="22"/>
            <w:lang w:val="en-AU"/>
            <w:rPrChange w:id="881" w:author="Veerakumar" w:date="2014-10-27T01:38:00Z">
              <w:rPr>
                <w:rStyle w:val="Hyperlink"/>
                <w:noProof/>
              </w:rPr>
            </w:rPrChange>
          </w:rPr>
          <w:t>Figure 5 – Perpendicular components x, y and z, that an accelerometer can detect changes in</w:t>
        </w:r>
        <w:r w:rsidRPr="00886339">
          <w:rPr>
            <w:noProof/>
            <w:webHidden/>
            <w:sz w:val="22"/>
            <w:lang w:val="en-AU"/>
            <w:rPrChange w:id="882" w:author="Veerakumar" w:date="2014-10-27T01:38:00Z">
              <w:rPr>
                <w:noProof/>
                <w:webHidden/>
              </w:rPr>
            </w:rPrChange>
          </w:rPr>
          <w:tab/>
        </w:r>
        <w:r w:rsidRPr="00886339">
          <w:rPr>
            <w:noProof/>
            <w:webHidden/>
            <w:sz w:val="22"/>
            <w:lang w:val="en-AU"/>
            <w:rPrChange w:id="883" w:author="Veerakumar" w:date="2014-10-27T01:38:00Z">
              <w:rPr>
                <w:noProof/>
                <w:webHidden/>
              </w:rPr>
            </w:rPrChange>
          </w:rPr>
          <w:fldChar w:fldCharType="begin"/>
        </w:r>
        <w:r w:rsidRPr="00886339">
          <w:rPr>
            <w:noProof/>
            <w:webHidden/>
            <w:sz w:val="22"/>
            <w:lang w:val="en-AU"/>
            <w:rPrChange w:id="884" w:author="Veerakumar" w:date="2014-10-27T01:38:00Z">
              <w:rPr>
                <w:noProof/>
                <w:webHidden/>
              </w:rPr>
            </w:rPrChange>
          </w:rPr>
          <w:instrText xml:space="preserve"> PAGEREF _Toc402133746 \h </w:instrText>
        </w:r>
        <w:r w:rsidRPr="00886339">
          <w:rPr>
            <w:noProof/>
            <w:webHidden/>
            <w:sz w:val="22"/>
            <w:lang w:val="en-AU"/>
            <w:rPrChange w:id="885" w:author="Veerakumar" w:date="2014-10-27T01:38:00Z">
              <w:rPr>
                <w:noProof/>
                <w:webHidden/>
              </w:rPr>
            </w:rPrChange>
          </w:rPr>
        </w:r>
      </w:ins>
      <w:r w:rsidRPr="00886339">
        <w:rPr>
          <w:noProof/>
          <w:webHidden/>
          <w:sz w:val="22"/>
          <w:lang w:val="en-AU"/>
          <w:rPrChange w:id="886" w:author="Veerakumar" w:date="2014-10-27T01:38:00Z">
            <w:rPr>
              <w:noProof/>
              <w:webHidden/>
            </w:rPr>
          </w:rPrChange>
        </w:rPr>
        <w:fldChar w:fldCharType="separate"/>
      </w:r>
      <w:ins w:id="887" w:author="Veerakumar" w:date="2014-10-27T00:39:00Z">
        <w:r w:rsidRPr="00886339">
          <w:rPr>
            <w:noProof/>
            <w:webHidden/>
            <w:sz w:val="22"/>
            <w:lang w:val="en-AU"/>
            <w:rPrChange w:id="888" w:author="Veerakumar" w:date="2014-10-27T01:38:00Z">
              <w:rPr>
                <w:noProof/>
                <w:webHidden/>
              </w:rPr>
            </w:rPrChange>
          </w:rPr>
          <w:t>32</w:t>
        </w:r>
        <w:r w:rsidRPr="00886339">
          <w:rPr>
            <w:noProof/>
            <w:webHidden/>
            <w:sz w:val="22"/>
            <w:lang w:val="en-AU"/>
            <w:rPrChange w:id="889" w:author="Veerakumar" w:date="2014-10-27T01:38:00Z">
              <w:rPr>
                <w:noProof/>
                <w:webHidden/>
              </w:rPr>
            </w:rPrChange>
          </w:rPr>
          <w:fldChar w:fldCharType="end"/>
        </w:r>
        <w:r w:rsidRPr="00886339">
          <w:rPr>
            <w:rStyle w:val="Hyperlink"/>
            <w:noProof/>
            <w:sz w:val="22"/>
            <w:lang w:val="en-AU"/>
            <w:rPrChange w:id="890" w:author="Veerakumar" w:date="2014-10-27T01:38:00Z">
              <w:rPr>
                <w:rStyle w:val="Hyperlink"/>
                <w:noProof/>
              </w:rPr>
            </w:rPrChange>
          </w:rPr>
          <w:fldChar w:fldCharType="end"/>
        </w:r>
      </w:ins>
    </w:p>
    <w:p w:rsidR="008D1C68" w:rsidRPr="00886339" w:rsidRDefault="008D1C68">
      <w:pPr>
        <w:pStyle w:val="TableofFigures"/>
        <w:tabs>
          <w:tab w:val="right" w:leader="dot" w:pos="9962"/>
        </w:tabs>
        <w:rPr>
          <w:ins w:id="891" w:author="Veerakumar" w:date="2014-10-27T00:39:00Z"/>
          <w:rFonts w:eastAsiaTheme="minorEastAsia" w:cstheme="minorBidi"/>
          <w:noProof/>
          <w:sz w:val="22"/>
          <w:lang w:val="en-AU" w:eastAsia="en-AU"/>
          <w:rPrChange w:id="892" w:author="Veerakumar" w:date="2014-10-27T01:38:00Z">
            <w:rPr>
              <w:ins w:id="893" w:author="Veerakumar" w:date="2014-10-27T00:39:00Z"/>
              <w:rFonts w:eastAsiaTheme="minorEastAsia" w:cstheme="minorBidi"/>
              <w:noProof/>
              <w:sz w:val="22"/>
              <w:lang w:val="en-AU" w:eastAsia="en-AU"/>
            </w:rPr>
          </w:rPrChange>
        </w:rPr>
      </w:pPr>
      <w:ins w:id="894" w:author="Veerakumar" w:date="2014-10-27T00:39:00Z">
        <w:r w:rsidRPr="00886339">
          <w:rPr>
            <w:rStyle w:val="Hyperlink"/>
            <w:noProof/>
            <w:sz w:val="22"/>
            <w:lang w:val="en-AU"/>
            <w:rPrChange w:id="895" w:author="Veerakumar" w:date="2014-10-27T01:38:00Z">
              <w:rPr>
                <w:rStyle w:val="Hyperlink"/>
                <w:noProof/>
              </w:rPr>
            </w:rPrChange>
          </w:rPr>
          <w:fldChar w:fldCharType="begin"/>
        </w:r>
        <w:r w:rsidRPr="00886339">
          <w:rPr>
            <w:rStyle w:val="Hyperlink"/>
            <w:noProof/>
            <w:sz w:val="22"/>
            <w:lang w:val="en-AU"/>
            <w:rPrChange w:id="896" w:author="Veerakumar" w:date="2014-10-27T01:38:00Z">
              <w:rPr>
                <w:rStyle w:val="Hyperlink"/>
                <w:noProof/>
              </w:rPr>
            </w:rPrChange>
          </w:rPr>
          <w:instrText xml:space="preserve"> </w:instrText>
        </w:r>
        <w:r w:rsidRPr="00886339">
          <w:rPr>
            <w:noProof/>
            <w:sz w:val="22"/>
            <w:lang w:val="en-AU"/>
            <w:rPrChange w:id="897" w:author="Veerakumar" w:date="2014-10-27T01:38:00Z">
              <w:rPr>
                <w:noProof/>
              </w:rPr>
            </w:rPrChange>
          </w:rPr>
          <w:instrText>HYPERLINK \l "_Toc402133747"</w:instrText>
        </w:r>
        <w:r w:rsidRPr="00886339">
          <w:rPr>
            <w:rStyle w:val="Hyperlink"/>
            <w:noProof/>
            <w:sz w:val="22"/>
            <w:lang w:val="en-AU"/>
            <w:rPrChange w:id="898" w:author="Veerakumar" w:date="2014-10-27T01:38:00Z">
              <w:rPr>
                <w:rStyle w:val="Hyperlink"/>
                <w:noProof/>
              </w:rPr>
            </w:rPrChange>
          </w:rPr>
          <w:instrText xml:space="preserve"> </w:instrText>
        </w:r>
        <w:r w:rsidRPr="00886339">
          <w:rPr>
            <w:rStyle w:val="Hyperlink"/>
            <w:noProof/>
            <w:sz w:val="22"/>
            <w:lang w:val="en-AU"/>
            <w:rPrChange w:id="899" w:author="Veerakumar" w:date="2014-10-27T01:38:00Z">
              <w:rPr>
                <w:rStyle w:val="Hyperlink"/>
                <w:noProof/>
              </w:rPr>
            </w:rPrChange>
          </w:rPr>
        </w:r>
        <w:r w:rsidRPr="00886339">
          <w:rPr>
            <w:rStyle w:val="Hyperlink"/>
            <w:noProof/>
            <w:sz w:val="22"/>
            <w:lang w:val="en-AU"/>
            <w:rPrChange w:id="900" w:author="Veerakumar" w:date="2014-10-27T01:38:00Z">
              <w:rPr>
                <w:rStyle w:val="Hyperlink"/>
                <w:noProof/>
              </w:rPr>
            </w:rPrChange>
          </w:rPr>
          <w:fldChar w:fldCharType="separate"/>
        </w:r>
        <w:r w:rsidRPr="00886339">
          <w:rPr>
            <w:rStyle w:val="Hyperlink"/>
            <w:noProof/>
            <w:sz w:val="22"/>
            <w:lang w:val="en-AU"/>
            <w:rPrChange w:id="901" w:author="Veerakumar" w:date="2014-10-27T01:38:00Z">
              <w:rPr>
                <w:rStyle w:val="Hyperlink"/>
                <w:noProof/>
              </w:rPr>
            </w:rPrChange>
          </w:rPr>
          <w:t xml:space="preserve">Figure 6 – A summary of different quantities and evaluation measures for classifiers on a test set </w:t>
        </w:r>
        <w:r w:rsidRPr="00886339">
          <w:rPr>
            <w:rStyle w:val="Hyperlink"/>
            <w:i/>
            <w:noProof/>
            <w:sz w:val="22"/>
            <w:lang w:val="en-AU"/>
            <w:rPrChange w:id="902" w:author="Veerakumar" w:date="2014-10-27T01:38:00Z">
              <w:rPr>
                <w:rStyle w:val="Hyperlink"/>
                <w:i/>
                <w:noProof/>
              </w:rPr>
            </w:rPrChange>
          </w:rPr>
          <w:t xml:space="preserve">Te </w:t>
        </w:r>
        <w:r w:rsidRPr="00886339">
          <w:rPr>
            <w:rStyle w:val="Hyperlink"/>
            <w:noProof/>
            <w:sz w:val="22"/>
            <w:lang w:val="en-AU"/>
            <w:rPrChange w:id="903" w:author="Veerakumar" w:date="2014-10-27T01:38:00Z">
              <w:rPr>
                <w:rStyle w:val="Hyperlink"/>
                <w:noProof/>
                <w:lang w:val="en-AU"/>
              </w:rPr>
            </w:rPrChange>
          </w:rPr>
          <w:t>[2].</w:t>
        </w:r>
        <w:r w:rsidRPr="00886339">
          <w:rPr>
            <w:noProof/>
            <w:webHidden/>
            <w:sz w:val="22"/>
            <w:lang w:val="en-AU"/>
            <w:rPrChange w:id="904" w:author="Veerakumar" w:date="2014-10-27T01:38:00Z">
              <w:rPr>
                <w:noProof/>
                <w:webHidden/>
              </w:rPr>
            </w:rPrChange>
          </w:rPr>
          <w:tab/>
        </w:r>
        <w:r w:rsidRPr="00886339">
          <w:rPr>
            <w:noProof/>
            <w:webHidden/>
            <w:sz w:val="22"/>
            <w:lang w:val="en-AU"/>
            <w:rPrChange w:id="905" w:author="Veerakumar" w:date="2014-10-27T01:38:00Z">
              <w:rPr>
                <w:noProof/>
                <w:webHidden/>
              </w:rPr>
            </w:rPrChange>
          </w:rPr>
          <w:fldChar w:fldCharType="begin"/>
        </w:r>
        <w:r w:rsidRPr="00886339">
          <w:rPr>
            <w:noProof/>
            <w:webHidden/>
            <w:sz w:val="22"/>
            <w:lang w:val="en-AU"/>
            <w:rPrChange w:id="906" w:author="Veerakumar" w:date="2014-10-27T01:38:00Z">
              <w:rPr>
                <w:noProof/>
                <w:webHidden/>
              </w:rPr>
            </w:rPrChange>
          </w:rPr>
          <w:instrText xml:space="preserve"> PAGEREF _Toc402133747 \h </w:instrText>
        </w:r>
        <w:r w:rsidRPr="00886339">
          <w:rPr>
            <w:noProof/>
            <w:webHidden/>
            <w:sz w:val="22"/>
            <w:lang w:val="en-AU"/>
            <w:rPrChange w:id="907" w:author="Veerakumar" w:date="2014-10-27T01:38:00Z">
              <w:rPr>
                <w:noProof/>
                <w:webHidden/>
              </w:rPr>
            </w:rPrChange>
          </w:rPr>
        </w:r>
      </w:ins>
      <w:r w:rsidRPr="00886339">
        <w:rPr>
          <w:noProof/>
          <w:webHidden/>
          <w:sz w:val="22"/>
          <w:lang w:val="en-AU"/>
          <w:rPrChange w:id="908" w:author="Veerakumar" w:date="2014-10-27T01:38:00Z">
            <w:rPr>
              <w:noProof/>
              <w:webHidden/>
            </w:rPr>
          </w:rPrChange>
        </w:rPr>
        <w:fldChar w:fldCharType="separate"/>
      </w:r>
      <w:ins w:id="909" w:author="Veerakumar" w:date="2014-10-27T00:39:00Z">
        <w:r w:rsidRPr="00886339">
          <w:rPr>
            <w:noProof/>
            <w:webHidden/>
            <w:sz w:val="22"/>
            <w:lang w:val="en-AU"/>
            <w:rPrChange w:id="910" w:author="Veerakumar" w:date="2014-10-27T01:38:00Z">
              <w:rPr>
                <w:noProof/>
                <w:webHidden/>
              </w:rPr>
            </w:rPrChange>
          </w:rPr>
          <w:t>36</w:t>
        </w:r>
        <w:r w:rsidRPr="00886339">
          <w:rPr>
            <w:noProof/>
            <w:webHidden/>
            <w:sz w:val="22"/>
            <w:lang w:val="en-AU"/>
            <w:rPrChange w:id="911" w:author="Veerakumar" w:date="2014-10-27T01:38:00Z">
              <w:rPr>
                <w:noProof/>
                <w:webHidden/>
              </w:rPr>
            </w:rPrChange>
          </w:rPr>
          <w:fldChar w:fldCharType="end"/>
        </w:r>
        <w:r w:rsidRPr="00886339">
          <w:rPr>
            <w:rStyle w:val="Hyperlink"/>
            <w:noProof/>
            <w:sz w:val="22"/>
            <w:lang w:val="en-AU"/>
            <w:rPrChange w:id="912" w:author="Veerakumar" w:date="2014-10-27T01:38:00Z">
              <w:rPr>
                <w:rStyle w:val="Hyperlink"/>
                <w:noProof/>
              </w:rPr>
            </w:rPrChange>
          </w:rPr>
          <w:fldChar w:fldCharType="end"/>
        </w:r>
      </w:ins>
    </w:p>
    <w:p w:rsidR="00C267D1" w:rsidRPr="00886339" w:rsidDel="008D1C68" w:rsidRDefault="00C267D1">
      <w:pPr>
        <w:pStyle w:val="TableofFigures"/>
        <w:tabs>
          <w:tab w:val="right" w:leader="dot" w:pos="9962"/>
        </w:tabs>
        <w:rPr>
          <w:del w:id="913" w:author="Veerakumar" w:date="2014-10-27T00:39:00Z"/>
          <w:rFonts w:eastAsiaTheme="minorEastAsia" w:cstheme="minorBidi"/>
          <w:noProof/>
          <w:sz w:val="22"/>
          <w:lang w:val="en-AU" w:eastAsia="en-AU"/>
          <w:rPrChange w:id="914" w:author="Veerakumar" w:date="2014-10-27T01:38:00Z">
            <w:rPr>
              <w:del w:id="915" w:author="Veerakumar" w:date="2014-10-27T00:39:00Z"/>
              <w:rFonts w:eastAsiaTheme="minorEastAsia" w:cstheme="minorBidi"/>
              <w:noProof/>
              <w:sz w:val="22"/>
              <w:lang w:val="en-AU" w:eastAsia="en-AU"/>
            </w:rPr>
          </w:rPrChange>
        </w:rPr>
      </w:pPr>
      <w:del w:id="916" w:author="Veerakumar" w:date="2014-10-27T00:39:00Z">
        <w:r w:rsidRPr="00886339" w:rsidDel="008D1C68">
          <w:rPr>
            <w:rStyle w:val="Hyperlink"/>
            <w:noProof/>
            <w:lang w:val="en-AU"/>
            <w:rPrChange w:id="917" w:author="Veerakumar" w:date="2014-10-27T01:38:00Z">
              <w:rPr>
                <w:rStyle w:val="Hyperlink"/>
                <w:noProof/>
                <w:lang w:val="en-AU"/>
              </w:rPr>
            </w:rPrChange>
          </w:rPr>
          <w:delText>Figure 1 – Improvement in accuracy over a 60-day period due to machine learning</w:delText>
        </w:r>
        <w:r w:rsidRPr="00886339" w:rsidDel="008D1C68">
          <w:rPr>
            <w:noProof/>
            <w:webHidden/>
            <w:lang w:val="en-AU"/>
            <w:rPrChange w:id="918" w:author="Veerakumar" w:date="2014-10-27T01:38:00Z">
              <w:rPr>
                <w:noProof/>
                <w:webHidden/>
              </w:rPr>
            </w:rPrChange>
          </w:rPr>
          <w:tab/>
          <w:delText>9</w:delText>
        </w:r>
      </w:del>
    </w:p>
    <w:p w:rsidR="00C267D1" w:rsidRPr="00886339" w:rsidDel="008D1C68" w:rsidRDefault="00C267D1">
      <w:pPr>
        <w:pStyle w:val="TableofFigures"/>
        <w:tabs>
          <w:tab w:val="right" w:leader="dot" w:pos="9962"/>
        </w:tabs>
        <w:rPr>
          <w:del w:id="919" w:author="Veerakumar" w:date="2014-10-27T00:39:00Z"/>
          <w:rFonts w:eastAsiaTheme="minorEastAsia" w:cstheme="minorBidi"/>
          <w:noProof/>
          <w:sz w:val="22"/>
          <w:lang w:val="en-AU" w:eastAsia="en-AU"/>
          <w:rPrChange w:id="920" w:author="Veerakumar" w:date="2014-10-27T01:38:00Z">
            <w:rPr>
              <w:del w:id="921" w:author="Veerakumar" w:date="2014-10-27T00:39:00Z"/>
              <w:rFonts w:eastAsiaTheme="minorEastAsia" w:cstheme="minorBidi"/>
              <w:noProof/>
              <w:sz w:val="22"/>
              <w:lang w:val="en-AU" w:eastAsia="en-AU"/>
            </w:rPr>
          </w:rPrChange>
        </w:rPr>
      </w:pPr>
      <w:del w:id="922" w:author="Veerakumar" w:date="2014-10-27T00:39:00Z">
        <w:r w:rsidRPr="00886339" w:rsidDel="008D1C68">
          <w:rPr>
            <w:rStyle w:val="Hyperlink"/>
            <w:noProof/>
            <w:lang w:val="en-AU"/>
            <w:rPrChange w:id="923" w:author="Veerakumar" w:date="2014-10-27T01:38:00Z">
              <w:rPr>
                <w:rStyle w:val="Hyperlink"/>
                <w:noProof/>
                <w:lang w:val="en-AU"/>
              </w:rPr>
            </w:rPrChange>
          </w:rPr>
          <w:delText>Figure 2 – Varying accuracies dependent on level of supervision in StressSense</w:delText>
        </w:r>
        <w:r w:rsidRPr="00886339" w:rsidDel="008D1C68">
          <w:rPr>
            <w:noProof/>
            <w:webHidden/>
            <w:lang w:val="en-AU"/>
            <w:rPrChange w:id="924" w:author="Veerakumar" w:date="2014-10-27T01:38:00Z">
              <w:rPr>
                <w:noProof/>
                <w:webHidden/>
              </w:rPr>
            </w:rPrChange>
          </w:rPr>
          <w:tab/>
          <w:delText>11</w:delText>
        </w:r>
      </w:del>
    </w:p>
    <w:p w:rsidR="00C267D1" w:rsidRPr="00886339" w:rsidDel="008D1C68" w:rsidRDefault="00C267D1">
      <w:pPr>
        <w:pStyle w:val="TableofFigures"/>
        <w:tabs>
          <w:tab w:val="right" w:leader="dot" w:pos="9962"/>
        </w:tabs>
        <w:rPr>
          <w:del w:id="925" w:author="Veerakumar" w:date="2014-10-27T00:39:00Z"/>
          <w:rFonts w:eastAsiaTheme="minorEastAsia" w:cstheme="minorBidi"/>
          <w:noProof/>
          <w:sz w:val="22"/>
          <w:lang w:val="en-AU" w:eastAsia="en-AU"/>
          <w:rPrChange w:id="926" w:author="Veerakumar" w:date="2014-10-27T01:38:00Z">
            <w:rPr>
              <w:del w:id="927" w:author="Veerakumar" w:date="2014-10-27T00:39:00Z"/>
              <w:rFonts w:eastAsiaTheme="minorEastAsia" w:cstheme="minorBidi"/>
              <w:noProof/>
              <w:sz w:val="22"/>
              <w:lang w:val="en-AU" w:eastAsia="en-AU"/>
            </w:rPr>
          </w:rPrChange>
        </w:rPr>
      </w:pPr>
      <w:del w:id="928" w:author="Veerakumar" w:date="2014-10-27T00:39:00Z">
        <w:r w:rsidRPr="00886339" w:rsidDel="008D1C68">
          <w:rPr>
            <w:rStyle w:val="Hyperlink"/>
            <w:noProof/>
            <w:lang w:val="en-AU"/>
            <w:rPrChange w:id="929" w:author="Veerakumar" w:date="2014-10-27T01:38:00Z">
              <w:rPr>
                <w:rStyle w:val="Hyperlink"/>
                <w:noProof/>
                <w:lang w:val="en-AU"/>
              </w:rPr>
            </w:rPrChange>
          </w:rPr>
          <w:delText>Figure 3 – Planning until preliminary demonstration</w:delText>
        </w:r>
        <w:r w:rsidRPr="00886339" w:rsidDel="008D1C68">
          <w:rPr>
            <w:noProof/>
            <w:webHidden/>
            <w:lang w:val="en-AU"/>
            <w:rPrChange w:id="930" w:author="Veerakumar" w:date="2014-10-27T01:38:00Z">
              <w:rPr>
                <w:noProof/>
                <w:webHidden/>
              </w:rPr>
            </w:rPrChange>
          </w:rPr>
          <w:tab/>
          <w:delText>23</w:delText>
        </w:r>
      </w:del>
    </w:p>
    <w:p w:rsidR="00C267D1" w:rsidRPr="00886339" w:rsidDel="008D1C68" w:rsidRDefault="00C267D1">
      <w:pPr>
        <w:pStyle w:val="TableofFigures"/>
        <w:tabs>
          <w:tab w:val="right" w:leader="dot" w:pos="9962"/>
        </w:tabs>
        <w:rPr>
          <w:del w:id="931" w:author="Veerakumar" w:date="2014-10-27T00:39:00Z"/>
          <w:rFonts w:eastAsiaTheme="minorEastAsia" w:cstheme="minorBidi"/>
          <w:noProof/>
          <w:sz w:val="22"/>
          <w:lang w:val="en-AU" w:eastAsia="en-AU"/>
          <w:rPrChange w:id="932" w:author="Veerakumar" w:date="2014-10-27T01:38:00Z">
            <w:rPr>
              <w:del w:id="933" w:author="Veerakumar" w:date="2014-10-27T00:39:00Z"/>
              <w:rFonts w:eastAsiaTheme="minorEastAsia" w:cstheme="minorBidi"/>
              <w:noProof/>
              <w:sz w:val="22"/>
              <w:lang w:val="en-AU" w:eastAsia="en-AU"/>
            </w:rPr>
          </w:rPrChange>
        </w:rPr>
      </w:pPr>
      <w:del w:id="934" w:author="Veerakumar" w:date="2014-10-27T00:39:00Z">
        <w:r w:rsidRPr="00886339" w:rsidDel="008D1C68">
          <w:rPr>
            <w:rStyle w:val="Hyperlink"/>
            <w:noProof/>
            <w:lang w:val="en-AU"/>
            <w:rPrChange w:id="935" w:author="Veerakumar" w:date="2014-10-27T01:38:00Z">
              <w:rPr>
                <w:rStyle w:val="Hyperlink"/>
                <w:noProof/>
                <w:lang w:val="en-AU"/>
              </w:rPr>
            </w:rPrChange>
          </w:rPr>
          <w:delText>Figure 4 – GANTT chart representation of plan</w:delText>
        </w:r>
        <w:r w:rsidRPr="00886339" w:rsidDel="008D1C68">
          <w:rPr>
            <w:noProof/>
            <w:webHidden/>
            <w:lang w:val="en-AU"/>
            <w:rPrChange w:id="936" w:author="Veerakumar" w:date="2014-10-27T01:38:00Z">
              <w:rPr>
                <w:noProof/>
                <w:webHidden/>
              </w:rPr>
            </w:rPrChange>
          </w:rPr>
          <w:tab/>
          <w:delText>24</w:delText>
        </w:r>
      </w:del>
    </w:p>
    <w:p w:rsidR="00C267D1" w:rsidRPr="00886339" w:rsidDel="008D1C68" w:rsidRDefault="00C267D1">
      <w:pPr>
        <w:pStyle w:val="TableofFigures"/>
        <w:tabs>
          <w:tab w:val="right" w:leader="dot" w:pos="9962"/>
        </w:tabs>
        <w:rPr>
          <w:del w:id="937" w:author="Veerakumar" w:date="2014-10-27T00:39:00Z"/>
          <w:rFonts w:eastAsiaTheme="minorEastAsia" w:cstheme="minorBidi"/>
          <w:noProof/>
          <w:sz w:val="22"/>
          <w:lang w:val="en-AU" w:eastAsia="en-AU"/>
          <w:rPrChange w:id="938" w:author="Veerakumar" w:date="2014-10-27T01:38:00Z">
            <w:rPr>
              <w:del w:id="939" w:author="Veerakumar" w:date="2014-10-27T00:39:00Z"/>
              <w:rFonts w:eastAsiaTheme="minorEastAsia" w:cstheme="minorBidi"/>
              <w:noProof/>
              <w:sz w:val="22"/>
              <w:lang w:val="en-AU" w:eastAsia="en-AU"/>
            </w:rPr>
          </w:rPrChange>
        </w:rPr>
      </w:pPr>
      <w:del w:id="940" w:author="Veerakumar" w:date="2014-10-27T00:39:00Z">
        <w:r w:rsidRPr="00886339" w:rsidDel="008D1C68">
          <w:rPr>
            <w:rStyle w:val="Hyperlink"/>
            <w:noProof/>
            <w:lang w:val="en-AU"/>
            <w:rPrChange w:id="941" w:author="Veerakumar" w:date="2014-10-27T01:38:00Z">
              <w:rPr>
                <w:rStyle w:val="Hyperlink"/>
                <w:noProof/>
              </w:rPr>
            </w:rPrChange>
          </w:rPr>
          <w:delText>Figure</w:delText>
        </w:r>
        <w:r w:rsidRPr="00886339" w:rsidDel="008D1C68">
          <w:rPr>
            <w:rStyle w:val="Hyperlink"/>
            <w:noProof/>
            <w:lang w:val="en-AU"/>
            <w:rPrChange w:id="942" w:author="Veerakumar" w:date="2014-10-27T01:38:00Z">
              <w:rPr>
                <w:rStyle w:val="Hyperlink"/>
                <w:noProof/>
              </w:rPr>
            </w:rPrChange>
          </w:rPr>
          <w:delText xml:space="preserve"> </w:delText>
        </w:r>
        <w:r w:rsidRPr="00886339" w:rsidDel="008D1C68">
          <w:rPr>
            <w:rStyle w:val="Hyperlink"/>
            <w:noProof/>
            <w:lang w:val="en-AU"/>
            <w:rPrChange w:id="943" w:author="Veerakumar" w:date="2014-10-27T01:38:00Z">
              <w:rPr>
                <w:rStyle w:val="Hyperlink"/>
                <w:noProof/>
              </w:rPr>
            </w:rPrChange>
          </w:rPr>
          <w:delText>5: Perpendicular components x, y and z, that an accelerometer can detect changes in</w:delText>
        </w:r>
        <w:r w:rsidRPr="00886339" w:rsidDel="008D1C68">
          <w:rPr>
            <w:noProof/>
            <w:webHidden/>
            <w:lang w:val="en-AU"/>
            <w:rPrChange w:id="944" w:author="Veerakumar" w:date="2014-10-27T01:38:00Z">
              <w:rPr>
                <w:noProof/>
                <w:webHidden/>
              </w:rPr>
            </w:rPrChange>
          </w:rPr>
          <w:tab/>
          <w:delText>32</w:delText>
        </w:r>
      </w:del>
    </w:p>
    <w:p w:rsidR="00C267D1" w:rsidRPr="00886339" w:rsidDel="008D1C68" w:rsidRDefault="00C267D1">
      <w:pPr>
        <w:pStyle w:val="TableofFigures"/>
        <w:tabs>
          <w:tab w:val="right" w:leader="dot" w:pos="9962"/>
        </w:tabs>
        <w:rPr>
          <w:del w:id="945" w:author="Veerakumar" w:date="2014-10-27T00:39:00Z"/>
          <w:rFonts w:eastAsiaTheme="minorEastAsia" w:cstheme="minorBidi"/>
          <w:noProof/>
          <w:sz w:val="22"/>
          <w:lang w:val="en-AU" w:eastAsia="en-AU"/>
          <w:rPrChange w:id="946" w:author="Veerakumar" w:date="2014-10-27T01:38:00Z">
            <w:rPr>
              <w:del w:id="947" w:author="Veerakumar" w:date="2014-10-27T00:39:00Z"/>
              <w:rFonts w:eastAsiaTheme="minorEastAsia" w:cstheme="minorBidi"/>
              <w:noProof/>
              <w:sz w:val="22"/>
              <w:lang w:val="en-AU" w:eastAsia="en-AU"/>
            </w:rPr>
          </w:rPrChange>
        </w:rPr>
      </w:pPr>
      <w:del w:id="948" w:author="Veerakumar" w:date="2014-10-27T00:39:00Z">
        <w:r w:rsidRPr="00886339" w:rsidDel="008D1C68">
          <w:rPr>
            <w:rStyle w:val="Hyperlink"/>
            <w:noProof/>
            <w:lang w:val="en-AU"/>
            <w:rPrChange w:id="949" w:author="Veerakumar" w:date="2014-10-27T01:38:00Z">
              <w:rPr>
                <w:rStyle w:val="Hyperlink"/>
                <w:noProof/>
              </w:rPr>
            </w:rPrChange>
          </w:rPr>
          <w:delText xml:space="preserve">Figure 6 A summary of different quantities and evaluation measures for classifiers on a test set </w:delText>
        </w:r>
        <w:r w:rsidRPr="00886339" w:rsidDel="008D1C68">
          <w:rPr>
            <w:rStyle w:val="Hyperlink"/>
            <w:i/>
            <w:noProof/>
            <w:lang w:val="en-AU"/>
            <w:rPrChange w:id="950" w:author="Veerakumar" w:date="2014-10-27T01:38:00Z">
              <w:rPr>
                <w:rStyle w:val="Hyperlink"/>
                <w:i/>
                <w:noProof/>
              </w:rPr>
            </w:rPrChange>
          </w:rPr>
          <w:delText xml:space="preserve">Te </w:delText>
        </w:r>
        <w:r w:rsidRPr="00886339" w:rsidDel="008D1C68">
          <w:rPr>
            <w:rStyle w:val="Hyperlink"/>
            <w:noProof/>
            <w:lang w:val="en-AU"/>
            <w:rPrChange w:id="951" w:author="Veerakumar" w:date="2014-10-27T01:38:00Z">
              <w:rPr>
                <w:rStyle w:val="Hyperlink"/>
                <w:noProof/>
                <w:lang w:val="en-AU"/>
              </w:rPr>
            </w:rPrChange>
          </w:rPr>
          <w:delText>[2].</w:delText>
        </w:r>
        <w:r w:rsidRPr="00886339" w:rsidDel="008D1C68">
          <w:rPr>
            <w:noProof/>
            <w:webHidden/>
            <w:lang w:val="en-AU"/>
            <w:rPrChange w:id="952" w:author="Veerakumar" w:date="2014-10-27T01:38:00Z">
              <w:rPr>
                <w:noProof/>
                <w:webHidden/>
              </w:rPr>
            </w:rPrChange>
          </w:rPr>
          <w:tab/>
          <w:delText>36</w:delText>
        </w:r>
      </w:del>
    </w:p>
    <w:p w:rsidR="00040DC1" w:rsidRPr="00A745AD" w:rsidRDefault="003E0969" w:rsidP="00DB766A">
      <w:pPr>
        <w:tabs>
          <w:tab w:val="right" w:leader="dot" w:pos="8647"/>
        </w:tabs>
        <w:rPr>
          <w:szCs w:val="24"/>
          <w:lang w:val="en-AU"/>
        </w:rPr>
      </w:pPr>
      <w:r w:rsidRPr="00886339">
        <w:rPr>
          <w:szCs w:val="24"/>
          <w:lang w:val="en-AU"/>
          <w:rPrChange w:id="953" w:author="Veerakumar" w:date="2014-10-27T01:38:00Z">
            <w:rPr>
              <w:szCs w:val="24"/>
              <w:lang w:val="en-AU"/>
            </w:rPr>
          </w:rPrChange>
        </w:rPr>
        <w:fldChar w:fldCharType="end"/>
      </w:r>
    </w:p>
    <w:p w:rsidR="00040DC1" w:rsidRPr="00367583" w:rsidRDefault="00040DC1">
      <w:pPr>
        <w:suppressAutoHyphens w:val="0"/>
        <w:spacing w:after="0" w:line="276" w:lineRule="auto"/>
        <w:rPr>
          <w:szCs w:val="24"/>
          <w:lang w:val="en-AU"/>
        </w:rPr>
      </w:pPr>
      <w:r w:rsidRPr="00367583">
        <w:rPr>
          <w:szCs w:val="24"/>
          <w:lang w:val="en-AU"/>
        </w:rPr>
        <w:br w:type="page"/>
      </w:r>
    </w:p>
    <w:p w:rsidR="003E0969" w:rsidRPr="00367583" w:rsidRDefault="00214C56" w:rsidP="003051B8">
      <w:pPr>
        <w:pStyle w:val="Heading1"/>
        <w:rPr>
          <w:lang w:val="en-AU"/>
        </w:rPr>
      </w:pPr>
      <w:bookmarkStart w:id="954" w:name="_Toc402133710"/>
      <w:r w:rsidRPr="00367583">
        <w:rPr>
          <w:lang w:val="en-AU"/>
        </w:rPr>
        <w:lastRenderedPageBreak/>
        <w:t>List of tables</w:t>
      </w:r>
      <w:bookmarkEnd w:id="954"/>
    </w:p>
    <w:p w:rsidR="00BE1E9C" w:rsidRPr="00886339" w:rsidRDefault="00214C56">
      <w:pPr>
        <w:pStyle w:val="TableofFigures"/>
        <w:tabs>
          <w:tab w:val="right" w:leader="dot" w:pos="9962"/>
        </w:tabs>
        <w:rPr>
          <w:rFonts w:eastAsiaTheme="minorEastAsia" w:cstheme="minorBidi"/>
          <w:noProof/>
          <w:sz w:val="22"/>
          <w:lang w:val="en-AU" w:eastAsia="en-AU"/>
          <w:rPrChange w:id="955" w:author="Veerakumar" w:date="2014-10-27T01:38:00Z">
            <w:rPr>
              <w:rFonts w:eastAsiaTheme="minorEastAsia" w:cstheme="minorBidi"/>
              <w:noProof/>
              <w:sz w:val="22"/>
              <w:lang w:val="en-AU" w:eastAsia="en-AU"/>
            </w:rPr>
          </w:rPrChange>
        </w:rPr>
      </w:pPr>
      <w:r w:rsidRPr="00886339">
        <w:rPr>
          <w:szCs w:val="24"/>
          <w:lang w:val="en-AU"/>
          <w:rPrChange w:id="956" w:author="Veerakumar" w:date="2014-10-27T01:38:00Z">
            <w:rPr>
              <w:szCs w:val="24"/>
              <w:lang w:val="en-AU"/>
            </w:rPr>
          </w:rPrChange>
        </w:rPr>
        <w:fldChar w:fldCharType="begin"/>
      </w:r>
      <w:r w:rsidRPr="00886339">
        <w:rPr>
          <w:szCs w:val="24"/>
          <w:lang w:val="en-AU"/>
          <w:rPrChange w:id="957" w:author="Veerakumar" w:date="2014-10-27T01:38:00Z">
            <w:rPr>
              <w:szCs w:val="24"/>
              <w:lang w:val="en-AU"/>
            </w:rPr>
          </w:rPrChange>
        </w:rPr>
        <w:instrText xml:space="preserve"> TOC \h \z \c "Table" </w:instrText>
      </w:r>
      <w:r w:rsidRPr="00886339">
        <w:rPr>
          <w:szCs w:val="24"/>
          <w:lang w:val="en-AU"/>
          <w:rPrChange w:id="958" w:author="Veerakumar" w:date="2014-10-27T01:38:00Z">
            <w:rPr>
              <w:szCs w:val="24"/>
              <w:lang w:val="en-AU"/>
            </w:rPr>
          </w:rPrChange>
        </w:rPr>
        <w:fldChar w:fldCharType="separate"/>
      </w:r>
      <w:r w:rsidR="00BE1E9C" w:rsidRPr="00886339">
        <w:rPr>
          <w:rStyle w:val="Hyperlink"/>
          <w:noProof/>
          <w:lang w:val="en-AU"/>
          <w:rPrChange w:id="959" w:author="Veerakumar" w:date="2014-10-27T01:38:00Z">
            <w:rPr>
              <w:rStyle w:val="Hyperlink"/>
              <w:noProof/>
            </w:rPr>
          </w:rPrChange>
        </w:rPr>
        <w:fldChar w:fldCharType="begin"/>
      </w:r>
      <w:r w:rsidR="00BE1E9C" w:rsidRPr="00886339">
        <w:rPr>
          <w:rStyle w:val="Hyperlink"/>
          <w:noProof/>
          <w:lang w:val="en-AU"/>
          <w:rPrChange w:id="960" w:author="Veerakumar" w:date="2014-10-27T01:38:00Z">
            <w:rPr>
              <w:rStyle w:val="Hyperlink"/>
              <w:noProof/>
            </w:rPr>
          </w:rPrChange>
        </w:rPr>
        <w:instrText xml:space="preserve"> </w:instrText>
      </w:r>
      <w:r w:rsidR="00BE1E9C" w:rsidRPr="00886339">
        <w:rPr>
          <w:noProof/>
          <w:lang w:val="en-AU"/>
          <w:rPrChange w:id="961" w:author="Veerakumar" w:date="2014-10-27T01:38:00Z">
            <w:rPr>
              <w:noProof/>
            </w:rPr>
          </w:rPrChange>
        </w:rPr>
        <w:instrText>HYPERLINK \l "_Toc402057306"</w:instrText>
      </w:r>
      <w:r w:rsidR="00BE1E9C" w:rsidRPr="00886339">
        <w:rPr>
          <w:rStyle w:val="Hyperlink"/>
          <w:noProof/>
          <w:lang w:val="en-AU"/>
          <w:rPrChange w:id="962" w:author="Veerakumar" w:date="2014-10-27T01:38:00Z">
            <w:rPr>
              <w:rStyle w:val="Hyperlink"/>
              <w:noProof/>
            </w:rPr>
          </w:rPrChange>
        </w:rPr>
        <w:instrText xml:space="preserve"> </w:instrText>
      </w:r>
      <w:r w:rsidR="00BE1E9C" w:rsidRPr="00886339">
        <w:rPr>
          <w:rStyle w:val="Hyperlink"/>
          <w:noProof/>
          <w:lang w:val="en-AU"/>
          <w:rPrChange w:id="963" w:author="Veerakumar" w:date="2014-10-27T01:38:00Z">
            <w:rPr>
              <w:rStyle w:val="Hyperlink"/>
              <w:noProof/>
            </w:rPr>
          </w:rPrChange>
        </w:rPr>
        <w:fldChar w:fldCharType="separate"/>
      </w:r>
      <w:r w:rsidR="00BE1E9C" w:rsidRPr="00886339">
        <w:rPr>
          <w:rStyle w:val="Hyperlink"/>
          <w:noProof/>
          <w:lang w:val="en-AU"/>
          <w:rPrChange w:id="964" w:author="Veerakumar" w:date="2014-10-27T01:38:00Z">
            <w:rPr>
              <w:rStyle w:val="Hyperlink"/>
              <w:noProof/>
            </w:rPr>
          </w:rPrChange>
        </w:rPr>
        <w:t>Table 1 Data collected from accelerometer [31]</w:t>
      </w:r>
      <w:r w:rsidR="00BE1E9C" w:rsidRPr="00886339">
        <w:rPr>
          <w:noProof/>
          <w:webHidden/>
          <w:lang w:val="en-AU"/>
          <w:rPrChange w:id="965" w:author="Veerakumar" w:date="2014-10-27T01:38:00Z">
            <w:rPr>
              <w:noProof/>
              <w:webHidden/>
            </w:rPr>
          </w:rPrChange>
        </w:rPr>
        <w:tab/>
      </w:r>
      <w:r w:rsidR="00BE1E9C" w:rsidRPr="00886339">
        <w:rPr>
          <w:noProof/>
          <w:webHidden/>
          <w:lang w:val="en-AU"/>
          <w:rPrChange w:id="966" w:author="Veerakumar" w:date="2014-10-27T01:38:00Z">
            <w:rPr>
              <w:noProof/>
              <w:webHidden/>
            </w:rPr>
          </w:rPrChange>
        </w:rPr>
        <w:fldChar w:fldCharType="begin"/>
      </w:r>
      <w:r w:rsidR="00BE1E9C" w:rsidRPr="00886339">
        <w:rPr>
          <w:noProof/>
          <w:webHidden/>
          <w:lang w:val="en-AU"/>
          <w:rPrChange w:id="967" w:author="Veerakumar" w:date="2014-10-27T01:38:00Z">
            <w:rPr>
              <w:noProof/>
              <w:webHidden/>
            </w:rPr>
          </w:rPrChange>
        </w:rPr>
        <w:instrText xml:space="preserve"> PAGEREF _Toc402057306 \h </w:instrText>
      </w:r>
      <w:r w:rsidR="00BE1E9C" w:rsidRPr="00886339">
        <w:rPr>
          <w:noProof/>
          <w:webHidden/>
          <w:lang w:val="en-AU"/>
          <w:rPrChange w:id="968" w:author="Veerakumar" w:date="2014-10-27T01:38:00Z">
            <w:rPr>
              <w:noProof/>
              <w:webHidden/>
            </w:rPr>
          </w:rPrChange>
        </w:rPr>
      </w:r>
      <w:r w:rsidR="00BE1E9C" w:rsidRPr="00886339">
        <w:rPr>
          <w:noProof/>
          <w:webHidden/>
          <w:lang w:val="en-AU"/>
          <w:rPrChange w:id="969" w:author="Veerakumar" w:date="2014-10-27T01:38:00Z">
            <w:rPr>
              <w:noProof/>
              <w:webHidden/>
            </w:rPr>
          </w:rPrChange>
        </w:rPr>
        <w:fldChar w:fldCharType="separate"/>
      </w:r>
      <w:r w:rsidR="00BE1E9C" w:rsidRPr="00886339">
        <w:rPr>
          <w:noProof/>
          <w:webHidden/>
          <w:lang w:val="en-AU"/>
          <w:rPrChange w:id="970" w:author="Veerakumar" w:date="2014-10-27T01:38:00Z">
            <w:rPr>
              <w:noProof/>
              <w:webHidden/>
            </w:rPr>
          </w:rPrChange>
        </w:rPr>
        <w:t>27</w:t>
      </w:r>
      <w:r w:rsidR="00BE1E9C" w:rsidRPr="00886339">
        <w:rPr>
          <w:noProof/>
          <w:webHidden/>
          <w:lang w:val="en-AU"/>
          <w:rPrChange w:id="971" w:author="Veerakumar" w:date="2014-10-27T01:38:00Z">
            <w:rPr>
              <w:noProof/>
              <w:webHidden/>
            </w:rPr>
          </w:rPrChange>
        </w:rPr>
        <w:fldChar w:fldCharType="end"/>
      </w:r>
      <w:r w:rsidR="00BE1E9C" w:rsidRPr="00886339">
        <w:rPr>
          <w:rStyle w:val="Hyperlink"/>
          <w:noProof/>
          <w:lang w:val="en-AU"/>
          <w:rPrChange w:id="972" w:author="Veerakumar" w:date="2014-10-27T01:38:00Z">
            <w:rPr>
              <w:rStyle w:val="Hyperlink"/>
              <w:noProof/>
            </w:rPr>
          </w:rPrChange>
        </w:rPr>
        <w:fldChar w:fldCharType="end"/>
      </w:r>
    </w:p>
    <w:p w:rsidR="00BE1E9C" w:rsidRPr="00886339" w:rsidRDefault="00BE1E9C">
      <w:pPr>
        <w:pStyle w:val="TableofFigures"/>
        <w:tabs>
          <w:tab w:val="right" w:leader="dot" w:pos="9962"/>
        </w:tabs>
        <w:rPr>
          <w:rFonts w:eastAsiaTheme="minorEastAsia" w:cstheme="minorBidi"/>
          <w:noProof/>
          <w:sz w:val="22"/>
          <w:lang w:val="en-AU" w:eastAsia="en-AU"/>
          <w:rPrChange w:id="973" w:author="Veerakumar" w:date="2014-10-27T01:38:00Z">
            <w:rPr>
              <w:rFonts w:eastAsiaTheme="minorEastAsia" w:cstheme="minorBidi"/>
              <w:noProof/>
              <w:sz w:val="22"/>
              <w:lang w:val="en-AU" w:eastAsia="en-AU"/>
            </w:rPr>
          </w:rPrChange>
        </w:rPr>
      </w:pPr>
      <w:r w:rsidRPr="00886339">
        <w:rPr>
          <w:rStyle w:val="Hyperlink"/>
          <w:noProof/>
          <w:lang w:val="en-AU"/>
          <w:rPrChange w:id="974" w:author="Veerakumar" w:date="2014-10-27T01:38:00Z">
            <w:rPr>
              <w:rStyle w:val="Hyperlink"/>
              <w:noProof/>
            </w:rPr>
          </w:rPrChange>
        </w:rPr>
        <w:fldChar w:fldCharType="begin"/>
      </w:r>
      <w:r w:rsidRPr="00886339">
        <w:rPr>
          <w:rStyle w:val="Hyperlink"/>
          <w:noProof/>
          <w:lang w:val="en-AU"/>
          <w:rPrChange w:id="975" w:author="Veerakumar" w:date="2014-10-27T01:38:00Z">
            <w:rPr>
              <w:rStyle w:val="Hyperlink"/>
              <w:noProof/>
            </w:rPr>
          </w:rPrChange>
        </w:rPr>
        <w:instrText xml:space="preserve"> </w:instrText>
      </w:r>
      <w:r w:rsidRPr="00886339">
        <w:rPr>
          <w:noProof/>
          <w:lang w:val="en-AU"/>
          <w:rPrChange w:id="976" w:author="Veerakumar" w:date="2014-10-27T01:38:00Z">
            <w:rPr>
              <w:noProof/>
            </w:rPr>
          </w:rPrChange>
        </w:rPr>
        <w:instrText>HYPERLINK \l "_Toc402057307"</w:instrText>
      </w:r>
      <w:r w:rsidRPr="00886339">
        <w:rPr>
          <w:rStyle w:val="Hyperlink"/>
          <w:noProof/>
          <w:lang w:val="en-AU"/>
          <w:rPrChange w:id="977" w:author="Veerakumar" w:date="2014-10-27T01:38:00Z">
            <w:rPr>
              <w:rStyle w:val="Hyperlink"/>
              <w:noProof/>
            </w:rPr>
          </w:rPrChange>
        </w:rPr>
        <w:instrText xml:space="preserve"> </w:instrText>
      </w:r>
      <w:r w:rsidRPr="00886339">
        <w:rPr>
          <w:rStyle w:val="Hyperlink"/>
          <w:noProof/>
          <w:lang w:val="en-AU"/>
          <w:rPrChange w:id="978" w:author="Veerakumar" w:date="2014-10-27T01:38:00Z">
            <w:rPr>
              <w:rStyle w:val="Hyperlink"/>
              <w:noProof/>
            </w:rPr>
          </w:rPrChange>
        </w:rPr>
        <w:fldChar w:fldCharType="separate"/>
      </w:r>
      <w:r w:rsidRPr="00886339">
        <w:rPr>
          <w:rStyle w:val="Hyperlink"/>
          <w:noProof/>
          <w:lang w:val="en-AU"/>
          <w:rPrChange w:id="979" w:author="Veerakumar" w:date="2014-10-27T01:38:00Z">
            <w:rPr>
              <w:rStyle w:val="Hyperlink"/>
              <w:noProof/>
            </w:rPr>
          </w:rPrChange>
        </w:rPr>
        <w:t>Table 2 Data collected from hygrometer [33]</w:t>
      </w:r>
      <w:r w:rsidRPr="00886339">
        <w:rPr>
          <w:noProof/>
          <w:webHidden/>
          <w:lang w:val="en-AU"/>
          <w:rPrChange w:id="980" w:author="Veerakumar" w:date="2014-10-27T01:38:00Z">
            <w:rPr>
              <w:noProof/>
              <w:webHidden/>
            </w:rPr>
          </w:rPrChange>
        </w:rPr>
        <w:tab/>
      </w:r>
      <w:r w:rsidRPr="00886339">
        <w:rPr>
          <w:noProof/>
          <w:webHidden/>
          <w:lang w:val="en-AU"/>
          <w:rPrChange w:id="981" w:author="Veerakumar" w:date="2014-10-27T01:38:00Z">
            <w:rPr>
              <w:noProof/>
              <w:webHidden/>
            </w:rPr>
          </w:rPrChange>
        </w:rPr>
        <w:fldChar w:fldCharType="begin"/>
      </w:r>
      <w:r w:rsidRPr="00886339">
        <w:rPr>
          <w:noProof/>
          <w:webHidden/>
          <w:lang w:val="en-AU"/>
          <w:rPrChange w:id="982" w:author="Veerakumar" w:date="2014-10-27T01:38:00Z">
            <w:rPr>
              <w:noProof/>
              <w:webHidden/>
            </w:rPr>
          </w:rPrChange>
        </w:rPr>
        <w:instrText xml:space="preserve"> PAGEREF _Toc402057307 \h </w:instrText>
      </w:r>
      <w:r w:rsidRPr="00886339">
        <w:rPr>
          <w:noProof/>
          <w:webHidden/>
          <w:lang w:val="en-AU"/>
          <w:rPrChange w:id="983" w:author="Veerakumar" w:date="2014-10-27T01:38:00Z">
            <w:rPr>
              <w:noProof/>
              <w:webHidden/>
            </w:rPr>
          </w:rPrChange>
        </w:rPr>
      </w:r>
      <w:r w:rsidRPr="00886339">
        <w:rPr>
          <w:noProof/>
          <w:webHidden/>
          <w:lang w:val="en-AU"/>
          <w:rPrChange w:id="984" w:author="Veerakumar" w:date="2014-10-27T01:38:00Z">
            <w:rPr>
              <w:noProof/>
              <w:webHidden/>
            </w:rPr>
          </w:rPrChange>
        </w:rPr>
        <w:fldChar w:fldCharType="separate"/>
      </w:r>
      <w:r w:rsidRPr="00886339">
        <w:rPr>
          <w:noProof/>
          <w:webHidden/>
          <w:lang w:val="en-AU"/>
          <w:rPrChange w:id="985" w:author="Veerakumar" w:date="2014-10-27T01:38:00Z">
            <w:rPr>
              <w:noProof/>
              <w:webHidden/>
            </w:rPr>
          </w:rPrChange>
        </w:rPr>
        <w:t>27</w:t>
      </w:r>
      <w:r w:rsidRPr="00886339">
        <w:rPr>
          <w:noProof/>
          <w:webHidden/>
          <w:lang w:val="en-AU"/>
          <w:rPrChange w:id="986" w:author="Veerakumar" w:date="2014-10-27T01:38:00Z">
            <w:rPr>
              <w:noProof/>
              <w:webHidden/>
            </w:rPr>
          </w:rPrChange>
        </w:rPr>
        <w:fldChar w:fldCharType="end"/>
      </w:r>
      <w:r w:rsidRPr="00886339">
        <w:rPr>
          <w:rStyle w:val="Hyperlink"/>
          <w:noProof/>
          <w:lang w:val="en-AU"/>
          <w:rPrChange w:id="987" w:author="Veerakumar" w:date="2014-10-27T01:38:00Z">
            <w:rPr>
              <w:rStyle w:val="Hyperlink"/>
              <w:noProof/>
            </w:rPr>
          </w:rPrChange>
        </w:rPr>
        <w:fldChar w:fldCharType="end"/>
      </w:r>
    </w:p>
    <w:p w:rsidR="00214C56" w:rsidRPr="00886339" w:rsidRDefault="00214C56" w:rsidP="00DB766A">
      <w:pPr>
        <w:tabs>
          <w:tab w:val="right" w:leader="dot" w:pos="8647"/>
        </w:tabs>
        <w:rPr>
          <w:szCs w:val="24"/>
          <w:lang w:val="en-AU"/>
          <w:rPrChange w:id="988" w:author="Veerakumar" w:date="2014-10-27T01:38:00Z">
            <w:rPr>
              <w:szCs w:val="24"/>
              <w:lang w:val="en-AU"/>
            </w:rPr>
          </w:rPrChange>
        </w:rPr>
      </w:pPr>
      <w:r w:rsidRPr="00886339">
        <w:rPr>
          <w:szCs w:val="24"/>
          <w:lang w:val="en-AU"/>
          <w:rPrChange w:id="989" w:author="Veerakumar" w:date="2014-10-27T01:38:00Z">
            <w:rPr>
              <w:szCs w:val="24"/>
              <w:lang w:val="en-AU"/>
            </w:rPr>
          </w:rPrChange>
        </w:rPr>
        <w:fldChar w:fldCharType="end"/>
      </w:r>
    </w:p>
    <w:p w:rsidR="003E0969" w:rsidRPr="00886339" w:rsidRDefault="003E0969" w:rsidP="00DB766A">
      <w:pPr>
        <w:tabs>
          <w:tab w:val="right" w:leader="dot" w:pos="8647"/>
        </w:tabs>
        <w:rPr>
          <w:szCs w:val="24"/>
          <w:lang w:val="en-AU"/>
          <w:rPrChange w:id="990" w:author="Veerakumar" w:date="2014-10-27T01:38:00Z">
            <w:rPr>
              <w:szCs w:val="24"/>
              <w:lang w:val="en-AU"/>
            </w:rPr>
          </w:rPrChange>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Change w:id="991" w:author="Veerakumar" w:date="2014-10-27T01:38:00Z">
            <w:rPr>
              <w:lang w:val="en-AU"/>
            </w:rPr>
          </w:rPrChange>
        </w:rPr>
      </w:pPr>
      <w:bookmarkStart w:id="992" w:name="_Toc401239240"/>
      <w:bookmarkStart w:id="993" w:name="_Toc402133711"/>
      <w:r w:rsidRPr="00886339">
        <w:rPr>
          <w:sz w:val="28"/>
          <w:lang w:val="en-AU"/>
          <w:rPrChange w:id="994" w:author="Veerakumar" w:date="2014-10-27T01:38:00Z">
            <w:rPr>
              <w:sz w:val="28"/>
              <w:lang w:val="en-AU"/>
            </w:rPr>
          </w:rPrChange>
        </w:rPr>
        <w:lastRenderedPageBreak/>
        <w:t>1.</w:t>
      </w:r>
      <w:r w:rsidRPr="00886339">
        <w:rPr>
          <w:lang w:val="en-AU"/>
          <w:rPrChange w:id="995" w:author="Veerakumar" w:date="2014-10-27T01:38:00Z">
            <w:rPr>
              <w:lang w:val="en-AU"/>
            </w:rPr>
          </w:rPrChange>
        </w:rPr>
        <w:t xml:space="preserve"> </w:t>
      </w:r>
      <w:r w:rsidR="00402E6A" w:rsidRPr="00886339">
        <w:rPr>
          <w:lang w:val="en-AU"/>
          <w:rPrChange w:id="996" w:author="Veerakumar" w:date="2014-10-27T01:38:00Z">
            <w:rPr>
              <w:lang w:val="en-AU"/>
            </w:rPr>
          </w:rPrChange>
        </w:rPr>
        <w:t>Introduction</w:t>
      </w:r>
      <w:bookmarkEnd w:id="992"/>
      <w:bookmarkEnd w:id="993"/>
    </w:p>
    <w:p w:rsidR="00092935" w:rsidRPr="00886339" w:rsidRDefault="00092935" w:rsidP="00092935">
      <w:pPr>
        <w:rPr>
          <w:lang w:val="en-AU"/>
          <w:rPrChange w:id="997" w:author="Veerakumar" w:date="2014-10-27T01:38:00Z">
            <w:rPr>
              <w:lang w:val="en-AU"/>
            </w:rPr>
          </w:rPrChange>
        </w:rPr>
      </w:pPr>
      <w:r w:rsidRPr="00886339">
        <w:rPr>
          <w:lang w:val="en-AU"/>
          <w:rPrChange w:id="998" w:author="Veerakumar" w:date="2014-10-27T01:38:00Z">
            <w:rPr>
              <w:lang w:val="en-AU"/>
            </w:rPr>
          </w:rPrChange>
        </w:rPr>
        <w:t>A “stress response” can be defined as:</w:t>
      </w:r>
    </w:p>
    <w:p w:rsidR="00092935" w:rsidRPr="00A745AD" w:rsidRDefault="00092935" w:rsidP="00092935">
      <w:pPr>
        <w:jc w:val="center"/>
        <w:rPr>
          <w:vertAlign w:val="superscript"/>
          <w:lang w:val="en-AU"/>
        </w:rPr>
      </w:pPr>
      <w:r w:rsidRPr="00886339">
        <w:rPr>
          <w:i/>
          <w:iCs/>
          <w:lang w:val="en-AU"/>
          <w:rPrChange w:id="999" w:author="Veerakumar" w:date="2014-10-27T01:38:00Z">
            <w:rPr>
              <w:i/>
              <w:iCs/>
              <w:lang w:val="en-AU"/>
            </w:rPr>
          </w:rPrChange>
        </w:rPr>
        <w:t>“A physiological reaction caused by the perception of aversive or threatening situations”</w:t>
      </w:r>
      <w:sdt>
        <w:sdtPr>
          <w:rPr>
            <w:i/>
            <w:iCs/>
            <w:lang w:val="en-AU"/>
          </w:rPr>
          <w:id w:val="196664362"/>
          <w:citation/>
        </w:sdtPr>
        <w:sdtEndPr>
          <w:rPr>
            <w:rPrChange w:id="1000" w:author="Veerakumar" w:date="2014-10-27T01:38:00Z">
              <w:rPr/>
            </w:rPrChange>
          </w:rPr>
        </w:sdtEndPr>
        <w:sdtContent>
          <w:r w:rsidRPr="00A745AD">
            <w:rPr>
              <w:i/>
              <w:iCs/>
              <w:lang w:val="en-AU"/>
            </w:rPr>
            <w:fldChar w:fldCharType="begin"/>
          </w:r>
          <w:r w:rsidRPr="00886339">
            <w:rPr>
              <w:i/>
              <w:iCs/>
              <w:lang w:val="en-AU"/>
              <w:rPrChange w:id="1001" w:author="Veerakumar" w:date="2014-10-27T01:38:00Z">
                <w:rPr>
                  <w:i/>
                  <w:iCs/>
                  <w:lang w:val="en-AU"/>
                </w:rPr>
              </w:rPrChange>
            </w:rPr>
            <w:instrText xml:space="preserve">CITATION Car07 \l 1033 </w:instrText>
          </w:r>
          <w:r w:rsidRPr="00886339">
            <w:rPr>
              <w:i/>
              <w:iCs/>
              <w:lang w:val="en-AU"/>
              <w:rPrChange w:id="1002" w:author="Veerakumar" w:date="2014-10-27T01:38:00Z">
                <w:rPr>
                  <w:i/>
                  <w:iCs/>
                  <w:lang w:val="en-AU"/>
                </w:rPr>
              </w:rPrChange>
            </w:rPr>
            <w:fldChar w:fldCharType="separate"/>
          </w:r>
          <w:r w:rsidR="00BE1E9C" w:rsidRPr="00886339">
            <w:rPr>
              <w:i/>
              <w:iCs/>
              <w:noProof/>
              <w:lang w:val="en-AU"/>
              <w:rPrChange w:id="1003" w:author="Veerakumar" w:date="2014-10-27T01:38:00Z">
                <w:rPr>
                  <w:i/>
                  <w:iCs/>
                  <w:noProof/>
                  <w:lang w:val="en-AU"/>
                </w:rPr>
              </w:rPrChange>
            </w:rPr>
            <w:t xml:space="preserve"> </w:t>
          </w:r>
          <w:r w:rsidR="00BE1E9C" w:rsidRPr="00886339">
            <w:rPr>
              <w:noProof/>
              <w:lang w:val="en-AU"/>
              <w:rPrChange w:id="1004" w:author="Veerakumar" w:date="2014-10-27T01:38:00Z">
                <w:rPr>
                  <w:noProof/>
                  <w:lang w:val="en-AU"/>
                </w:rPr>
              </w:rPrChange>
            </w:rPr>
            <w:t>[1]</w:t>
          </w:r>
          <w:r w:rsidRPr="00886339">
            <w:rPr>
              <w:i/>
              <w:iCs/>
              <w:lang w:val="en-AU"/>
              <w:rPrChange w:id="1005" w:author="Veerakumar" w:date="2014-10-27T01:38:00Z">
                <w:rPr>
                  <w:i/>
                  <w:iCs/>
                  <w:lang w:val="en-AU"/>
                </w:rPr>
              </w:rPrChange>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Change w:id="1006" w:author="Veerakumar" w:date="2014-10-27T01:38:00Z">
            <w:rPr>
              <w:lang w:val="en-AU"/>
            </w:rPr>
          </w:rPrChange>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EndPr>
          <w:rPr>
            <w:rPrChange w:id="1007" w:author="Veerakumar" w:date="2014-10-27T01:38:00Z">
              <w:rPr/>
            </w:rPrChange>
          </w:rPr>
        </w:sdtEndPr>
        <w:sdtContent>
          <w:r w:rsidRPr="00A745AD">
            <w:rPr>
              <w:lang w:val="en-AU"/>
            </w:rPr>
            <w:fldChar w:fldCharType="begin"/>
          </w:r>
          <w:r w:rsidRPr="00886339">
            <w:rPr>
              <w:lang w:val="en-AU"/>
              <w:rPrChange w:id="1008" w:author="Veerakumar" w:date="2014-10-27T01:38:00Z">
                <w:rPr>
                  <w:lang w:val="en-AU"/>
                </w:rPr>
              </w:rPrChange>
            </w:rPr>
            <w:instrText xml:space="preserve">CITATION Car07 \l 1033 </w:instrText>
          </w:r>
          <w:r w:rsidRPr="00886339">
            <w:rPr>
              <w:lang w:val="en-AU"/>
              <w:rPrChange w:id="1009" w:author="Veerakumar" w:date="2014-10-27T01:38:00Z">
                <w:rPr>
                  <w:lang w:val="en-AU"/>
                </w:rPr>
              </w:rPrChange>
            </w:rPr>
            <w:fldChar w:fldCharType="separate"/>
          </w:r>
          <w:r w:rsidR="00BE1E9C" w:rsidRPr="00886339">
            <w:rPr>
              <w:noProof/>
              <w:lang w:val="en-AU"/>
              <w:rPrChange w:id="1010" w:author="Veerakumar" w:date="2014-10-27T01:38:00Z">
                <w:rPr>
                  <w:noProof/>
                  <w:lang w:val="en-AU"/>
                </w:rPr>
              </w:rPrChange>
            </w:rPr>
            <w:t xml:space="preserve"> [1]</w:t>
          </w:r>
          <w:r w:rsidRPr="00886339">
            <w:rPr>
              <w:lang w:val="en-AU"/>
              <w:rPrChange w:id="1011" w:author="Veerakumar" w:date="2014-10-27T01:38:00Z">
                <w:rPr>
                  <w:lang w:val="en-AU"/>
                </w:rPr>
              </w:rPrChange>
            </w:rPr>
            <w:fldChar w:fldCharType="end"/>
          </w:r>
        </w:sdtContent>
      </w:sdt>
    </w:p>
    <w:p w:rsidR="00092935" w:rsidRPr="00886339" w:rsidRDefault="00092935" w:rsidP="00092935">
      <w:pPr>
        <w:rPr>
          <w:lang w:val="en-AU"/>
          <w:rPrChange w:id="1012" w:author="Veerakumar" w:date="2014-10-27T01:38:00Z">
            <w:rPr>
              <w:lang w:val="en-AU"/>
            </w:rPr>
          </w:rPrChange>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Change w:id="1013" w:author="Veerakumar" w:date="2014-10-27T01:38:00Z">
            <w:rPr>
              <w:lang w:val="en-AU"/>
            </w:rPr>
          </w:rPrChange>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Change w:id="1014" w:author="Veerakumar" w:date="2014-10-27T01:38:00Z">
            <w:rPr>
              <w:lang w:val="en-AU"/>
            </w:rPr>
          </w:rPrChange>
        </w:rPr>
      </w:pPr>
      <w:r w:rsidRPr="00886339">
        <w:rPr>
          <w:lang w:val="en-AU"/>
          <w:rPrChange w:id="1015" w:author="Veerakumar" w:date="2014-10-27T01:38:00Z">
            <w:rPr>
              <w:lang w:val="en-AU"/>
            </w:rPr>
          </w:rPrChange>
        </w:rPr>
        <w:t xml:space="preserve">For something as important as what has been discussed, and with the new and ever-changing technological world we live in, the issue can now start to be addressed effectively. There are current </w:t>
      </w:r>
      <w:r w:rsidRPr="00886339">
        <w:rPr>
          <w:lang w:val="en-AU"/>
          <w:rPrChange w:id="1016" w:author="Veerakumar" w:date="2014-10-27T01:38:00Z">
            <w:rPr>
              <w:lang w:val="en-AU"/>
            </w:rPr>
          </w:rPrChange>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Change w:id="1017" w:author="Veerakumar" w:date="2014-10-27T01:38:00Z">
            <w:rPr>
              <w:lang w:val="en-AU"/>
            </w:rPr>
          </w:rPrChange>
        </w:rPr>
      </w:pPr>
      <w:r w:rsidRPr="00886339">
        <w:rPr>
          <w:lang w:val="en-AU"/>
          <w:rPrChange w:id="1018" w:author="Veerakumar" w:date="2014-10-27T01:38:00Z">
            <w:rPr>
              <w:lang w:val="en-AU"/>
            </w:rPr>
          </w:rPrChange>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 hardware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Change w:id="1019" w:author="Veerakumar" w:date="2014-10-27T01:38:00Z">
            <w:rPr>
              <w:lang w:val="en-AU"/>
            </w:rPr>
          </w:rPrChange>
        </w:rPr>
      </w:pPr>
      <w:r w:rsidRPr="00886339">
        <w:rPr>
          <w:lang w:val="en-AU"/>
          <w:rPrChange w:id="1020" w:author="Veerakumar" w:date="2014-10-27T01:38:00Z">
            <w:rPr>
              <w:lang w:val="en-AU"/>
            </w:rPr>
          </w:rPrChange>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Change w:id="1021" w:author="Veerakumar" w:date="2014-10-27T01:38:00Z">
            <w:rPr>
              <w:lang w:val="en-AU"/>
            </w:rPr>
          </w:rPrChange>
        </w:rPr>
        <w:t xml:space="preserve">This paper is a research </w:t>
      </w:r>
      <w:r w:rsidR="00E64E80" w:rsidRPr="00886339">
        <w:rPr>
          <w:lang w:val="en-AU"/>
          <w:rPrChange w:id="1022" w:author="Veerakumar" w:date="2014-10-27T01:38:00Z">
            <w:rPr>
              <w:lang w:val="en-AU"/>
            </w:rPr>
          </w:rPrChange>
        </w:rPr>
        <w:t xml:space="preserve">thesis regarding </w:t>
      </w:r>
      <w:r w:rsidRPr="00886339">
        <w:rPr>
          <w:lang w:val="en-AU"/>
          <w:rPrChange w:id="1023" w:author="Veerakumar" w:date="2014-10-27T01:38:00Z">
            <w:rPr>
              <w:lang w:val="en-AU"/>
            </w:rPr>
          </w:rPrChange>
        </w:rPr>
        <w:t>this problem</w:t>
      </w:r>
      <w:r w:rsidR="00E64E80" w:rsidRPr="00886339">
        <w:rPr>
          <w:lang w:val="en-AU"/>
          <w:rPrChange w:id="1024" w:author="Veerakumar" w:date="2014-10-27T01:38:00Z">
            <w:rPr>
              <w:lang w:val="en-AU"/>
            </w:rPr>
          </w:rPrChange>
        </w:rPr>
        <w:t>, where we will develop</w:t>
      </w:r>
      <w:r w:rsidRPr="00886339">
        <w:rPr>
          <w:lang w:val="en-AU"/>
          <w:rPrChange w:id="1025" w:author="Veerakumar" w:date="2014-10-27T01:38:00Z">
            <w:rPr>
              <w:lang w:val="en-AU"/>
            </w:rPr>
          </w:rPrChange>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Change w:id="1026" w:author="Veerakumar" w:date="2014-10-27T01:38:00Z">
            <w:rPr>
              <w:lang w:val="en-AU"/>
            </w:rPr>
          </w:rPrChange>
        </w:rPr>
        <w:t xml:space="preserve"> – giving us an idea of historical research whilst still being state-of-the-art</w:t>
      </w:r>
      <w:r w:rsidRPr="00886339">
        <w:rPr>
          <w:lang w:val="en-AU"/>
          <w:rPrChange w:id="1027" w:author="Veerakumar" w:date="2014-10-27T01:38:00Z">
            <w:rPr>
              <w:lang w:val="en-AU"/>
            </w:rPr>
          </w:rPrChange>
        </w:rPr>
        <w:t>.</w:t>
      </w:r>
      <w:r w:rsidR="003D7E41" w:rsidRPr="00886339">
        <w:rPr>
          <w:lang w:val="en-AU"/>
          <w:rPrChange w:id="1028" w:author="Veerakumar" w:date="2014-10-27T01:38:00Z">
            <w:rPr>
              <w:lang w:val="en-AU"/>
            </w:rPr>
          </w:rPrChange>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Change w:id="1029" w:author="Veerakumar" w:date="2014-10-27T01:38:00Z">
            <w:rPr>
              <w:lang w:val="en-AU"/>
            </w:rPr>
          </w:rPrChange>
        </w:rPr>
        <w:t xml:space="preserve">on these </w:t>
      </w:r>
      <w:r w:rsidR="003D7E41" w:rsidRPr="00886339">
        <w:rPr>
          <w:lang w:val="en-AU"/>
          <w:rPrChange w:id="1030" w:author="Veerakumar" w:date="2014-10-27T01:38:00Z">
            <w:rPr>
              <w:lang w:val="en-AU"/>
            </w:rPr>
          </w:rPrChange>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Change w:id="1031" w:author="Veerakumar" w:date="2014-10-27T01:38:00Z">
            <w:rPr>
              <w:lang w:val="en-AU"/>
            </w:rPr>
          </w:rPrChange>
        </w:rPr>
        <w:t xml:space="preserve">physiological and physical </w:t>
      </w:r>
      <w:r w:rsidR="003D7E41" w:rsidRPr="00886339">
        <w:rPr>
          <w:lang w:val="en-AU"/>
          <w:rPrChange w:id="1032" w:author="Veerakumar" w:date="2014-10-27T01:38:00Z">
            <w:rPr>
              <w:lang w:val="en-AU"/>
            </w:rPr>
          </w:rPrChange>
        </w:rPr>
        <w:t xml:space="preserve">data using interesting algorithms – </w:t>
      </w:r>
      <w:r w:rsidR="00553BFD" w:rsidRPr="00886339">
        <w:rPr>
          <w:lang w:val="en-AU"/>
          <w:rPrChange w:id="1033" w:author="Veerakumar" w:date="2014-10-27T01:38:00Z">
            <w:rPr>
              <w:lang w:val="en-AU"/>
            </w:rPr>
          </w:rPrChange>
        </w:rPr>
        <w:t xml:space="preserve">from </w:t>
      </w:r>
      <w:r w:rsidR="003D7E41" w:rsidRPr="00886339">
        <w:rPr>
          <w:lang w:val="en-AU"/>
          <w:rPrChange w:id="1034" w:author="Veerakumar" w:date="2014-10-27T01:38:00Z">
            <w:rPr>
              <w:lang w:val="en-AU"/>
            </w:rPr>
          </w:rPrChange>
        </w:rPr>
        <w:t>machine learning algorithms such as the use of support vector machines (SVMs)</w:t>
      </w:r>
      <w:r w:rsidR="00553BFD" w:rsidRPr="00886339">
        <w:rPr>
          <w:lang w:val="en-AU"/>
          <w:rPrChange w:id="1035" w:author="Veerakumar" w:date="2014-10-27T01:38:00Z">
            <w:rPr>
              <w:lang w:val="en-AU"/>
            </w:rPr>
          </w:rPrChange>
        </w:rPr>
        <w:t xml:space="preserve">, to the use of the Volterra series, which is commonly used in electrical </w:t>
      </w:r>
      <w:r w:rsidR="00553BFD" w:rsidRPr="00886339">
        <w:rPr>
          <w:lang w:val="en-AU"/>
          <w:rPrChange w:id="1036" w:author="Veerakumar" w:date="2014-10-27T01:38:00Z">
            <w:rPr>
              <w:lang w:val="en-AU"/>
            </w:rPr>
          </w:rPrChange>
        </w:rPr>
        <w:lastRenderedPageBreak/>
        <w:t>engineering applications</w:t>
      </w:r>
      <w:r w:rsidR="003D7E41" w:rsidRPr="00886339">
        <w:rPr>
          <w:lang w:val="en-AU"/>
          <w:rPrChange w:id="1037" w:author="Veerakumar" w:date="2014-10-27T01:38:00Z">
            <w:rPr>
              <w:lang w:val="en-AU"/>
            </w:rPr>
          </w:rPrChange>
        </w:rPr>
        <w:t xml:space="preserve">. </w:t>
      </w:r>
      <w:r w:rsidR="00553BFD" w:rsidRPr="00886339">
        <w:rPr>
          <w:lang w:val="en-AU"/>
          <w:rPrChange w:id="1038" w:author="Veerakumar" w:date="2014-10-27T01:38:00Z">
            <w:rPr>
              <w:lang w:val="en-AU"/>
            </w:rPr>
          </w:rPrChange>
        </w:rPr>
        <w:t xml:space="preserve">Lastly, we can also identify </w:t>
      </w:r>
      <w:r w:rsidR="003D7E41" w:rsidRPr="00886339">
        <w:rPr>
          <w:lang w:val="en-AU"/>
          <w:rPrChange w:id="1039" w:author="Veerakumar" w:date="2014-10-27T01:38:00Z">
            <w:rPr>
              <w:lang w:val="en-AU"/>
            </w:rPr>
          </w:rPrChange>
        </w:rPr>
        <w:t>untapped areas of research that may offer a better solution</w:t>
      </w:r>
      <w:r w:rsidR="00553BFD" w:rsidRPr="00886339">
        <w:rPr>
          <w:lang w:val="en-AU"/>
          <w:rPrChange w:id="1040" w:author="Veerakumar" w:date="2014-10-27T01:38:00Z">
            <w:rPr>
              <w:lang w:val="en-AU"/>
            </w:rPr>
          </w:rPrChange>
        </w:rPr>
        <w:t xml:space="preserve">, such as </w:t>
      </w:r>
      <w:r w:rsidR="00220B3E" w:rsidRPr="00886339">
        <w:rPr>
          <w:lang w:val="en-AU"/>
          <w:rPrChange w:id="1041" w:author="Veerakumar" w:date="2014-10-27T01:38:00Z">
            <w:rPr>
              <w:lang w:val="en-AU"/>
            </w:rPr>
          </w:rPrChange>
        </w:rPr>
        <w:t xml:space="preserve">the use of alternate machine learning algorithms like a random forest decision tree </w:t>
      </w:r>
      <w:sdt>
        <w:sdtPr>
          <w:rPr>
            <w:lang w:val="en-AU"/>
          </w:rPr>
          <w:id w:val="2098050111"/>
          <w:citation/>
        </w:sdtPr>
        <w:sdtEndPr>
          <w:rPr>
            <w:rPrChange w:id="1042" w:author="Veerakumar" w:date="2014-10-27T01:38:00Z">
              <w:rPr/>
            </w:rPrChange>
          </w:rPr>
        </w:sdtEndPr>
        <w:sdtContent>
          <w:r w:rsidR="00220B3E" w:rsidRPr="00A745AD">
            <w:rPr>
              <w:lang w:val="en-AU"/>
            </w:rPr>
            <w:fldChar w:fldCharType="begin"/>
          </w:r>
          <w:r w:rsidR="00220B3E" w:rsidRPr="00886339">
            <w:rPr>
              <w:lang w:val="en-AU"/>
              <w:rPrChange w:id="1043" w:author="Veerakumar" w:date="2014-10-27T01:38:00Z">
                <w:rPr>
                  <w:lang w:val="en-AU"/>
                </w:rPr>
              </w:rPrChange>
            </w:rPr>
            <w:instrText xml:space="preserve"> CITATION Pet12 \l 3081 </w:instrText>
          </w:r>
          <w:r w:rsidR="00220B3E" w:rsidRPr="00886339">
            <w:rPr>
              <w:lang w:val="en-AU"/>
              <w:rPrChange w:id="1044" w:author="Veerakumar" w:date="2014-10-27T01:38:00Z">
                <w:rPr>
                  <w:lang w:val="en-AU"/>
                </w:rPr>
              </w:rPrChange>
            </w:rPr>
            <w:fldChar w:fldCharType="separate"/>
          </w:r>
          <w:r w:rsidR="00BE1E9C" w:rsidRPr="00886339">
            <w:rPr>
              <w:noProof/>
              <w:lang w:val="en-AU"/>
              <w:rPrChange w:id="1045" w:author="Veerakumar" w:date="2014-10-27T01:38:00Z">
                <w:rPr>
                  <w:noProof/>
                  <w:lang w:val="en-AU"/>
                </w:rPr>
              </w:rPrChange>
            </w:rPr>
            <w:t>[2]</w:t>
          </w:r>
          <w:r w:rsidR="00220B3E" w:rsidRPr="00886339">
            <w:rPr>
              <w:lang w:val="en-AU"/>
              <w:rPrChange w:id="1046" w:author="Veerakumar" w:date="2014-10-27T01:38:00Z">
                <w:rPr>
                  <w:lang w:val="en-AU"/>
                </w:rPr>
              </w:rPrChange>
            </w:rPr>
            <w:fldChar w:fldCharType="end"/>
          </w:r>
        </w:sdtContent>
      </w:sdt>
      <w:r w:rsidR="003D7E41" w:rsidRPr="00A745AD">
        <w:rPr>
          <w:lang w:val="en-AU"/>
        </w:rPr>
        <w:t xml:space="preserve">. </w:t>
      </w:r>
    </w:p>
    <w:p w:rsidR="00092935" w:rsidRPr="00886339" w:rsidRDefault="00553BFD" w:rsidP="00092935">
      <w:pPr>
        <w:rPr>
          <w:lang w:val="en-AU"/>
          <w:rPrChange w:id="1047" w:author="Veerakumar" w:date="2014-10-27T01:38:00Z">
            <w:rPr>
              <w:lang w:val="en-AU"/>
            </w:rPr>
          </w:rPrChange>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Change w:id="1048" w:author="Veerakumar" w:date="2014-10-27T01:38:00Z">
            <w:rPr>
              <w:lang w:val="en-AU"/>
            </w:rPr>
          </w:rPrChange>
        </w:rPr>
        <w:t xml:space="preserve">their strengths and weaknesses and </w:t>
      </w:r>
      <w:r w:rsidR="00092935" w:rsidRPr="00886339">
        <w:rPr>
          <w:lang w:val="en-AU"/>
          <w:rPrChange w:id="1049" w:author="Veerakumar" w:date="2014-10-27T01:38:00Z">
            <w:rPr>
              <w:lang w:val="en-AU"/>
            </w:rPr>
          </w:rPrChange>
        </w:rPr>
        <w:t xml:space="preserve">how these </w:t>
      </w:r>
      <w:r w:rsidRPr="00886339">
        <w:rPr>
          <w:lang w:val="en-AU"/>
          <w:rPrChange w:id="1050" w:author="Veerakumar" w:date="2014-10-27T01:38:00Z">
            <w:rPr>
              <w:lang w:val="en-AU"/>
            </w:rPr>
          </w:rPrChange>
        </w:rPr>
        <w:t xml:space="preserve">will </w:t>
      </w:r>
      <w:r w:rsidR="00092935" w:rsidRPr="00886339">
        <w:rPr>
          <w:lang w:val="en-AU"/>
          <w:rPrChange w:id="1051" w:author="Veerakumar" w:date="2014-10-27T01:38:00Z">
            <w:rPr>
              <w:lang w:val="en-AU"/>
            </w:rPr>
          </w:rPrChange>
        </w:rPr>
        <w:t xml:space="preserve">inspire ideas </w:t>
      </w:r>
      <w:r w:rsidRPr="00886339">
        <w:rPr>
          <w:lang w:val="en-AU"/>
          <w:rPrChange w:id="1052" w:author="Veerakumar" w:date="2014-10-27T01:38:00Z">
            <w:rPr>
              <w:lang w:val="en-AU"/>
            </w:rPr>
          </w:rPrChange>
        </w:rPr>
        <w:t xml:space="preserve">for </w:t>
      </w:r>
      <w:r w:rsidR="00092935" w:rsidRPr="00886339">
        <w:rPr>
          <w:lang w:val="en-AU"/>
          <w:rPrChange w:id="1053" w:author="Veerakumar" w:date="2014-10-27T01:38:00Z">
            <w:rPr>
              <w:lang w:val="en-AU"/>
            </w:rPr>
          </w:rPrChange>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Change w:id="1054" w:author="Veerakumar" w:date="2014-10-27T01:38:00Z">
            <w:rPr>
              <w:lang w:val="en-AU"/>
            </w:rPr>
          </w:rPrChange>
        </w:rPr>
      </w:pPr>
      <w:r w:rsidRPr="00886339">
        <w:rPr>
          <w:lang w:val="en-AU"/>
          <w:rPrChange w:id="1055" w:author="Veerakumar" w:date="2014-10-27T01:38:00Z">
            <w:rPr>
              <w:lang w:val="en-AU"/>
            </w:rPr>
          </w:rPrChange>
        </w:rPr>
        <w:t xml:space="preserve">From here, </w:t>
      </w:r>
      <w:r w:rsidR="00553BFD" w:rsidRPr="00886339">
        <w:rPr>
          <w:lang w:val="en-AU"/>
          <w:rPrChange w:id="1056" w:author="Veerakumar" w:date="2014-10-27T01:38:00Z">
            <w:rPr>
              <w:lang w:val="en-AU"/>
            </w:rPr>
          </w:rPrChange>
        </w:rPr>
        <w:t xml:space="preserve">we discuss our own work. Firstly, </w:t>
      </w:r>
      <w:r w:rsidRPr="00886339">
        <w:rPr>
          <w:lang w:val="en-AU"/>
          <w:rPrChange w:id="1057" w:author="Veerakumar" w:date="2014-10-27T01:38:00Z">
            <w:rPr>
              <w:lang w:val="en-AU"/>
            </w:rPr>
          </w:rPrChange>
        </w:rPr>
        <w:t xml:space="preserve">we discuss any further </w:t>
      </w:r>
      <w:r w:rsidR="00553BFD" w:rsidRPr="00886339">
        <w:rPr>
          <w:lang w:val="en-AU"/>
          <w:rPrChange w:id="1058" w:author="Veerakumar" w:date="2014-10-27T01:38:00Z">
            <w:rPr>
              <w:lang w:val="en-AU"/>
            </w:rPr>
          </w:rPrChange>
        </w:rPr>
        <w:t>technical research in areas of study concerning machine learning and the use of an API of a mobile phone for a technical standpoint. These are important to understand before we discuss t</w:t>
      </w:r>
      <w:r w:rsidRPr="00886339">
        <w:rPr>
          <w:lang w:val="en-AU"/>
          <w:rPrChange w:id="1059" w:author="Veerakumar" w:date="2014-10-27T01:38:00Z">
            <w:rPr>
              <w:lang w:val="en-AU"/>
            </w:rPr>
          </w:rPrChange>
        </w:rPr>
        <w:t xml:space="preserve">he methodologies in which the application was built. </w:t>
      </w:r>
      <w:r w:rsidR="00553BFD" w:rsidRPr="00886339">
        <w:rPr>
          <w:lang w:val="en-AU"/>
          <w:rPrChange w:id="1060" w:author="Veerakumar" w:date="2014-10-27T01:38:00Z">
            <w:rPr>
              <w:lang w:val="en-AU"/>
            </w:rPr>
          </w:rPrChange>
        </w:rPr>
        <w:t>For methodologies, e</w:t>
      </w:r>
      <w:r w:rsidRPr="00886339">
        <w:rPr>
          <w:lang w:val="en-AU"/>
          <w:rPrChange w:id="1061" w:author="Veerakumar" w:date="2014-10-27T01:38:00Z">
            <w:rPr>
              <w:lang w:val="en-AU"/>
            </w:rPr>
          </w:rPrChange>
        </w:rPr>
        <w:t xml:space="preserve">ach step is as important as each other in ensuring the optimal </w:t>
      </w:r>
      <w:r w:rsidR="003D7E41" w:rsidRPr="00886339">
        <w:rPr>
          <w:lang w:val="en-AU"/>
          <w:rPrChange w:id="1062" w:author="Veerakumar" w:date="2014-10-27T01:38:00Z">
            <w:rPr>
              <w:lang w:val="en-AU"/>
            </w:rPr>
          </w:rPrChange>
        </w:rPr>
        <w:t xml:space="preserve">solution </w:t>
      </w:r>
      <w:r w:rsidRPr="00886339">
        <w:rPr>
          <w:lang w:val="en-AU"/>
          <w:rPrChange w:id="1063" w:author="Veerakumar" w:date="2014-10-27T01:38:00Z">
            <w:rPr>
              <w:lang w:val="en-AU"/>
            </w:rPr>
          </w:rPrChange>
        </w:rPr>
        <w:t>is developed</w:t>
      </w:r>
      <w:r w:rsidR="007B490C" w:rsidRPr="00886339">
        <w:rPr>
          <w:lang w:val="en-AU"/>
          <w:rPrChange w:id="1064" w:author="Veerakumar" w:date="2014-10-27T01:38:00Z">
            <w:rPr>
              <w:lang w:val="en-AU"/>
            </w:rPr>
          </w:rPrChange>
        </w:rPr>
        <w:t xml:space="preserve">. </w:t>
      </w:r>
      <w:r w:rsidR="00553BFD" w:rsidRPr="00886339">
        <w:rPr>
          <w:lang w:val="en-AU"/>
          <w:rPrChange w:id="1065" w:author="Veerakumar" w:date="2014-10-27T01:38:00Z">
            <w:rPr>
              <w:lang w:val="en-AU"/>
            </w:rPr>
          </w:rPrChange>
        </w:rPr>
        <w:t xml:space="preserve"> We will walk through the justifications for each process, and what value</w:t>
      </w:r>
      <w:r w:rsidR="0067583B" w:rsidRPr="00886339">
        <w:rPr>
          <w:lang w:val="en-AU"/>
          <w:rPrChange w:id="1066" w:author="Veerakumar" w:date="2014-10-27T01:38:00Z">
            <w:rPr>
              <w:lang w:val="en-AU"/>
            </w:rPr>
          </w:rPrChange>
        </w:rPr>
        <w:t>s</w:t>
      </w:r>
      <w:r w:rsidR="00553BFD" w:rsidRPr="00886339">
        <w:rPr>
          <w:lang w:val="en-AU"/>
          <w:rPrChange w:id="1067" w:author="Veerakumar" w:date="2014-10-27T01:38:00Z">
            <w:rPr>
              <w:lang w:val="en-AU"/>
            </w:rPr>
          </w:rPrChange>
        </w:rPr>
        <w:t xml:space="preserve"> it added to our solution.</w:t>
      </w:r>
    </w:p>
    <w:p w:rsidR="0067583B" w:rsidRPr="00886339" w:rsidRDefault="0067583B" w:rsidP="00092935">
      <w:pPr>
        <w:rPr>
          <w:lang w:val="en-AU"/>
          <w:rPrChange w:id="1068" w:author="Veerakumar" w:date="2014-10-27T01:38:00Z">
            <w:rPr>
              <w:lang w:val="en-AU"/>
            </w:rPr>
          </w:rPrChange>
        </w:rPr>
      </w:pPr>
      <w:r w:rsidRPr="00886339">
        <w:rPr>
          <w:lang w:val="en-AU"/>
          <w:rPrChange w:id="1069" w:author="Veerakumar" w:date="2014-10-27T01:38:00Z">
            <w:rPr>
              <w:lang w:val="en-AU"/>
            </w:rPr>
          </w:rPrChange>
        </w:rPr>
        <w:t>We will go through our testing methodologies, which is used to ensure that the application is developed robustly.</w:t>
      </w:r>
      <w:r w:rsidR="00834065" w:rsidRPr="00886339">
        <w:rPr>
          <w:lang w:val="en-AU"/>
          <w:rPrChange w:id="1070" w:author="Veerakumar" w:date="2014-10-27T01:38:00Z">
            <w:rPr>
              <w:lang w:val="en-AU"/>
            </w:rPr>
          </w:rPrChange>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Change w:id="1071" w:author="Veerakumar" w:date="2014-10-27T01:38:00Z">
            <w:rPr>
              <w:lang w:val="en-AU"/>
            </w:rPr>
          </w:rPrChange>
        </w:rPr>
      </w:pPr>
      <w:r w:rsidRPr="00886339">
        <w:rPr>
          <w:lang w:val="en-AU"/>
          <w:rPrChange w:id="1072" w:author="Veerakumar" w:date="2014-10-27T01:38:00Z">
            <w:rPr>
              <w:lang w:val="en-AU"/>
            </w:rPr>
          </w:rPrChange>
        </w:rPr>
        <w:t xml:space="preserve">Once the application was perfected, the system was </w:t>
      </w:r>
      <w:r w:rsidR="001B1171" w:rsidRPr="00886339">
        <w:rPr>
          <w:lang w:val="en-AU"/>
          <w:rPrChange w:id="1073" w:author="Veerakumar" w:date="2014-10-27T01:38:00Z">
            <w:rPr>
              <w:lang w:val="en-AU"/>
            </w:rPr>
          </w:rPrChange>
        </w:rPr>
        <w:t>evaluated,</w:t>
      </w:r>
      <w:r w:rsidRPr="00886339">
        <w:rPr>
          <w:lang w:val="en-AU"/>
          <w:rPrChange w:id="1074" w:author="Veerakumar" w:date="2014-10-27T01:38:00Z">
            <w:rPr>
              <w:lang w:val="en-AU"/>
            </w:rPr>
          </w:rPrChange>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Change w:id="1075" w:author="Veerakumar" w:date="2014-10-27T01:38:00Z">
            <w:rPr>
              <w:lang w:val="en-AU"/>
            </w:rPr>
          </w:rPrChange>
        </w:rPr>
      </w:pPr>
      <w:r w:rsidRPr="00886339">
        <w:rPr>
          <w:lang w:val="en-AU"/>
          <w:rPrChange w:id="1076" w:author="Veerakumar" w:date="2014-10-27T01:38:00Z">
            <w:rPr>
              <w:lang w:val="en-AU"/>
            </w:rPr>
          </w:rPrChange>
        </w:rPr>
        <w:br w:type="page"/>
      </w:r>
    </w:p>
    <w:p w:rsidR="00274422" w:rsidRPr="00886339" w:rsidRDefault="00DB766A" w:rsidP="0062433B">
      <w:pPr>
        <w:pStyle w:val="Heading1"/>
        <w:rPr>
          <w:lang w:val="en-AU"/>
          <w:rPrChange w:id="1077" w:author="Veerakumar" w:date="2014-10-27T01:38:00Z">
            <w:rPr>
              <w:lang w:val="en-AU"/>
            </w:rPr>
          </w:rPrChange>
        </w:rPr>
      </w:pPr>
      <w:bookmarkStart w:id="1078" w:name="_Toc401239241"/>
      <w:bookmarkStart w:id="1079" w:name="_Toc402133712"/>
      <w:r w:rsidRPr="00886339">
        <w:rPr>
          <w:lang w:val="en-AU"/>
          <w:rPrChange w:id="1080" w:author="Veerakumar" w:date="2014-10-27T01:38:00Z">
            <w:rPr>
              <w:lang w:val="en-AU"/>
            </w:rPr>
          </w:rPrChange>
        </w:rPr>
        <w:lastRenderedPageBreak/>
        <w:t xml:space="preserve">2. </w:t>
      </w:r>
      <w:r w:rsidR="00402E6A" w:rsidRPr="00886339">
        <w:rPr>
          <w:lang w:val="en-AU"/>
          <w:rPrChange w:id="1081" w:author="Veerakumar" w:date="2014-10-27T01:38:00Z">
            <w:rPr>
              <w:lang w:val="en-AU"/>
            </w:rPr>
          </w:rPrChange>
        </w:rPr>
        <w:t>Background</w:t>
      </w:r>
      <w:bookmarkEnd w:id="1078"/>
      <w:bookmarkEnd w:id="1079"/>
    </w:p>
    <w:p w:rsidR="00274422" w:rsidRPr="00886339" w:rsidRDefault="00DB766A" w:rsidP="00517AF0">
      <w:pPr>
        <w:pStyle w:val="Heading2"/>
        <w:rPr>
          <w:rPrChange w:id="1082" w:author="Veerakumar" w:date="2014-10-27T01:38:00Z">
            <w:rPr/>
          </w:rPrChange>
        </w:rPr>
      </w:pPr>
      <w:bookmarkStart w:id="1083" w:name="_Toc401239243"/>
      <w:bookmarkStart w:id="1084" w:name="_Toc402133713"/>
      <w:r w:rsidRPr="00886339">
        <w:rPr>
          <w:rPrChange w:id="1085" w:author="Veerakumar" w:date="2014-10-27T01:38:00Z">
            <w:rPr/>
          </w:rPrChange>
        </w:rPr>
        <w:t>2.</w:t>
      </w:r>
      <w:r w:rsidR="005943F3" w:rsidRPr="00886339">
        <w:rPr>
          <w:rPrChange w:id="1086" w:author="Veerakumar" w:date="2014-10-27T01:38:00Z">
            <w:rPr/>
          </w:rPrChange>
        </w:rPr>
        <w:t>1</w:t>
      </w:r>
      <w:r w:rsidRPr="00886339">
        <w:rPr>
          <w:rPrChange w:id="1087" w:author="Veerakumar" w:date="2014-10-27T01:38:00Z">
            <w:rPr/>
          </w:rPrChange>
        </w:rPr>
        <w:t xml:space="preserve"> </w:t>
      </w:r>
      <w:r w:rsidR="00402E6A" w:rsidRPr="00886339">
        <w:rPr>
          <w:rPrChange w:id="1088" w:author="Veerakumar" w:date="2014-10-27T01:38:00Z">
            <w:rPr/>
          </w:rPrChange>
        </w:rPr>
        <w:t>Literature Review</w:t>
      </w:r>
      <w:bookmarkEnd w:id="1083"/>
      <w:bookmarkEnd w:id="1084"/>
    </w:p>
    <w:p w:rsidR="00027338" w:rsidRPr="00854929" w:rsidRDefault="00027338" w:rsidP="00027338">
      <w:pPr>
        <w:rPr>
          <w:lang w:val="en-AU"/>
        </w:rPr>
      </w:pPr>
      <w:r w:rsidRPr="00886339">
        <w:rPr>
          <w:lang w:val="en-AU"/>
          <w:rPrChange w:id="1089" w:author="Veerakumar" w:date="2014-10-27T01:38:00Z">
            <w:rPr>
              <w:lang w:val="en-AU"/>
            </w:rPr>
          </w:rPrChange>
        </w:rPr>
        <w:t xml:space="preserve">There are many attempts at implementations that can be noted both using and not using a mobile phone. Such successful implementations include “AutoSense” </w:t>
      </w:r>
      <w:sdt>
        <w:sdtPr>
          <w:rPr>
            <w:lang w:val="en-AU"/>
          </w:rPr>
          <w:id w:val="1600835450"/>
          <w:citation/>
        </w:sdtPr>
        <w:sdtEndPr/>
        <w:sdtContent>
          <w:r w:rsidRPr="00854929">
            <w:rPr>
              <w:lang w:val="en-AU"/>
            </w:rPr>
            <w:fldChar w:fldCharType="begin"/>
          </w:r>
          <w:r w:rsidRPr="00886339">
            <w:rPr>
              <w:lang w:val="en-AU"/>
              <w:rPrChange w:id="1090" w:author="Veerakumar" w:date="2014-10-27T01:38:00Z">
                <w:rPr>
                  <w:lang w:val="en-AU"/>
                </w:rPr>
              </w:rPrChange>
            </w:rPr>
            <w:instrText xml:space="preserve"> CITATION Ert11 \l 1033 </w:instrText>
          </w:r>
          <w:r w:rsidRPr="00886339">
            <w:rPr>
              <w:lang w:val="en-AU"/>
              <w:rPrChange w:id="1091"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EndPr/>
        <w:sdtContent>
          <w:r w:rsidRPr="00854929">
            <w:rPr>
              <w:lang w:val="en-AU"/>
            </w:rPr>
            <w:fldChar w:fldCharType="begin"/>
          </w:r>
          <w:r w:rsidRPr="00886339">
            <w:rPr>
              <w:lang w:val="en-AU"/>
              <w:rPrChange w:id="1092" w:author="Veerakumar" w:date="2014-10-27T01:38:00Z">
                <w:rPr>
                  <w:lang w:val="en-AU"/>
                </w:rPr>
              </w:rPrChange>
            </w:rPr>
            <w:instrText xml:space="preserve"> CITATION Lee13 \l 1033 </w:instrText>
          </w:r>
          <w:r w:rsidRPr="00886339">
            <w:rPr>
              <w:lang w:val="en-AU"/>
              <w:rPrChange w:id="109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“MoodScope” </w:t>
      </w:r>
      <w:sdt>
        <w:sdtPr>
          <w:rPr>
            <w:lang w:val="en-AU"/>
          </w:rPr>
          <w:id w:val="-184291318"/>
          <w:citation/>
        </w:sdtPr>
        <w:sdtEndPr/>
        <w:sdtContent>
          <w:r w:rsidRPr="00854929">
            <w:rPr>
              <w:lang w:val="en-AU"/>
            </w:rPr>
            <w:fldChar w:fldCharType="begin"/>
          </w:r>
          <w:r w:rsidRPr="00886339">
            <w:rPr>
              <w:lang w:val="en-AU"/>
              <w:rPrChange w:id="1094" w:author="Veerakumar" w:date="2014-10-27T01:38:00Z">
                <w:rPr>
                  <w:lang w:val="en-AU"/>
                </w:rPr>
              </w:rPrChange>
            </w:rPr>
            <w:instrText xml:space="preserve"> CITATION LiK13 \l 1033 </w:instrText>
          </w:r>
          <w:r w:rsidRPr="00886339">
            <w:rPr>
              <w:lang w:val="en-AU"/>
              <w:rPrChange w:id="1095"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r w:rsidRPr="00F548EB">
        <w:rPr>
          <w:lang w:val="en-AU"/>
        </w:rPr>
        <w:t xml:space="preserve"> and “Mood Meter” </w:t>
      </w:r>
      <w:sdt>
        <w:sdtPr>
          <w:rPr>
            <w:lang w:val="en-AU"/>
          </w:rPr>
          <w:id w:val="-1064327868"/>
          <w:citation/>
        </w:sdtPr>
        <w:sdtEndPr/>
        <w:sdtContent>
          <w:r w:rsidRPr="00854929">
            <w:rPr>
              <w:lang w:val="en-AU"/>
            </w:rPr>
            <w:fldChar w:fldCharType="begin"/>
          </w:r>
          <w:r w:rsidRPr="00886339">
            <w:rPr>
              <w:lang w:val="en-AU"/>
              <w:rPrChange w:id="1096" w:author="Veerakumar" w:date="2014-10-27T01:38:00Z">
                <w:rPr>
                  <w:lang w:val="en-AU"/>
                </w:rPr>
              </w:rPrChange>
            </w:rPr>
            <w:instrText xml:space="preserve">CITATION Her12 \l 1033 </w:instrText>
          </w:r>
          <w:r w:rsidRPr="00886339">
            <w:rPr>
              <w:lang w:val="en-AU"/>
              <w:rPrChange w:id="1097" w:author="Veerakumar" w:date="2014-10-27T01:38:00Z">
                <w:rPr>
                  <w:lang w:val="en-AU"/>
                </w:rPr>
              </w:rPrChange>
            </w:rPr>
            <w:fldChar w:fldCharType="separate"/>
          </w:r>
          <w:r w:rsidR="00BE1E9C" w:rsidRPr="00A745AD">
            <w:rPr>
              <w:noProof/>
              <w:lang w:val="en-AU"/>
            </w:rPr>
            <w:t>[6]</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EndPr/>
        <w:sdtContent>
          <w:r w:rsidRPr="00854929">
            <w:rPr>
              <w:lang w:val="en-AU"/>
            </w:rPr>
            <w:fldChar w:fldCharType="begin"/>
          </w:r>
          <w:r w:rsidRPr="00886339">
            <w:rPr>
              <w:lang w:val="en-AU"/>
              <w:rPrChange w:id="1098" w:author="Veerakumar" w:date="2014-10-27T01:38:00Z">
                <w:rPr>
                  <w:lang w:val="en-AU"/>
                </w:rPr>
              </w:rPrChange>
            </w:rPr>
            <w:instrText xml:space="preserve"> CITATION Log07 \l 1033 </w:instrText>
          </w:r>
          <w:r w:rsidRPr="00886339">
            <w:rPr>
              <w:lang w:val="en-AU"/>
              <w:rPrChange w:id="1099" w:author="Veerakumar" w:date="2014-10-27T01:38:00Z">
                <w:rPr>
                  <w:lang w:val="en-AU"/>
                </w:rPr>
              </w:rPrChange>
            </w:rPr>
            <w:fldChar w:fldCharType="separate"/>
          </w:r>
          <w:r w:rsidR="00BE1E9C" w:rsidRPr="00A745AD">
            <w:rPr>
              <w:noProof/>
              <w:lang w:val="en-AU"/>
            </w:rPr>
            <w:t>[7]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Change w:id="1100" w:author="Veerakumar" w:date="2014-10-27T01:38:00Z">
            <w:rPr>
              <w:lang w:val="en-AU"/>
            </w:rPr>
          </w:rPrChange>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Change w:id="1101" w:author="Veerakumar" w:date="2014-10-27T01:38:00Z">
            <w:rPr>
              <w:lang w:val="en-AU"/>
            </w:rPr>
          </w:rPrChange>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rPr>
          <w:rPrChange w:id="1102" w:author="Veerakumar" w:date="2014-10-27T01:38:00Z">
            <w:rPr/>
          </w:rPrChange>
        </w:rPr>
      </w:pPr>
      <w:bookmarkStart w:id="1103" w:name="_Toc402133714"/>
      <w:r w:rsidRPr="00886339">
        <w:rPr>
          <w:rPrChange w:id="1104" w:author="Veerakumar" w:date="2014-10-27T01:38:00Z">
            <w:rPr/>
          </w:rPrChange>
        </w:rPr>
        <w:t>2.</w:t>
      </w:r>
      <w:r w:rsidR="005943F3" w:rsidRPr="00886339">
        <w:rPr>
          <w:rPrChange w:id="1105" w:author="Veerakumar" w:date="2014-10-27T01:38:00Z">
            <w:rPr/>
          </w:rPrChange>
        </w:rPr>
        <w:t>1</w:t>
      </w:r>
      <w:r w:rsidRPr="00886339">
        <w:rPr>
          <w:rPrChange w:id="1106" w:author="Veerakumar" w:date="2014-10-27T01:38:00Z">
            <w:rPr/>
          </w:rPrChange>
        </w:rPr>
        <w:t xml:space="preserve">.1 </w:t>
      </w:r>
      <w:r w:rsidR="006E0412" w:rsidRPr="00886339">
        <w:rPr>
          <w:rPrChange w:id="1107" w:author="Veerakumar" w:date="2014-10-27T01:38:00Z">
            <w:rPr/>
          </w:rPrChange>
        </w:rPr>
        <w:t>Mobile-application solutions, and data collection methods</w:t>
      </w:r>
      <w:bookmarkEnd w:id="1103"/>
    </w:p>
    <w:p w:rsidR="00027338" w:rsidRPr="00367583" w:rsidRDefault="00027338" w:rsidP="00027338">
      <w:pPr>
        <w:rPr>
          <w:lang w:val="en-AU"/>
        </w:rPr>
      </w:pPr>
      <w:r w:rsidRPr="00886339">
        <w:rPr>
          <w:lang w:val="en-AU"/>
          <w:rPrChange w:id="1108" w:author="Veerakumar" w:date="2014-10-27T01:38:00Z">
            <w:rPr>
              <w:lang w:val="en-AU"/>
            </w:rPr>
          </w:rPrChange>
        </w:rPr>
        <w:t xml:space="preserve">Measuring hypertension (high blood pressure) is an extremely important for stress management </w:t>
      </w:r>
      <w:sdt>
        <w:sdtPr>
          <w:rPr>
            <w:lang w:val="en-AU"/>
          </w:rPr>
          <w:id w:val="-1475976535"/>
          <w:citation/>
        </w:sdtPr>
        <w:sdtEndPr/>
        <w:sdtContent>
          <w:r w:rsidRPr="00854929">
            <w:rPr>
              <w:lang w:val="en-AU"/>
            </w:rPr>
            <w:fldChar w:fldCharType="begin"/>
          </w:r>
          <w:r w:rsidRPr="00886339">
            <w:rPr>
              <w:lang w:val="en-AU"/>
              <w:rPrChange w:id="1109" w:author="Veerakumar" w:date="2014-10-27T01:38:00Z">
                <w:rPr>
                  <w:lang w:val="en-AU"/>
                </w:rPr>
              </w:rPrChange>
            </w:rPr>
            <w:instrText xml:space="preserve"> CITATION Car07 \l 1033  \m Log07</w:instrText>
          </w:r>
          <w:r w:rsidRPr="00886339">
            <w:rPr>
              <w:lang w:val="en-AU"/>
              <w:rPrChange w:id="1110" w:author="Veerakumar" w:date="2014-10-27T01:38:00Z">
                <w:rPr>
                  <w:lang w:val="en-AU"/>
                </w:rPr>
              </w:rPrChange>
            </w:rPr>
            <w:fldChar w:fldCharType="separate"/>
          </w:r>
          <w:r w:rsidR="00BE1E9C" w:rsidRPr="00A745AD">
            <w:rPr>
              <w:noProof/>
              <w:lang w:val="en-AU"/>
            </w:rPr>
            <w:t>[1, 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EndPr/>
        <w:sdtContent>
          <w:r w:rsidRPr="00854929">
            <w:rPr>
              <w:lang w:val="en-AU"/>
            </w:rPr>
            <w:fldChar w:fldCharType="begin"/>
          </w:r>
          <w:r w:rsidRPr="00886339">
            <w:rPr>
              <w:lang w:val="en-AU"/>
              <w:rPrChange w:id="1111" w:author="Veerakumar" w:date="2014-10-27T01:38:00Z">
                <w:rPr>
                  <w:lang w:val="en-AU"/>
                </w:rPr>
              </w:rPrChange>
            </w:rPr>
            <w:instrText xml:space="preserve"> CITATION Log07 \l 1033 </w:instrText>
          </w:r>
          <w:r w:rsidRPr="00886339">
            <w:rPr>
              <w:lang w:val="en-AU"/>
              <w:rPrChange w:id="1112" w:author="Veerakumar" w:date="2014-10-27T01:38:00Z">
                <w:rPr>
                  <w:lang w:val="en-AU"/>
                </w:rPr>
              </w:rPrChange>
            </w:rPr>
            <w:fldChar w:fldCharType="separate"/>
          </w:r>
          <w:r w:rsidR="00BE1E9C" w:rsidRPr="00A745AD">
            <w:rPr>
              <w:noProof/>
              <w:lang w:val="en-AU"/>
            </w:rPr>
            <w:t>[7]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027338" w:rsidP="00027338">
      <w:pPr>
        <w:rPr>
          <w:lang w:val="en-AU"/>
        </w:rPr>
      </w:pPr>
      <w:r w:rsidRPr="00367583">
        <w:rPr>
          <w:lang w:val="en-AU"/>
        </w:rPr>
        <w:t>AutoSense (</w:t>
      </w:r>
      <w:sdt>
        <w:sdtPr>
          <w:rPr>
            <w:lang w:val="en-AU"/>
          </w:rPr>
          <w:id w:val="1028302065"/>
          <w:citation/>
        </w:sdtPr>
        <w:sdtEndPr/>
        <w:sdtContent>
          <w:r w:rsidRPr="00854929">
            <w:rPr>
              <w:lang w:val="en-AU"/>
            </w:rPr>
            <w:fldChar w:fldCharType="begin"/>
          </w:r>
          <w:r w:rsidRPr="00886339">
            <w:rPr>
              <w:lang w:val="en-AU"/>
              <w:rPrChange w:id="1113" w:author="Veerakumar" w:date="2014-10-27T01:38:00Z">
                <w:rPr>
                  <w:lang w:val="en-AU"/>
                </w:rPr>
              </w:rPrChange>
            </w:rPr>
            <w:instrText xml:space="preserve"> CITATION Ert11 \l 1033 </w:instrText>
          </w:r>
          <w:r w:rsidRPr="00886339">
            <w:rPr>
              <w:lang w:val="en-AU"/>
              <w:rPrChange w:id="1114" w:author="Veerakumar" w:date="2014-10-27T01:38:00Z">
                <w:rPr>
                  <w:lang w:val="en-AU"/>
                </w:rPr>
              </w:rPrChange>
            </w:rPr>
            <w:fldChar w:fldCharType="separate"/>
          </w:r>
          <w:r w:rsidR="00BE1E9C" w:rsidRPr="00A745AD">
            <w:rPr>
              <w:noProof/>
              <w:lang w:val="en-AU"/>
            </w:rPr>
            <w:t xml:space="preserve"> [3]</w:t>
          </w:r>
          <w:r w:rsidRPr="00A745AD">
            <w:rPr>
              <w:lang w:val="en-AU"/>
            </w:rPr>
            <w:fldChar w:fldCharType="end"/>
          </w:r>
        </w:sdtContent>
      </w:sdt>
      <w:r w:rsidRPr="00F548EB">
        <w:rPr>
          <w:lang w:val="en-AU"/>
        </w:rPr>
        <w:t xml:space="preserve"> ) uses “an unobtrusively wearable wireless sensor suite that can collect continuous measurements”</w:t>
      </w:r>
      <w:sdt>
        <w:sdtPr>
          <w:rPr>
            <w:lang w:val="en-AU"/>
          </w:rPr>
          <w:id w:val="1492832435"/>
          <w:citation/>
        </w:sdtPr>
        <w:sdtEndPr/>
        <w:sdtContent>
          <w:r w:rsidRPr="00854929">
            <w:rPr>
              <w:lang w:val="en-AU"/>
            </w:rPr>
            <w:fldChar w:fldCharType="begin"/>
          </w:r>
          <w:r w:rsidRPr="00886339">
            <w:rPr>
              <w:lang w:val="en-AU"/>
              <w:rPrChange w:id="1115" w:author="Veerakumar" w:date="2014-10-27T01:38:00Z">
                <w:rPr>
                  <w:lang w:val="en-AU"/>
                </w:rPr>
              </w:rPrChange>
            </w:rPr>
            <w:instrText xml:space="preserve"> CITATION Ert11 \l 1033 </w:instrText>
          </w:r>
          <w:r w:rsidRPr="00886339">
            <w:rPr>
              <w:lang w:val="en-AU"/>
              <w:rPrChange w:id="1116" w:author="Veerakumar" w:date="2014-10-27T01:38:00Z">
                <w:rPr>
                  <w:lang w:val="en-AU"/>
                </w:rPr>
              </w:rPrChange>
            </w:rPr>
            <w:fldChar w:fldCharType="separate"/>
          </w:r>
          <w:r w:rsidR="00BE1E9C" w:rsidRPr="00A745AD">
            <w:rPr>
              <w:noProof/>
              <w:lang w:val="en-AU"/>
            </w:rPr>
            <w:t xml:space="preserve"> [3]</w:t>
          </w:r>
          <w:r w:rsidRPr="00A745AD">
            <w:rPr>
              <w:lang w:val="en-AU"/>
            </w:rPr>
            <w:fldChar w:fldCharType="end"/>
          </w:r>
        </w:sdtContent>
      </w:sdt>
      <w:r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EndPr/>
        <w:sdtContent>
          <w:r w:rsidRPr="00854929">
            <w:rPr>
              <w:lang w:val="en-AU"/>
            </w:rPr>
            <w:fldChar w:fldCharType="begin"/>
          </w:r>
          <w:r w:rsidRPr="00886339">
            <w:rPr>
              <w:lang w:val="en-AU"/>
              <w:rPrChange w:id="1117" w:author="Veerakumar" w:date="2014-10-27T01:38:00Z">
                <w:rPr>
                  <w:lang w:val="en-AU"/>
                </w:rPr>
              </w:rPrChange>
            </w:rPr>
            <w:instrText xml:space="preserve"> CITATION Ert11 \l 1033 </w:instrText>
          </w:r>
          <w:r w:rsidRPr="00886339">
            <w:rPr>
              <w:lang w:val="en-AU"/>
              <w:rPrChange w:id="1118" w:author="Veerakumar" w:date="2014-10-27T01:38:00Z">
                <w:rPr>
                  <w:lang w:val="en-AU"/>
                </w:rPr>
              </w:rPrChange>
            </w:rPr>
            <w:fldChar w:fldCharType="separate"/>
          </w:r>
          <w:r w:rsidR="00BE1E9C" w:rsidRPr="00A745AD">
            <w:rPr>
              <w:noProof/>
              <w:lang w:val="en-AU"/>
            </w:rPr>
            <w:t xml:space="preserve"> [3]</w:t>
          </w:r>
          <w:r w:rsidRPr="00A745AD">
            <w:rPr>
              <w:lang w:val="en-AU"/>
            </w:rPr>
            <w:fldChar w:fldCharType="end"/>
          </w:r>
        </w:sdtContent>
      </w:sdt>
      <w:r w:rsidRPr="00F548EB">
        <w:rPr>
          <w:lang w:val="en-AU"/>
        </w:rPr>
        <w:t xml:space="preserve">. This allows detection of physiological reactions from </w:t>
      </w:r>
      <w:r w:rsidRPr="00F548EB">
        <w:rPr>
          <w:lang w:val="en-AU"/>
        </w:rPr>
        <w:lastRenderedPageBreak/>
        <w:t>the hardware, which is then sent to the phone through a low-frequency radio signal. An algorithm is used to collate the data and, ultimately, provide a judgement of stress.</w:t>
      </w:r>
    </w:p>
    <w:p w:rsidR="008A62D5" w:rsidRPr="00886339" w:rsidRDefault="008A62D5" w:rsidP="00B0399F">
      <w:pPr>
        <w:rPr>
          <w:lang w:val="en-AU"/>
          <w:rPrChange w:id="1119" w:author="Veerakumar" w:date="2014-10-27T01:38:00Z">
            <w:rPr>
              <w:lang w:val="en-AU"/>
            </w:rPr>
          </w:rPrChange>
        </w:rPr>
      </w:pPr>
      <w:r w:rsidRPr="00854929">
        <w:rPr>
          <w:lang w:val="en-AU"/>
        </w:rPr>
        <w:t>In a similar manner, studies have been conducted to assess stress using other factors</w:t>
      </w:r>
      <w:r w:rsidR="008369EC" w:rsidRPr="00854929">
        <w:rPr>
          <w:lang w:val="en-AU"/>
        </w:rPr>
        <w:t xml:space="preserve"> </w:t>
      </w:r>
      <w:sdt>
        <w:sdtPr>
          <w:rPr>
            <w:lang w:val="en-AU"/>
          </w:rPr>
          <w:id w:val="974875834"/>
          <w:citation/>
        </w:sdtPr>
        <w:sdtEndPr/>
        <w:sdtContent>
          <w:r w:rsidR="00A74C9C" w:rsidRPr="00854929">
            <w:rPr>
              <w:lang w:val="en-AU"/>
            </w:rPr>
            <w:fldChar w:fldCharType="begin"/>
          </w:r>
          <w:r w:rsidR="00A74C9C" w:rsidRPr="00886339">
            <w:rPr>
              <w:lang w:val="en-AU"/>
              <w:rPrChange w:id="1120" w:author="Veerakumar" w:date="2014-10-27T01:38:00Z">
                <w:rPr>
                  <w:lang w:val="en-AU"/>
                </w:rPr>
              </w:rPrChange>
            </w:rPr>
            <w:instrText xml:space="preserve"> CITATION LuH12 \l 3081 </w:instrText>
          </w:r>
          <w:r w:rsidR="00A74C9C" w:rsidRPr="00886339">
            <w:rPr>
              <w:lang w:val="en-AU"/>
              <w:rPrChange w:id="1121" w:author="Veerakumar" w:date="2014-10-27T01:38:00Z">
                <w:rPr>
                  <w:lang w:val="en-AU"/>
                </w:rPr>
              </w:rPrChange>
            </w:rPr>
            <w:fldChar w:fldCharType="separate"/>
          </w:r>
          <w:r w:rsidR="00BE1E9C" w:rsidRPr="00A745AD">
            <w:rPr>
              <w:noProof/>
              <w:lang w:val="en-AU"/>
            </w:rPr>
            <w:t>[8]</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Change w:id="1122" w:author="Veerakumar" w:date="2014-10-27T01:38:00Z">
            <w:rPr>
              <w:lang w:val="en-AU"/>
            </w:rPr>
          </w:rPrChange>
        </w:rPr>
        <w:t>SocioPhone</w:t>
      </w:r>
      <w:r w:rsidR="00027338" w:rsidRPr="00886339">
        <w:rPr>
          <w:lang w:val="en-AU"/>
          <w:rPrChange w:id="1123" w:author="Veerakumar" w:date="2014-10-27T01:38:00Z">
            <w:rPr>
              <w:lang w:val="en-AU"/>
            </w:rPr>
          </w:rPrChange>
        </w:rPr>
        <w:t xml:space="preserve"> (</w:t>
      </w:r>
      <w:sdt>
        <w:sdtPr>
          <w:rPr>
            <w:lang w:val="en-AU"/>
          </w:rPr>
          <w:id w:val="1599372632"/>
          <w:citation/>
        </w:sdtPr>
        <w:sdtEndPr/>
        <w:sdtContent>
          <w:r w:rsidR="00027338" w:rsidRPr="00854929">
            <w:rPr>
              <w:lang w:val="en-AU"/>
            </w:rPr>
            <w:fldChar w:fldCharType="begin"/>
          </w:r>
          <w:r w:rsidR="00027338" w:rsidRPr="00886339">
            <w:rPr>
              <w:lang w:val="en-AU"/>
              <w:rPrChange w:id="1124" w:author="Veerakumar" w:date="2014-10-27T01:38:00Z">
                <w:rPr>
                  <w:lang w:val="en-AU"/>
                </w:rPr>
              </w:rPrChange>
            </w:rPr>
            <w:instrText xml:space="preserve"> CITATION Lee13 \l 1033 </w:instrText>
          </w:r>
          <w:r w:rsidR="00027338" w:rsidRPr="00886339">
            <w:rPr>
              <w:lang w:val="en-AU"/>
              <w:rPrChange w:id="1125" w:author="Veerakumar" w:date="2014-10-27T01:38:00Z">
                <w:rPr>
                  <w:lang w:val="en-AU"/>
                </w:rPr>
              </w:rPrChange>
            </w:rPr>
            <w:fldChar w:fldCharType="separate"/>
          </w:r>
          <w:r w:rsidR="00BE1E9C" w:rsidRPr="00A745AD">
            <w:rPr>
              <w:noProof/>
              <w:lang w:val="en-AU"/>
            </w:rPr>
            <w:t xml:space="preserve"> [4]</w:t>
          </w:r>
          <w:r w:rsidR="00027338" w:rsidRPr="00A745AD">
            <w:rPr>
              <w:lang w:val="en-AU"/>
            </w:rPr>
            <w:fldChar w:fldCharType="end"/>
          </w:r>
        </w:sdtContent>
      </w:sdt>
      <w:r w:rsidR="00027338" w:rsidRPr="00F548EB">
        <w:rPr>
          <w:lang w:val="en-AU"/>
        </w:rPr>
        <w:t xml:space="preserve"> )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EndPr/>
        <w:sdtContent>
          <w:r w:rsidR="00027338" w:rsidRPr="00854929">
            <w:rPr>
              <w:lang w:val="en-AU"/>
            </w:rPr>
            <w:fldChar w:fldCharType="begin"/>
          </w:r>
          <w:r w:rsidR="00027338" w:rsidRPr="00886339">
            <w:rPr>
              <w:lang w:val="en-AU"/>
              <w:rPrChange w:id="1126" w:author="Veerakumar" w:date="2014-10-27T01:38:00Z">
                <w:rPr>
                  <w:lang w:val="en-AU"/>
                </w:rPr>
              </w:rPrChange>
            </w:rPr>
            <w:instrText xml:space="preserve"> CITATION Lee13 \l 1033 </w:instrText>
          </w:r>
          <w:r w:rsidR="00027338" w:rsidRPr="00886339">
            <w:rPr>
              <w:lang w:val="en-AU"/>
              <w:rPrChange w:id="1127" w:author="Veerakumar" w:date="2014-10-27T01:38:00Z">
                <w:rPr>
                  <w:lang w:val="en-AU"/>
                </w:rPr>
              </w:rPrChange>
            </w:rPr>
            <w:fldChar w:fldCharType="separate"/>
          </w:r>
          <w:r w:rsidR="00BE1E9C" w:rsidRPr="00A745AD">
            <w:rPr>
              <w:noProof/>
              <w:lang w:val="en-AU"/>
            </w:rPr>
            <w:t>[4]</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EndPr/>
        <w:sdtContent>
          <w:r w:rsidR="00027338" w:rsidRPr="00854929">
            <w:rPr>
              <w:lang w:val="en-AU"/>
            </w:rPr>
            <w:fldChar w:fldCharType="begin"/>
          </w:r>
          <w:r w:rsidR="00027338" w:rsidRPr="00886339">
            <w:rPr>
              <w:lang w:val="en-AU"/>
              <w:rPrChange w:id="1128" w:author="Veerakumar" w:date="2014-10-27T01:38:00Z">
                <w:rPr>
                  <w:lang w:val="en-AU"/>
                </w:rPr>
              </w:rPrChange>
            </w:rPr>
            <w:instrText xml:space="preserve"> CITATION Car07 \l 1033  \m Lee13</w:instrText>
          </w:r>
          <w:r w:rsidR="00027338" w:rsidRPr="00886339">
            <w:rPr>
              <w:lang w:val="en-AU"/>
              <w:rPrChange w:id="1129" w:author="Veerakumar" w:date="2014-10-27T01:38:00Z">
                <w:rPr>
                  <w:lang w:val="en-AU"/>
                </w:rPr>
              </w:rPrChange>
            </w:rPr>
            <w:fldChar w:fldCharType="separate"/>
          </w:r>
          <w:r w:rsidR="00BE1E9C" w:rsidRPr="00A745AD">
            <w:rPr>
              <w:noProof/>
              <w:lang w:val="en-AU"/>
            </w:rPr>
            <w:t>[1, 4]</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EndPr/>
        <w:sdtContent>
          <w:r w:rsidR="00027338" w:rsidRPr="00854929">
            <w:rPr>
              <w:lang w:val="en-AU"/>
            </w:rPr>
            <w:fldChar w:fldCharType="begin"/>
          </w:r>
          <w:r w:rsidR="00027338" w:rsidRPr="00886339">
            <w:rPr>
              <w:lang w:val="en-AU"/>
              <w:rPrChange w:id="1130" w:author="Veerakumar" w:date="2014-10-27T01:38:00Z">
                <w:rPr>
                  <w:lang w:val="en-AU"/>
                </w:rPr>
              </w:rPrChange>
            </w:rPr>
            <w:instrText xml:space="preserve"> CITATION Lee13 \l 1033 </w:instrText>
          </w:r>
          <w:r w:rsidR="00027338" w:rsidRPr="00886339">
            <w:rPr>
              <w:lang w:val="en-AU"/>
              <w:rPrChange w:id="1131" w:author="Veerakumar" w:date="2014-10-27T01:38:00Z">
                <w:rPr>
                  <w:lang w:val="en-AU"/>
                </w:rPr>
              </w:rPrChange>
            </w:rPr>
            <w:fldChar w:fldCharType="separate"/>
          </w:r>
          <w:r w:rsidR="00BE1E9C" w:rsidRPr="00A745AD">
            <w:rPr>
              <w:noProof/>
              <w:lang w:val="en-AU"/>
            </w:rPr>
            <w:t>[4]</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r w:rsidR="00B92CD1" w:rsidRPr="00854929">
        <w:rPr>
          <w:lang w:val="en-AU"/>
        </w:rPr>
        <w:t>(</w:t>
      </w:r>
      <w:sdt>
        <w:sdtPr>
          <w:rPr>
            <w:lang w:val="en-AU"/>
          </w:rPr>
          <w:id w:val="-1740319313"/>
          <w:citation/>
        </w:sdtPr>
        <w:sdtEndPr/>
        <w:sdtContent>
          <w:r w:rsidRPr="00854929">
            <w:rPr>
              <w:lang w:val="en-AU"/>
            </w:rPr>
            <w:fldChar w:fldCharType="begin"/>
          </w:r>
          <w:r w:rsidRPr="00886339">
            <w:rPr>
              <w:lang w:val="en-AU"/>
              <w:rPrChange w:id="1132" w:author="Veerakumar" w:date="2014-10-27T01:38:00Z">
                <w:rPr>
                  <w:lang w:val="en-AU"/>
                </w:rPr>
              </w:rPrChange>
            </w:rPr>
            <w:instrText xml:space="preserve"> CITATION LiK13 \l 1033 </w:instrText>
          </w:r>
          <w:r w:rsidRPr="00886339">
            <w:rPr>
              <w:lang w:val="en-AU"/>
              <w:rPrChange w:id="1133" w:author="Veerakumar" w:date="2014-10-27T01:38:00Z">
                <w:rPr>
                  <w:lang w:val="en-AU"/>
                </w:rPr>
              </w:rPrChange>
            </w:rPr>
            <w:fldChar w:fldCharType="separate"/>
          </w:r>
          <w:r w:rsidR="00BE1E9C" w:rsidRPr="00A745AD">
            <w:rPr>
              <w:noProof/>
              <w:lang w:val="en-AU"/>
            </w:rPr>
            <w:t xml:space="preserve"> [5]</w:t>
          </w:r>
          <w:r w:rsidRPr="00A745AD">
            <w:rPr>
              <w:lang w:val="en-AU"/>
            </w:rPr>
            <w:fldChar w:fldCharType="end"/>
          </w:r>
        </w:sdtContent>
      </w:sdt>
      <w:r w:rsidRPr="00F548EB">
        <w:rPr>
          <w:lang w:val="en-AU"/>
        </w:rPr>
        <w:t xml:space="preserve"> )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EndPr/>
        <w:sdtContent>
          <w:r w:rsidRPr="00854929">
            <w:rPr>
              <w:lang w:val="en-AU"/>
            </w:rPr>
            <w:fldChar w:fldCharType="begin"/>
          </w:r>
          <w:r w:rsidRPr="00886339">
            <w:rPr>
              <w:lang w:val="en-AU"/>
              <w:rPrChange w:id="1134" w:author="Veerakumar" w:date="2014-10-27T01:38:00Z">
                <w:rPr>
                  <w:lang w:val="en-AU"/>
                </w:rPr>
              </w:rPrChange>
            </w:rPr>
            <w:instrText xml:space="preserve"> CITATION LiK13 \l 1033 </w:instrText>
          </w:r>
          <w:r w:rsidRPr="00886339">
            <w:rPr>
              <w:lang w:val="en-AU"/>
              <w:rPrChange w:id="1135"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EndPr/>
        <w:sdtContent>
          <w:r w:rsidRPr="00854929">
            <w:rPr>
              <w:lang w:val="en-AU"/>
            </w:rPr>
            <w:fldChar w:fldCharType="begin"/>
          </w:r>
          <w:r w:rsidRPr="00886339">
            <w:rPr>
              <w:lang w:val="en-AU"/>
              <w:rPrChange w:id="1136" w:author="Veerakumar" w:date="2014-10-27T01:38:00Z">
                <w:rPr>
                  <w:lang w:val="en-AU"/>
                </w:rPr>
              </w:rPrChange>
            </w:rPr>
            <w:instrText xml:space="preserve"> CITATION Dey99 \l 1033 </w:instrText>
          </w:r>
          <w:r w:rsidRPr="00886339">
            <w:rPr>
              <w:lang w:val="en-AU"/>
              <w:rPrChange w:id="1137" w:author="Veerakumar" w:date="2014-10-27T01:38:00Z">
                <w:rPr>
                  <w:lang w:val="en-AU"/>
                </w:rPr>
              </w:rPrChange>
            </w:rPr>
            <w:fldChar w:fldCharType="separate"/>
          </w:r>
          <w:r w:rsidR="00BE1E9C" w:rsidRPr="00A745AD">
            <w:rPr>
              <w:noProof/>
              <w:lang w:val="en-AU"/>
            </w:rPr>
            <w:t>[9]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etermine what mood they are in. MoodScope further uses customised data sets for each user to gradually improve the accuracy of the application for each user. Whilst it starts off inaccurate,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EndPr/>
        <w:sdtContent>
          <w:r w:rsidRPr="00854929">
            <w:rPr>
              <w:lang w:val="en-AU"/>
            </w:rPr>
            <w:fldChar w:fldCharType="begin"/>
          </w:r>
          <w:r w:rsidRPr="00886339">
            <w:rPr>
              <w:lang w:val="en-AU"/>
              <w:rPrChange w:id="1138" w:author="Veerakumar" w:date="2014-10-27T01:38:00Z">
                <w:rPr>
                  <w:lang w:val="en-AU"/>
                </w:rPr>
              </w:rPrChange>
            </w:rPr>
            <w:instrText xml:space="preserve"> CITATION LiK13 \l 1033 </w:instrText>
          </w:r>
          <w:r w:rsidRPr="00886339">
            <w:rPr>
              <w:lang w:val="en-AU"/>
              <w:rPrChange w:id="1139"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p>
    <w:p w:rsidR="00FF5C76" w:rsidRPr="00367583" w:rsidRDefault="00027338" w:rsidP="00B0399F">
      <w:pPr>
        <w:rPr>
          <w:lang w:val="en-AU"/>
        </w:rPr>
      </w:pPr>
      <w:r w:rsidRPr="00F548EB" w:rsidDel="00027338">
        <w:rPr>
          <w:lang w:val="en-AU"/>
        </w:rPr>
        <w:lastRenderedPageBreak/>
        <w:t xml:space="preserve"> </w:t>
      </w:r>
      <w:r w:rsidR="00FF5C76" w:rsidRPr="00854929">
        <w:rPr>
          <w:lang w:val="en-AU"/>
        </w:rPr>
        <w:t xml:space="preserve">MyWalk </w:t>
      </w:r>
      <w:sdt>
        <w:sdtPr>
          <w:rPr>
            <w:lang w:val="en-AU"/>
          </w:rPr>
          <w:id w:val="1552655558"/>
          <w:citation/>
        </w:sdtPr>
        <w:sdtEndPr/>
        <w:sdtContent>
          <w:r w:rsidR="00D33F34" w:rsidRPr="00F548EB">
            <w:rPr>
              <w:lang w:val="en-AU"/>
            </w:rPr>
            <w:fldChar w:fldCharType="begin"/>
          </w:r>
          <w:r w:rsidR="00D33F34" w:rsidRPr="00886339">
            <w:rPr>
              <w:lang w:val="en-AU"/>
              <w:rPrChange w:id="1140" w:author="Veerakumar" w:date="2014-10-27T01:38:00Z">
                <w:rPr>
                  <w:lang w:val="en-AU"/>
                </w:rPr>
              </w:rPrChange>
            </w:rPr>
            <w:instrText xml:space="preserve"> CITATION How13 \l 3081 </w:instrText>
          </w:r>
          <w:r w:rsidR="00D33F34" w:rsidRPr="00886339">
            <w:rPr>
              <w:lang w:val="en-AU"/>
              <w:rPrChange w:id="1141" w:author="Veerakumar" w:date="2014-10-27T01:38:00Z">
                <w:rPr>
                  <w:lang w:val="en-AU"/>
                </w:rPr>
              </w:rPrChange>
            </w:rPr>
            <w:fldChar w:fldCharType="separate"/>
          </w:r>
          <w:r w:rsidR="00BE1E9C" w:rsidRPr="00A745AD">
            <w:rPr>
              <w:noProof/>
              <w:lang w:val="en-AU"/>
            </w:rPr>
            <w:t>[10]</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EndPr/>
        <w:sdtContent>
          <w:r w:rsidR="00D33F34" w:rsidRPr="00F548EB">
            <w:rPr>
              <w:lang w:val="en-AU"/>
            </w:rPr>
            <w:fldChar w:fldCharType="begin"/>
          </w:r>
          <w:r w:rsidR="00D33F34" w:rsidRPr="00886339">
            <w:rPr>
              <w:lang w:val="en-AU"/>
              <w:rPrChange w:id="1142" w:author="Veerakumar" w:date="2014-10-27T01:38:00Z">
                <w:rPr>
                  <w:lang w:val="en-AU"/>
                </w:rPr>
              </w:rPrChange>
            </w:rPr>
            <w:instrText xml:space="preserve"> CITATION Cha11 \l 3081 </w:instrText>
          </w:r>
          <w:r w:rsidR="00D33F34" w:rsidRPr="00886339">
            <w:rPr>
              <w:lang w:val="en-AU"/>
              <w:rPrChange w:id="1143" w:author="Veerakumar" w:date="2014-10-27T01:38:00Z">
                <w:rPr>
                  <w:lang w:val="en-AU"/>
                </w:rPr>
              </w:rPrChange>
            </w:rPr>
            <w:fldChar w:fldCharType="separate"/>
          </w:r>
          <w:r w:rsidR="00BE1E9C" w:rsidRPr="00A745AD">
            <w:rPr>
              <w:noProof/>
              <w:lang w:val="en-AU"/>
            </w:rPr>
            <w:t>[11]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EndPr/>
        <w:sdtContent>
          <w:r w:rsidR="00A74C9C" w:rsidRPr="00F548EB">
            <w:rPr>
              <w:lang w:val="en-AU"/>
            </w:rPr>
            <w:fldChar w:fldCharType="begin"/>
          </w:r>
          <w:r w:rsidR="00A74C9C" w:rsidRPr="00886339">
            <w:rPr>
              <w:lang w:val="en-AU"/>
              <w:rPrChange w:id="1144" w:author="Veerakumar" w:date="2014-10-27T01:38:00Z">
                <w:rPr>
                  <w:lang w:val="en-AU"/>
                </w:rPr>
              </w:rPrChange>
            </w:rPr>
            <w:instrText xml:space="preserve"> CITATION LuH091 \l 3081 </w:instrText>
          </w:r>
          <w:r w:rsidR="00A74C9C" w:rsidRPr="00886339">
            <w:rPr>
              <w:lang w:val="en-AU"/>
              <w:rPrChange w:id="1145" w:author="Veerakumar" w:date="2014-10-27T01:38:00Z">
                <w:rPr>
                  <w:lang w:val="en-AU"/>
                </w:rPr>
              </w:rPrChange>
            </w:rPr>
            <w:fldChar w:fldCharType="separate"/>
          </w:r>
          <w:r w:rsidR="00BE1E9C" w:rsidRPr="00A745AD">
            <w:rPr>
              <w:noProof/>
              <w:lang w:val="en-AU"/>
            </w:rPr>
            <w:t>[12]</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in </w:t>
      </w:r>
      <w:sdt>
        <w:sdtPr>
          <w:rPr>
            <w:lang w:val="en-AU"/>
          </w:rPr>
          <w:id w:val="1888600873"/>
          <w:citation/>
        </w:sdtPr>
        <w:sdtEndPr/>
        <w:sdtContent>
          <w:r w:rsidRPr="00F548EB">
            <w:rPr>
              <w:lang w:val="en-AU"/>
            </w:rPr>
            <w:fldChar w:fldCharType="begin"/>
          </w:r>
          <w:r w:rsidRPr="00886339">
            <w:rPr>
              <w:lang w:val="en-AU"/>
              <w:rPrChange w:id="1146" w:author="Veerakumar" w:date="2014-10-27T01:38:00Z">
                <w:rPr>
                  <w:lang w:val="en-AU"/>
                </w:rPr>
              </w:rPrChange>
            </w:rPr>
            <w:instrText xml:space="preserve"> CITATION Ert11 \l 1033 </w:instrText>
          </w:r>
          <w:r w:rsidRPr="00886339">
            <w:rPr>
              <w:lang w:val="en-AU"/>
              <w:rPrChange w:id="1147"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w:t>
      </w:r>
      <w:sdt>
        <w:sdtPr>
          <w:rPr>
            <w:lang w:val="en-AU"/>
          </w:rPr>
          <w:id w:val="1332031067"/>
          <w:citation/>
        </w:sdtPr>
        <w:sdtEndPr/>
        <w:sdtContent>
          <w:r w:rsidRPr="00F548EB">
            <w:rPr>
              <w:lang w:val="en-AU"/>
            </w:rPr>
            <w:fldChar w:fldCharType="begin"/>
          </w:r>
          <w:r w:rsidRPr="00886339">
            <w:rPr>
              <w:lang w:val="en-AU"/>
              <w:rPrChange w:id="1148" w:author="Veerakumar" w:date="2014-10-27T01:38:00Z">
                <w:rPr>
                  <w:lang w:val="en-AU"/>
                </w:rPr>
              </w:rPrChange>
            </w:rPr>
            <w:instrText xml:space="preserve"> CITATION Lee13 \l 1033 </w:instrText>
          </w:r>
          <w:r w:rsidRPr="00886339">
            <w:rPr>
              <w:lang w:val="en-AU"/>
              <w:rPrChange w:id="1149"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w:t>
      </w:r>
      <w:sdt>
        <w:sdtPr>
          <w:rPr>
            <w:lang w:val="en-AU"/>
          </w:rPr>
          <w:id w:val="133073244"/>
          <w:citation/>
        </w:sdtPr>
        <w:sdtEndPr/>
        <w:sdtContent>
          <w:r w:rsidRPr="00F548EB">
            <w:rPr>
              <w:lang w:val="en-AU"/>
            </w:rPr>
            <w:fldChar w:fldCharType="begin"/>
          </w:r>
          <w:r w:rsidRPr="00886339">
            <w:rPr>
              <w:lang w:val="en-AU"/>
              <w:rPrChange w:id="1150" w:author="Veerakumar" w:date="2014-10-27T01:38:00Z">
                <w:rPr>
                  <w:lang w:val="en-AU"/>
                </w:rPr>
              </w:rPrChange>
            </w:rPr>
            <w:instrText xml:space="preserve"> CITATION LiK13 \l 1033 </w:instrText>
          </w:r>
          <w:r w:rsidRPr="00886339">
            <w:rPr>
              <w:lang w:val="en-AU"/>
              <w:rPrChange w:id="1151"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r w:rsidRPr="00F548EB">
        <w:rPr>
          <w:lang w:val="en-AU"/>
        </w:rPr>
        <w:t xml:space="preserve"> and </w:t>
      </w:r>
      <w:sdt>
        <w:sdtPr>
          <w:rPr>
            <w:lang w:val="en-AU"/>
          </w:rPr>
          <w:id w:val="482896705"/>
          <w:citation/>
        </w:sdtPr>
        <w:sdtEndPr/>
        <w:sdtContent>
          <w:r w:rsidRPr="00F548EB">
            <w:rPr>
              <w:lang w:val="en-AU"/>
            </w:rPr>
            <w:fldChar w:fldCharType="begin"/>
          </w:r>
          <w:r w:rsidRPr="00886339">
            <w:rPr>
              <w:lang w:val="en-AU"/>
              <w:rPrChange w:id="1152" w:author="Veerakumar" w:date="2014-10-27T01:38:00Z">
                <w:rPr>
                  <w:lang w:val="en-AU"/>
                </w:rPr>
              </w:rPrChange>
            </w:rPr>
            <w:instrText xml:space="preserve"> CITATION Log07 \l 1033 </w:instrText>
          </w:r>
          <w:r w:rsidRPr="00886339">
            <w:rPr>
              <w:lang w:val="en-AU"/>
              <w:rPrChange w:id="1153" w:author="Veerakumar" w:date="2014-10-27T01:38:00Z">
                <w:rPr>
                  <w:lang w:val="en-AU"/>
                </w:rPr>
              </w:rPrChange>
            </w:rPr>
            <w:fldChar w:fldCharType="separate"/>
          </w:r>
          <w:r w:rsidR="00BE1E9C" w:rsidRPr="00A745AD">
            <w:rPr>
              <w:noProof/>
              <w:lang w:val="en-AU"/>
            </w:rPr>
            <w:t>[7]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EndPr/>
        <w:sdtContent>
          <w:r w:rsidRPr="00F548EB">
            <w:rPr>
              <w:lang w:val="en-AU"/>
            </w:rPr>
            <w:fldChar w:fldCharType="begin"/>
          </w:r>
          <w:r w:rsidRPr="00886339">
            <w:rPr>
              <w:lang w:val="en-AU"/>
              <w:rPrChange w:id="1154" w:author="Veerakumar" w:date="2014-10-27T01:38:00Z">
                <w:rPr>
                  <w:lang w:val="en-AU"/>
                </w:rPr>
              </w:rPrChange>
            </w:rPr>
            <w:instrText xml:space="preserve"> CITATION Ert11 \l 1033 </w:instrText>
          </w:r>
          <w:r w:rsidRPr="00886339">
            <w:rPr>
              <w:lang w:val="en-AU"/>
              <w:rPrChange w:id="1155"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w:t>
      </w:r>
      <w:sdt>
        <w:sdtPr>
          <w:rPr>
            <w:lang w:val="en-AU"/>
          </w:rPr>
          <w:id w:val="684633282"/>
          <w:citation/>
        </w:sdtPr>
        <w:sdtEndPr/>
        <w:sdtContent>
          <w:r w:rsidRPr="00F548EB">
            <w:rPr>
              <w:lang w:val="en-AU"/>
            </w:rPr>
            <w:fldChar w:fldCharType="begin"/>
          </w:r>
          <w:r w:rsidRPr="00886339">
            <w:rPr>
              <w:lang w:val="en-AU"/>
              <w:rPrChange w:id="1156" w:author="Veerakumar" w:date="2014-10-27T01:38:00Z">
                <w:rPr>
                  <w:lang w:val="en-AU"/>
                </w:rPr>
              </w:rPrChange>
            </w:rPr>
            <w:instrText xml:space="preserve"> CITATION Lee13 \l 1033 </w:instrText>
          </w:r>
          <w:r w:rsidRPr="00886339">
            <w:rPr>
              <w:lang w:val="en-AU"/>
              <w:rPrChange w:id="1157"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and </w:t>
      </w:r>
      <w:sdt>
        <w:sdtPr>
          <w:rPr>
            <w:lang w:val="en-AU"/>
          </w:rPr>
          <w:id w:val="681713992"/>
          <w:citation/>
        </w:sdtPr>
        <w:sdtEndPr/>
        <w:sdtContent>
          <w:r w:rsidRPr="00F548EB">
            <w:rPr>
              <w:lang w:val="en-AU"/>
            </w:rPr>
            <w:fldChar w:fldCharType="begin"/>
          </w:r>
          <w:r w:rsidRPr="00886339">
            <w:rPr>
              <w:lang w:val="en-AU"/>
              <w:rPrChange w:id="1158" w:author="Veerakumar" w:date="2014-10-27T01:38:00Z">
                <w:rPr>
                  <w:lang w:val="en-AU"/>
                </w:rPr>
              </w:rPrChange>
            </w:rPr>
            <w:instrText xml:space="preserve"> CITATION Log07 \l 1033 </w:instrText>
          </w:r>
          <w:r w:rsidRPr="00886339">
            <w:rPr>
              <w:lang w:val="en-AU"/>
              <w:rPrChange w:id="1159" w:author="Veerakumar" w:date="2014-10-27T01:38:00Z">
                <w:rPr>
                  <w:lang w:val="en-AU"/>
                </w:rPr>
              </w:rPrChange>
            </w:rPr>
            <w:fldChar w:fldCharType="separate"/>
          </w:r>
          <w:r w:rsidR="00BE1E9C" w:rsidRPr="00A745AD">
            <w:rPr>
              <w:noProof/>
              <w:lang w:val="en-AU"/>
            </w:rPr>
            <w:t>[7]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EndPr/>
        <w:sdtContent>
          <w:r w:rsidRPr="00F548EB">
            <w:rPr>
              <w:lang w:val="en-AU"/>
            </w:rPr>
            <w:fldChar w:fldCharType="begin"/>
          </w:r>
          <w:r w:rsidRPr="00886339">
            <w:rPr>
              <w:lang w:val="en-AU"/>
              <w:rPrChange w:id="1160" w:author="Veerakumar" w:date="2014-10-27T01:38:00Z">
                <w:rPr>
                  <w:lang w:val="en-AU"/>
                </w:rPr>
              </w:rPrChange>
            </w:rPr>
            <w:instrText xml:space="preserve"> CITATION Ert11 \l 1033 </w:instrText>
          </w:r>
          <w:r w:rsidRPr="00886339">
            <w:rPr>
              <w:lang w:val="en-AU"/>
              <w:rPrChange w:id="1161"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and </w:t>
      </w:r>
      <w:sdt>
        <w:sdtPr>
          <w:rPr>
            <w:lang w:val="en-AU"/>
          </w:rPr>
          <w:id w:val="-1444614289"/>
          <w:citation/>
        </w:sdtPr>
        <w:sdtEndPr/>
        <w:sdtContent>
          <w:r w:rsidRPr="00F548EB">
            <w:rPr>
              <w:lang w:val="en-AU"/>
            </w:rPr>
            <w:fldChar w:fldCharType="begin"/>
          </w:r>
          <w:r w:rsidRPr="00886339">
            <w:rPr>
              <w:lang w:val="en-AU"/>
              <w:rPrChange w:id="1162" w:author="Veerakumar" w:date="2014-10-27T01:38:00Z">
                <w:rPr>
                  <w:lang w:val="en-AU"/>
                </w:rPr>
              </w:rPrChange>
            </w:rPr>
            <w:instrText xml:space="preserve"> CITATION Lee13 \l 1033 </w:instrText>
          </w:r>
          <w:r w:rsidRPr="00886339">
            <w:rPr>
              <w:lang w:val="en-AU"/>
              <w:rPrChange w:id="116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EndPr/>
        <w:sdtContent>
          <w:r w:rsidRPr="00F548EB">
            <w:rPr>
              <w:lang w:val="en-AU"/>
            </w:rPr>
            <w:fldChar w:fldCharType="begin"/>
          </w:r>
          <w:r w:rsidRPr="00886339">
            <w:rPr>
              <w:lang w:val="en-AU"/>
              <w:rPrChange w:id="1164" w:author="Veerakumar" w:date="2014-10-27T01:38:00Z">
                <w:rPr>
                  <w:lang w:val="en-AU"/>
                </w:rPr>
              </w:rPrChange>
            </w:rPr>
            <w:instrText xml:space="preserve"> CITATION Log07 \l 1033 </w:instrText>
          </w:r>
          <w:r w:rsidRPr="00886339">
            <w:rPr>
              <w:lang w:val="en-AU"/>
              <w:rPrChange w:id="1165" w:author="Veerakumar" w:date="2014-10-27T01:38:00Z">
                <w:rPr>
                  <w:lang w:val="en-AU"/>
                </w:rPr>
              </w:rPrChange>
            </w:rPr>
            <w:fldChar w:fldCharType="separate"/>
          </w:r>
          <w:r w:rsidR="00BE1E9C" w:rsidRPr="00A745AD">
            <w:rPr>
              <w:noProof/>
              <w:lang w:val="en-AU"/>
            </w:rPr>
            <w:t>[7]</w:t>
          </w:r>
          <w:r w:rsidRPr="00A745AD">
            <w:rPr>
              <w:lang w:val="en-AU"/>
            </w:rPr>
            <w:fldChar w:fldCharType="end"/>
          </w:r>
        </w:sdtContent>
      </w:sdt>
      <w:proofErr w:type="gramStart"/>
      <w:r w:rsidRPr="00F548EB">
        <w:rPr>
          <w:lang w:val="en-AU"/>
        </w:rPr>
        <w:t>, on the other hand, collect</w:t>
      </w:r>
      <w:r w:rsidRPr="00854929">
        <w:rPr>
          <w:lang w:val="en-AU"/>
        </w:rPr>
        <w:t>s physiological data to specifically respond to a dangerous, and very key, stress response.</w:t>
      </w:r>
      <w:proofErr w:type="gramEnd"/>
      <w:r w:rsidRPr="00854929">
        <w:rPr>
          <w:lang w:val="en-AU"/>
        </w:rPr>
        <w:t xml:space="preserve"> </w:t>
      </w:r>
      <w:sdt>
        <w:sdtPr>
          <w:rPr>
            <w:lang w:val="en-AU"/>
          </w:rPr>
          <w:id w:val="287180814"/>
          <w:citation/>
        </w:sdtPr>
        <w:sdtEndPr/>
        <w:sdtContent>
          <w:r w:rsidRPr="00F548EB">
            <w:rPr>
              <w:lang w:val="en-AU"/>
            </w:rPr>
            <w:fldChar w:fldCharType="begin"/>
          </w:r>
          <w:r w:rsidRPr="00886339">
            <w:rPr>
              <w:lang w:val="en-AU"/>
              <w:rPrChange w:id="1166" w:author="Veerakumar" w:date="2014-10-27T01:38:00Z">
                <w:rPr>
                  <w:lang w:val="en-AU"/>
                </w:rPr>
              </w:rPrChange>
            </w:rPr>
            <w:instrText xml:space="preserve"> CITATION LiK13 \l 1033 </w:instrText>
          </w:r>
          <w:r w:rsidRPr="00886339">
            <w:rPr>
              <w:lang w:val="en-AU"/>
              <w:rPrChange w:id="1167"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r w:rsidRPr="00F548EB">
        <w:rPr>
          <w:lang w:val="en-AU"/>
        </w:rPr>
        <w:t xml:space="preserve"> </w:t>
      </w:r>
      <w:proofErr w:type="gramStart"/>
      <w:r w:rsidRPr="00F548EB">
        <w:rPr>
          <w:lang w:val="en-AU"/>
        </w:rPr>
        <w:t>does</w:t>
      </w:r>
      <w:proofErr w:type="gramEnd"/>
      <w:r w:rsidRPr="00F548EB">
        <w:rPr>
          <w:lang w:val="en-AU"/>
        </w:rPr>
        <w:t xml:space="preserve"> not utilise physiological reactions, yet still manages to detect stress through other interesting means. </w:t>
      </w:r>
      <w:sdt>
        <w:sdtPr>
          <w:rPr>
            <w:lang w:val="en-AU"/>
          </w:rPr>
          <w:id w:val="944498899"/>
          <w:citation/>
        </w:sdtPr>
        <w:sdtEndPr/>
        <w:sdtContent>
          <w:r w:rsidRPr="00F548EB">
            <w:rPr>
              <w:lang w:val="en-AU"/>
            </w:rPr>
            <w:fldChar w:fldCharType="begin"/>
          </w:r>
          <w:r w:rsidRPr="00886339">
            <w:rPr>
              <w:lang w:val="en-AU"/>
              <w:rPrChange w:id="1168" w:author="Veerakumar" w:date="2014-10-27T01:38:00Z">
                <w:rPr>
                  <w:lang w:val="en-AU"/>
                </w:rPr>
              </w:rPrChange>
            </w:rPr>
            <w:instrText xml:space="preserve"> CITATION Her12 \l 1033 </w:instrText>
          </w:r>
          <w:r w:rsidRPr="00886339">
            <w:rPr>
              <w:lang w:val="en-AU"/>
              <w:rPrChange w:id="1169" w:author="Veerakumar" w:date="2014-10-27T01:38:00Z">
                <w:rPr>
                  <w:lang w:val="en-AU"/>
                </w:rPr>
              </w:rPrChange>
            </w:rPr>
            <w:fldChar w:fldCharType="separate"/>
          </w:r>
          <w:r w:rsidR="00BE1E9C" w:rsidRPr="00A745AD">
            <w:rPr>
              <w:noProof/>
              <w:lang w:val="en-AU"/>
            </w:rPr>
            <w:t>[6]</w:t>
          </w:r>
          <w:r w:rsidRPr="00A745AD">
            <w:rPr>
              <w:lang w:val="en-AU"/>
            </w:rPr>
            <w:fldChar w:fldCharType="end"/>
          </w:r>
        </w:sdtContent>
      </w:sdt>
      <w:r w:rsidRPr="00F548EB">
        <w:rPr>
          <w:lang w:val="en-AU"/>
        </w:rPr>
        <w:t xml:space="preserve"> </w:t>
      </w:r>
      <w:proofErr w:type="gramStart"/>
      <w:r w:rsidRPr="00F548EB">
        <w:rPr>
          <w:lang w:val="en-AU"/>
        </w:rPr>
        <w:t>is</w:t>
      </w:r>
      <w:proofErr w:type="gramEnd"/>
      <w:r w:rsidRPr="00F548EB">
        <w:rPr>
          <w:lang w:val="en-AU"/>
        </w:rPr>
        <w:t xml:space="preserve">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t xml:space="preserve">The methodology used in </w:t>
      </w:r>
      <w:sdt>
        <w:sdtPr>
          <w:rPr>
            <w:lang w:val="en-AU"/>
          </w:rPr>
          <w:id w:val="1420670504"/>
          <w:citation/>
        </w:sdtPr>
        <w:sdtEndPr/>
        <w:sdtContent>
          <w:r w:rsidRPr="00F548EB">
            <w:rPr>
              <w:lang w:val="en-AU"/>
            </w:rPr>
            <w:fldChar w:fldCharType="begin"/>
          </w:r>
          <w:r w:rsidRPr="00886339">
            <w:rPr>
              <w:lang w:val="en-AU"/>
              <w:rPrChange w:id="1170" w:author="Veerakumar" w:date="2014-10-27T01:38:00Z">
                <w:rPr>
                  <w:lang w:val="en-AU"/>
                </w:rPr>
              </w:rPrChange>
            </w:rPr>
            <w:instrText xml:space="preserve"> CITATION Ert11 \l 1033 </w:instrText>
          </w:r>
          <w:r w:rsidRPr="00886339">
            <w:rPr>
              <w:lang w:val="en-AU"/>
              <w:rPrChange w:id="1171"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and </w:t>
      </w:r>
      <w:sdt>
        <w:sdtPr>
          <w:rPr>
            <w:lang w:val="en-AU"/>
          </w:rPr>
          <w:id w:val="-475227543"/>
          <w:citation/>
        </w:sdtPr>
        <w:sdtEndPr/>
        <w:sdtContent>
          <w:r w:rsidRPr="00F548EB">
            <w:rPr>
              <w:lang w:val="en-AU"/>
            </w:rPr>
            <w:fldChar w:fldCharType="begin"/>
          </w:r>
          <w:r w:rsidRPr="00886339">
            <w:rPr>
              <w:lang w:val="en-AU"/>
              <w:rPrChange w:id="1172" w:author="Veerakumar" w:date="2014-10-27T01:38:00Z">
                <w:rPr>
                  <w:lang w:val="en-AU"/>
                </w:rPr>
              </w:rPrChange>
            </w:rPr>
            <w:instrText xml:space="preserve"> CITATION Lee13 \l 1033 </w:instrText>
          </w:r>
          <w:r w:rsidRPr="00886339">
            <w:rPr>
              <w:lang w:val="en-AU"/>
              <w:rPrChange w:id="117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EndPr/>
        <w:sdtContent>
          <w:r w:rsidRPr="00F548EB">
            <w:rPr>
              <w:lang w:val="en-AU"/>
            </w:rPr>
            <w:fldChar w:fldCharType="begin"/>
          </w:r>
          <w:r w:rsidRPr="00886339">
            <w:rPr>
              <w:lang w:val="en-AU"/>
              <w:rPrChange w:id="1174" w:author="Veerakumar" w:date="2014-10-27T01:38:00Z">
                <w:rPr>
                  <w:lang w:val="en-AU"/>
                </w:rPr>
              </w:rPrChange>
            </w:rPr>
            <w:instrText xml:space="preserve"> CITATION Ert11 \l 1033 </w:instrText>
          </w:r>
          <w:r w:rsidRPr="00886339">
            <w:rPr>
              <w:lang w:val="en-AU"/>
              <w:rPrChange w:id="1175"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EndPr/>
        <w:sdtContent>
          <w:r w:rsidRPr="00F548EB">
            <w:rPr>
              <w:lang w:val="en-AU"/>
            </w:rPr>
            <w:fldChar w:fldCharType="begin"/>
          </w:r>
          <w:r w:rsidRPr="00886339">
            <w:rPr>
              <w:lang w:val="en-AU"/>
              <w:rPrChange w:id="1176" w:author="Veerakumar" w:date="2014-10-27T01:38:00Z">
                <w:rPr>
                  <w:lang w:val="en-AU"/>
                </w:rPr>
              </w:rPrChange>
            </w:rPr>
            <w:instrText xml:space="preserve"> CITATION Ert11 \l 1033 </w:instrText>
          </w:r>
          <w:r w:rsidRPr="00886339">
            <w:rPr>
              <w:lang w:val="en-AU"/>
              <w:rPrChange w:id="1177"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w:t>
      </w:r>
      <w:r w:rsidRPr="00F548EB">
        <w:rPr>
          <w:lang w:val="en-AU"/>
        </w:rPr>
        <w:lastRenderedPageBreak/>
        <w:t xml:space="preserve">hours in the field” </w:t>
      </w:r>
      <w:sdt>
        <w:sdtPr>
          <w:rPr>
            <w:lang w:val="en-AU"/>
          </w:rPr>
          <w:id w:val="-1310551212"/>
          <w:citation/>
        </w:sdtPr>
        <w:sdtEndPr/>
        <w:sdtContent>
          <w:r w:rsidRPr="00F548EB">
            <w:rPr>
              <w:lang w:val="en-AU"/>
            </w:rPr>
            <w:fldChar w:fldCharType="begin"/>
          </w:r>
          <w:r w:rsidRPr="00886339">
            <w:rPr>
              <w:lang w:val="en-AU"/>
              <w:rPrChange w:id="1178" w:author="Veerakumar" w:date="2014-10-27T01:38:00Z">
                <w:rPr>
                  <w:lang w:val="en-AU"/>
                </w:rPr>
              </w:rPrChange>
            </w:rPr>
            <w:instrText xml:space="preserve"> CITATION Ert11 \l 1033 </w:instrText>
          </w:r>
          <w:r w:rsidRPr="00886339">
            <w:rPr>
              <w:lang w:val="en-AU"/>
              <w:rPrChange w:id="1179"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EndPr/>
        <w:sdtContent>
          <w:r w:rsidRPr="00F548EB">
            <w:rPr>
              <w:lang w:val="en-AU"/>
            </w:rPr>
            <w:fldChar w:fldCharType="begin"/>
          </w:r>
          <w:r w:rsidRPr="00886339">
            <w:rPr>
              <w:lang w:val="en-AU"/>
              <w:rPrChange w:id="1180" w:author="Veerakumar" w:date="2014-10-27T01:38:00Z">
                <w:rPr>
                  <w:lang w:val="en-AU"/>
                </w:rPr>
              </w:rPrChange>
            </w:rPr>
            <w:instrText xml:space="preserve"> CITATION Lee13 \l 1033 </w:instrText>
          </w:r>
          <w:r w:rsidRPr="00886339">
            <w:rPr>
              <w:lang w:val="en-AU"/>
              <w:rPrChange w:id="1181"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w:t>
      </w:r>
      <w:proofErr w:type="gramStart"/>
      <w:r w:rsidRPr="00F548EB">
        <w:rPr>
          <w:lang w:val="en-AU"/>
        </w:rPr>
        <w:t>further</w:t>
      </w:r>
      <w:proofErr w:type="gramEnd"/>
      <w:r w:rsidRPr="00F548EB">
        <w:rPr>
          <w:lang w:val="en-AU"/>
        </w:rPr>
        <w:t xml:space="preserve"> inspires the idea of collecting data using the phone’s hardware, which is, of course, a much more comfortable option for the user. It also results in the user being much less 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EndPr/>
        <w:sdtContent>
          <w:r w:rsidRPr="00F548EB">
            <w:rPr>
              <w:lang w:val="en-AU"/>
            </w:rPr>
            <w:fldChar w:fldCharType="begin"/>
          </w:r>
          <w:r w:rsidRPr="00886339">
            <w:rPr>
              <w:lang w:val="en-AU"/>
              <w:rPrChange w:id="1182" w:author="Veerakumar" w:date="2014-10-27T01:38:00Z">
                <w:rPr>
                  <w:lang w:val="en-AU"/>
                </w:rPr>
              </w:rPrChange>
            </w:rPr>
            <w:instrText xml:space="preserve"> CITATION Lee13 \l 1033 </w:instrText>
          </w:r>
          <w:r w:rsidRPr="00886339">
            <w:rPr>
              <w:lang w:val="en-AU"/>
              <w:rPrChange w:id="118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EndPr/>
        <w:sdtContent>
          <w:r w:rsidRPr="00F548EB">
            <w:rPr>
              <w:lang w:val="en-AU"/>
            </w:rPr>
            <w:fldChar w:fldCharType="begin"/>
          </w:r>
          <w:r w:rsidRPr="00886339">
            <w:rPr>
              <w:lang w:val="en-AU"/>
              <w:rPrChange w:id="1184" w:author="Veerakumar" w:date="2014-10-27T01:38:00Z">
                <w:rPr>
                  <w:lang w:val="en-AU"/>
                </w:rPr>
              </w:rPrChange>
            </w:rPr>
            <w:instrText xml:space="preserve"> CITATION Ert11 \l 1033 </w:instrText>
          </w:r>
          <w:r w:rsidRPr="00886339">
            <w:rPr>
              <w:lang w:val="en-AU"/>
              <w:rPrChange w:id="1185"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EndPr/>
        <w:sdtContent>
          <w:r w:rsidRPr="00F548EB">
            <w:rPr>
              <w:lang w:val="en-AU"/>
            </w:rPr>
            <w:fldChar w:fldCharType="begin"/>
          </w:r>
          <w:r w:rsidRPr="00886339">
            <w:rPr>
              <w:lang w:val="en-AU"/>
              <w:rPrChange w:id="1186" w:author="Veerakumar" w:date="2014-10-27T01:38:00Z">
                <w:rPr>
                  <w:lang w:val="en-AU"/>
                </w:rPr>
              </w:rPrChange>
            </w:rPr>
            <w:instrText xml:space="preserve"> CITATION Azu12 \l 1033 </w:instrText>
          </w:r>
          <w:r w:rsidRPr="00886339">
            <w:rPr>
              <w:lang w:val="en-AU"/>
              <w:rPrChange w:id="1187" w:author="Veerakumar" w:date="2014-10-27T01:38:00Z">
                <w:rPr>
                  <w:lang w:val="en-AU"/>
                </w:rPr>
              </w:rPrChange>
            </w:rPr>
            <w:fldChar w:fldCharType="separate"/>
          </w:r>
          <w:r w:rsidR="00BE1E9C" w:rsidRPr="00A745AD">
            <w:rPr>
              <w:noProof/>
              <w:lang w:val="en-AU"/>
            </w:rPr>
            <w:t>[13]</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EndPr/>
        <w:sdtContent>
          <w:r w:rsidRPr="00F548EB">
            <w:rPr>
              <w:lang w:val="en-AU"/>
            </w:rPr>
            <w:fldChar w:fldCharType="begin"/>
          </w:r>
          <w:r w:rsidRPr="00886339">
            <w:rPr>
              <w:lang w:val="en-AU"/>
              <w:rPrChange w:id="1188" w:author="Veerakumar" w:date="2014-10-27T01:38:00Z">
                <w:rPr>
                  <w:lang w:val="en-AU"/>
                </w:rPr>
              </w:rPrChange>
            </w:rPr>
            <w:instrText xml:space="preserve"> CITATION Cha10 \l 1033 </w:instrText>
          </w:r>
          <w:r w:rsidRPr="00886339">
            <w:rPr>
              <w:lang w:val="en-AU"/>
              <w:rPrChange w:id="1189" w:author="Veerakumar" w:date="2014-10-27T01:38:00Z">
                <w:rPr>
                  <w:lang w:val="en-AU"/>
                </w:rPr>
              </w:rPrChange>
            </w:rPr>
            <w:fldChar w:fldCharType="separate"/>
          </w:r>
          <w:r w:rsidR="00BE1E9C" w:rsidRPr="00A745AD">
            <w:rPr>
              <w:noProof/>
              <w:lang w:val="en-AU"/>
            </w:rPr>
            <w:t>[14]</w:t>
          </w:r>
          <w:r w:rsidRPr="00A745AD">
            <w:rPr>
              <w:lang w:val="en-AU"/>
            </w:rPr>
            <w:fldChar w:fldCharType="end"/>
          </w:r>
        </w:sdtContent>
      </w:sdt>
      <w:r w:rsidRPr="00F548EB">
        <w:rPr>
          <w:lang w:val="en-AU"/>
        </w:rPr>
        <w:t xml:space="preserve">. </w:t>
      </w:r>
      <w:sdt>
        <w:sdtPr>
          <w:rPr>
            <w:lang w:val="en-AU"/>
          </w:rPr>
          <w:id w:val="538553405"/>
          <w:citation/>
        </w:sdtPr>
        <w:sdtEndPr/>
        <w:sdtContent>
          <w:r w:rsidRPr="00F548EB">
            <w:rPr>
              <w:lang w:val="en-AU"/>
            </w:rPr>
            <w:fldChar w:fldCharType="begin"/>
          </w:r>
          <w:r w:rsidRPr="00886339">
            <w:rPr>
              <w:lang w:val="en-AU"/>
              <w:rPrChange w:id="1190" w:author="Veerakumar" w:date="2014-10-27T01:38:00Z">
                <w:rPr>
                  <w:lang w:val="en-AU"/>
                </w:rPr>
              </w:rPrChange>
            </w:rPr>
            <w:instrText xml:space="preserve"> CITATION Ert11 \l 1033 </w:instrText>
          </w:r>
          <w:r w:rsidRPr="00886339">
            <w:rPr>
              <w:lang w:val="en-AU"/>
              <w:rPrChange w:id="1191"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w:t>
      </w:r>
      <w:proofErr w:type="gramStart"/>
      <w:r w:rsidRPr="00F548EB">
        <w:rPr>
          <w:lang w:val="en-AU"/>
        </w:rPr>
        <w:t>also</w:t>
      </w:r>
      <w:proofErr w:type="gramEnd"/>
      <w:r w:rsidRPr="00F548EB">
        <w:rPr>
          <w:lang w:val="en-AU"/>
        </w:rPr>
        <w:t xml:space="preserve"> detects skin temperature, which can be found using the phone’s thermometer. All these inbuilt hardware render the external hardware used by </w:t>
      </w:r>
      <w:sdt>
        <w:sdtPr>
          <w:rPr>
            <w:lang w:val="en-AU"/>
          </w:rPr>
          <w:id w:val="85507223"/>
          <w:citation/>
        </w:sdtPr>
        <w:sdtEndPr/>
        <w:sdtContent>
          <w:r w:rsidRPr="00F548EB">
            <w:rPr>
              <w:lang w:val="en-AU"/>
            </w:rPr>
            <w:fldChar w:fldCharType="begin"/>
          </w:r>
          <w:r w:rsidRPr="00886339">
            <w:rPr>
              <w:lang w:val="en-AU"/>
              <w:rPrChange w:id="1192" w:author="Veerakumar" w:date="2014-10-27T01:38:00Z">
                <w:rPr>
                  <w:lang w:val="en-AU"/>
                </w:rPr>
              </w:rPrChange>
            </w:rPr>
            <w:instrText xml:space="preserve"> CITATION Ert11 \l 1033 </w:instrText>
          </w:r>
          <w:r w:rsidRPr="00886339">
            <w:rPr>
              <w:lang w:val="en-AU"/>
              <w:rPrChange w:id="1193"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EndPr/>
        <w:sdtContent>
          <w:r w:rsidRPr="00F548EB">
            <w:rPr>
              <w:lang w:val="en-AU"/>
            </w:rPr>
            <w:fldChar w:fldCharType="begin"/>
          </w:r>
          <w:r w:rsidRPr="00886339">
            <w:rPr>
              <w:lang w:val="en-AU"/>
              <w:rPrChange w:id="1194" w:author="Veerakumar" w:date="2014-10-27T01:38:00Z">
                <w:rPr>
                  <w:lang w:val="en-AU"/>
                </w:rPr>
              </w:rPrChange>
            </w:rPr>
            <w:instrText xml:space="preserve"> CITATION Ert11 \l 1033 </w:instrText>
          </w:r>
          <w:r w:rsidRPr="00886339">
            <w:rPr>
              <w:lang w:val="en-AU"/>
              <w:rPrChange w:id="1195"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EndPr/>
        <w:sdtContent>
          <w:r w:rsidRPr="00F548EB">
            <w:rPr>
              <w:lang w:val="en-AU"/>
            </w:rPr>
            <w:fldChar w:fldCharType="begin"/>
          </w:r>
          <w:r w:rsidRPr="00886339">
            <w:rPr>
              <w:lang w:val="en-AU"/>
              <w:rPrChange w:id="1196" w:author="Veerakumar" w:date="2014-10-27T01:38:00Z">
                <w:rPr>
                  <w:lang w:val="en-AU"/>
                </w:rPr>
              </w:rPrChange>
            </w:rPr>
            <w:instrText xml:space="preserve"> CITATION Ert11 \l 1033 </w:instrText>
          </w:r>
          <w:r w:rsidRPr="00886339">
            <w:rPr>
              <w:lang w:val="en-AU"/>
              <w:rPrChange w:id="1197"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and </w:t>
      </w:r>
      <w:sdt>
        <w:sdtPr>
          <w:rPr>
            <w:lang w:val="en-AU"/>
          </w:rPr>
          <w:id w:val="-487939146"/>
          <w:citation/>
        </w:sdtPr>
        <w:sdtEndPr/>
        <w:sdtContent>
          <w:r w:rsidRPr="00F548EB">
            <w:rPr>
              <w:lang w:val="en-AU"/>
            </w:rPr>
            <w:fldChar w:fldCharType="begin"/>
          </w:r>
          <w:r w:rsidRPr="00886339">
            <w:rPr>
              <w:lang w:val="en-AU"/>
              <w:rPrChange w:id="1198" w:author="Veerakumar" w:date="2014-10-27T01:38:00Z">
                <w:rPr>
                  <w:lang w:val="en-AU"/>
                </w:rPr>
              </w:rPrChange>
            </w:rPr>
            <w:instrText xml:space="preserve"> CITATION Lee13 \l 1033 </w:instrText>
          </w:r>
          <w:r w:rsidRPr="00886339">
            <w:rPr>
              <w:lang w:val="en-AU"/>
              <w:rPrChange w:id="1199"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EndPr/>
        <w:sdtContent>
          <w:r w:rsidRPr="00F548EB">
            <w:rPr>
              <w:lang w:val="en-AU"/>
            </w:rPr>
            <w:fldChar w:fldCharType="begin"/>
          </w:r>
          <w:r w:rsidRPr="00886339">
            <w:rPr>
              <w:lang w:val="en-AU"/>
              <w:rPrChange w:id="1200" w:author="Veerakumar" w:date="2014-10-27T01:38:00Z">
                <w:rPr>
                  <w:lang w:val="en-AU"/>
                </w:rPr>
              </w:rPrChange>
            </w:rPr>
            <w:instrText xml:space="preserve"> CITATION Ert11 \l 1033 </w:instrText>
          </w:r>
          <w:r w:rsidRPr="00886339">
            <w:rPr>
              <w:lang w:val="en-AU"/>
              <w:rPrChange w:id="1201"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EndPr/>
        <w:sdtContent>
          <w:r w:rsidRPr="00F548EB">
            <w:rPr>
              <w:lang w:val="en-AU"/>
            </w:rPr>
            <w:fldChar w:fldCharType="begin"/>
          </w:r>
          <w:r w:rsidRPr="00886339">
            <w:rPr>
              <w:lang w:val="en-AU"/>
              <w:rPrChange w:id="1202" w:author="Veerakumar" w:date="2014-10-27T01:38:00Z">
                <w:rPr>
                  <w:lang w:val="en-AU"/>
                </w:rPr>
              </w:rPrChange>
            </w:rPr>
            <w:instrText xml:space="preserve"> CITATION Lee13 \l 1033 </w:instrText>
          </w:r>
          <w:r w:rsidRPr="00886339">
            <w:rPr>
              <w:lang w:val="en-AU"/>
              <w:rPrChange w:id="120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EndPr/>
        <w:sdtContent>
          <w:r w:rsidRPr="00F548EB">
            <w:rPr>
              <w:lang w:val="en-AU"/>
            </w:rPr>
            <w:fldChar w:fldCharType="begin"/>
          </w:r>
          <w:r w:rsidRPr="00886339">
            <w:rPr>
              <w:lang w:val="en-AU"/>
              <w:rPrChange w:id="1204" w:author="Veerakumar" w:date="2014-10-27T01:38:00Z">
                <w:rPr>
                  <w:lang w:val="en-AU"/>
                </w:rPr>
              </w:rPrChange>
            </w:rPr>
            <w:instrText xml:space="preserve"> CITATION Ert11 \l 1033 </w:instrText>
          </w:r>
          <w:r w:rsidRPr="00886339">
            <w:rPr>
              <w:lang w:val="en-AU"/>
              <w:rPrChange w:id="1205" w:author="Veerakumar" w:date="2014-10-27T01:38:00Z">
                <w:rPr>
                  <w:lang w:val="en-AU"/>
                </w:rPr>
              </w:rPrChange>
            </w:rPr>
            <w:fldChar w:fldCharType="separate"/>
          </w:r>
          <w:r w:rsidR="00BE1E9C" w:rsidRPr="00A745AD">
            <w:rPr>
              <w:noProof/>
              <w:lang w:val="en-AU"/>
            </w:rPr>
            <w:t>[3]</w:t>
          </w:r>
          <w:r w:rsidRPr="00A745AD">
            <w:rPr>
              <w:lang w:val="en-AU"/>
            </w:rPr>
            <w:fldChar w:fldCharType="end"/>
          </w:r>
        </w:sdtContent>
      </w:sdt>
      <w:r w:rsidRPr="00F548EB">
        <w:rPr>
          <w:lang w:val="en-AU"/>
        </w:rPr>
        <w:t xml:space="preserve"> </w:t>
      </w:r>
      <w:proofErr w:type="gramStart"/>
      <w:r w:rsidRPr="00F548EB">
        <w:rPr>
          <w:lang w:val="en-AU"/>
        </w:rPr>
        <w:t>conveniently</w:t>
      </w:r>
      <w:proofErr w:type="gramEnd"/>
      <w:r w:rsidRPr="00F548EB">
        <w:rPr>
          <w:lang w:val="en-AU"/>
        </w:rPr>
        <w:t xml:space="preserve">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EndPr/>
        <w:sdtContent>
          <w:r w:rsidRPr="00F548EB">
            <w:rPr>
              <w:lang w:val="en-AU"/>
            </w:rPr>
            <w:fldChar w:fldCharType="begin"/>
          </w:r>
          <w:r w:rsidRPr="00886339">
            <w:rPr>
              <w:lang w:val="en-AU"/>
              <w:rPrChange w:id="1206" w:author="Veerakumar" w:date="2014-10-27T01:38:00Z">
                <w:rPr>
                  <w:lang w:val="en-AU"/>
                </w:rPr>
              </w:rPrChange>
            </w:rPr>
            <w:instrText xml:space="preserve"> CITATION Lee13 \l 1033 </w:instrText>
          </w:r>
          <w:r w:rsidRPr="00886339">
            <w:rPr>
              <w:lang w:val="en-AU"/>
              <w:rPrChange w:id="1207"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w:t>
      </w:r>
      <w:proofErr w:type="gramStart"/>
      <w:r w:rsidRPr="00F548EB">
        <w:rPr>
          <w:lang w:val="en-AU"/>
        </w:rPr>
        <w:t>only</w:t>
      </w:r>
      <w:proofErr w:type="gramEnd"/>
      <w:r w:rsidRPr="00F548EB">
        <w:rPr>
          <w:lang w:val="en-AU"/>
        </w:rPr>
        <w:t xml:space="preserve"> 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lastRenderedPageBreak/>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Change w:id="1208" w:author="Veerakumar" w:date="2014-10-27T01:38:00Z">
            <w:rPr>
              <w:lang w:val="en-AU"/>
            </w:rPr>
          </w:rPrChange>
        </w:rPr>
        <w:t xml:space="preserve">hat physiological reactions can apply to more than one type of response </w:t>
      </w:r>
      <w:sdt>
        <w:sdtPr>
          <w:rPr>
            <w:lang w:val="en-AU"/>
          </w:rPr>
          <w:id w:val="-451554509"/>
          <w:citation/>
        </w:sdtPr>
        <w:sdtEndPr/>
        <w:sdtContent>
          <w:r w:rsidRPr="00F548EB">
            <w:rPr>
              <w:lang w:val="en-AU"/>
            </w:rPr>
            <w:fldChar w:fldCharType="begin"/>
          </w:r>
          <w:r w:rsidRPr="00886339">
            <w:rPr>
              <w:lang w:val="en-AU"/>
              <w:rPrChange w:id="1209" w:author="Veerakumar" w:date="2014-10-27T01:38:00Z">
                <w:rPr>
                  <w:lang w:val="en-AU"/>
                </w:rPr>
              </w:rPrChange>
            </w:rPr>
            <w:instrText xml:space="preserve"> CITATION Car07 \l 1033 </w:instrText>
          </w:r>
          <w:r w:rsidRPr="00886339">
            <w:rPr>
              <w:lang w:val="en-AU"/>
              <w:rPrChange w:id="1210" w:author="Veerakumar" w:date="2014-10-27T01:38:00Z">
                <w:rPr>
                  <w:lang w:val="en-AU"/>
                </w:rPr>
              </w:rPrChange>
            </w:rPr>
            <w:fldChar w:fldCharType="separate"/>
          </w:r>
          <w:r w:rsidR="00BE1E9C" w:rsidRPr="00A745AD">
            <w:rPr>
              <w:noProof/>
              <w:lang w:val="en-AU"/>
            </w:rPr>
            <w:t>[1]</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Change w:id="1211" w:author="Veerakumar" w:date="2014-10-27T01:38:00Z">
            <w:rPr>
              <w:lang w:val="en-AU"/>
            </w:rPr>
          </w:rPrChange>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EndPr/>
        <w:sdtContent>
          <w:r w:rsidRPr="00F548EB">
            <w:rPr>
              <w:lang w:val="en-AU"/>
            </w:rPr>
            <w:fldChar w:fldCharType="begin"/>
          </w:r>
          <w:r w:rsidRPr="00886339">
            <w:rPr>
              <w:lang w:val="en-AU"/>
              <w:rPrChange w:id="1212" w:author="Veerakumar" w:date="2014-10-27T01:38:00Z">
                <w:rPr>
                  <w:lang w:val="en-AU"/>
                </w:rPr>
              </w:rPrChange>
            </w:rPr>
            <w:instrText xml:space="preserve"> CITATION Lee13 \l 3081 </w:instrText>
          </w:r>
          <w:r w:rsidRPr="00886339">
            <w:rPr>
              <w:lang w:val="en-AU"/>
              <w:rPrChange w:id="1213" w:author="Veerakumar" w:date="2014-10-27T01:38:00Z">
                <w:rPr>
                  <w:lang w:val="en-AU"/>
                </w:rPr>
              </w:rPrChange>
            </w:rPr>
            <w:fldChar w:fldCharType="separate"/>
          </w:r>
          <w:r w:rsidR="00BE1E9C" w:rsidRPr="00A745AD">
            <w:rPr>
              <w:noProof/>
              <w:lang w:val="en-AU"/>
            </w:rPr>
            <w:t>[4]</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EndPr/>
        <w:sdtContent>
          <w:r w:rsidRPr="00F548EB">
            <w:rPr>
              <w:lang w:val="en-AU"/>
            </w:rPr>
            <w:fldChar w:fldCharType="begin"/>
          </w:r>
          <w:r w:rsidRPr="00886339">
            <w:rPr>
              <w:lang w:val="en-AU"/>
              <w:rPrChange w:id="1214" w:author="Veerakumar" w:date="2014-10-27T01:38:00Z">
                <w:rPr>
                  <w:lang w:val="en-AU"/>
                </w:rPr>
              </w:rPrChange>
            </w:rPr>
            <w:instrText xml:space="preserve"> CITATION Cha11 \l 3081 </w:instrText>
          </w:r>
          <w:r w:rsidRPr="00886339">
            <w:rPr>
              <w:lang w:val="en-AU"/>
              <w:rPrChange w:id="1215" w:author="Veerakumar" w:date="2014-10-27T01:38:00Z">
                <w:rPr>
                  <w:lang w:val="en-AU"/>
                </w:rPr>
              </w:rPrChange>
            </w:rPr>
            <w:fldChar w:fldCharType="separate"/>
          </w:r>
          <w:r w:rsidR="00BE1E9C" w:rsidRPr="00A745AD">
            <w:rPr>
              <w:noProof/>
              <w:lang w:val="en-AU"/>
            </w:rPr>
            <w:t>[11]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Change w:id="1216" w:author="Veerakumar" w:date="2014-10-27T01:38:00Z">
            <w:rPr>
              <w:lang w:val="en-AU"/>
            </w:rPr>
          </w:rPrChange>
        </w:rPr>
        <w:t xml:space="preserve"> Whilst these both are dependent on speech variations</w:t>
      </w:r>
    </w:p>
    <w:p w:rsidR="0097389C" w:rsidRPr="00367583" w:rsidRDefault="0097389C" w:rsidP="00027338">
      <w:pPr>
        <w:rPr>
          <w:lang w:val="en-AU"/>
        </w:rPr>
      </w:pPr>
      <w:r w:rsidRPr="00886339">
        <w:rPr>
          <w:lang w:val="en-AU"/>
          <w:rPrChange w:id="1217" w:author="Veerakumar" w:date="2014-10-27T01:38:00Z">
            <w:rPr>
              <w:lang w:val="en-AU"/>
            </w:rPr>
          </w:rPrChange>
        </w:rPr>
        <w:t>AMMON in particular has used a balanced data set to ensure a 50% degree of accuracy.</w:t>
      </w:r>
      <w:r w:rsidR="00352ECD" w:rsidRPr="00886339">
        <w:rPr>
          <w:lang w:val="en-AU"/>
          <w:rPrChange w:id="1218" w:author="Veerakumar" w:date="2014-10-27T01:38:00Z">
            <w:rPr>
              <w:lang w:val="en-AU"/>
            </w:rPr>
          </w:rPrChange>
        </w:rPr>
        <w:t xml:space="preserve"> Balanced data is essential as training data</w:t>
      </w:r>
      <w:r w:rsidR="0026212F" w:rsidRPr="00886339">
        <w:rPr>
          <w:lang w:val="en-AU"/>
          <w:rPrChange w:id="1219" w:author="Veerakumar" w:date="2014-10-27T01:38:00Z">
            <w:rPr>
              <w:lang w:val="en-AU"/>
            </w:rPr>
          </w:rPrChange>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EndPr/>
        <w:sdtContent>
          <w:r w:rsidR="0026212F" w:rsidRPr="00F548EB">
            <w:rPr>
              <w:lang w:val="en-AU"/>
            </w:rPr>
            <w:fldChar w:fldCharType="begin"/>
          </w:r>
          <w:r w:rsidR="0026212F" w:rsidRPr="00886339">
            <w:rPr>
              <w:lang w:val="en-AU"/>
              <w:rPrChange w:id="1220" w:author="Veerakumar" w:date="2014-10-27T01:38:00Z">
                <w:rPr>
                  <w:lang w:val="en-AU"/>
                </w:rPr>
              </w:rPrChange>
            </w:rPr>
            <w:instrText xml:space="preserve"> CITATION Wei13 \l 3081 </w:instrText>
          </w:r>
          <w:r w:rsidR="0026212F" w:rsidRPr="00886339">
            <w:rPr>
              <w:lang w:val="en-AU"/>
              <w:rPrChange w:id="1221" w:author="Veerakumar" w:date="2014-10-27T01:38:00Z">
                <w:rPr>
                  <w:lang w:val="en-AU"/>
                </w:rPr>
              </w:rPrChange>
            </w:rPr>
            <w:fldChar w:fldCharType="separate"/>
          </w:r>
          <w:r w:rsidR="00BE1E9C" w:rsidRPr="00A745AD">
            <w:rPr>
              <w:noProof/>
              <w:lang w:val="en-AU"/>
            </w:rPr>
            <w:t>[15]</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4B42C3" w:rsidP="00027338">
      <w:pPr>
        <w:rPr>
          <w:lang w:val="en-AU"/>
        </w:rPr>
      </w:pPr>
      <w:sdt>
        <w:sdtPr>
          <w:rPr>
            <w:lang w:val="en-AU"/>
          </w:rPr>
          <w:id w:val="-1679116233"/>
          <w:citation/>
        </w:sdtPr>
        <w:sdtEndPr/>
        <w:sdtContent>
          <w:r w:rsidR="00027338" w:rsidRPr="00F548EB">
            <w:rPr>
              <w:lang w:val="en-AU"/>
            </w:rPr>
            <w:fldChar w:fldCharType="begin"/>
          </w:r>
          <w:r w:rsidR="00027338" w:rsidRPr="00886339">
            <w:rPr>
              <w:lang w:val="en-AU"/>
              <w:rPrChange w:id="1222" w:author="Veerakumar" w:date="2014-10-27T01:38:00Z">
                <w:rPr>
                  <w:lang w:val="en-AU"/>
                </w:rPr>
              </w:rPrChange>
            </w:rPr>
            <w:instrText xml:space="preserve"> CITATION LiK13 \l 1033 </w:instrText>
          </w:r>
          <w:r w:rsidR="00027338" w:rsidRPr="00886339">
            <w:rPr>
              <w:lang w:val="en-AU"/>
              <w:rPrChange w:id="1223" w:author="Veerakumar" w:date="2014-10-27T01:38:00Z">
                <w:rPr>
                  <w:lang w:val="en-AU"/>
                </w:rPr>
              </w:rPrChange>
            </w:rPr>
            <w:fldChar w:fldCharType="separate"/>
          </w:r>
          <w:r w:rsidR="00BE1E9C" w:rsidRPr="00A745AD">
            <w:rPr>
              <w:noProof/>
              <w:lang w:val="en-AU"/>
            </w:rPr>
            <w:t>[5]</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has</w:t>
      </w:r>
      <w:proofErr w:type="gramEnd"/>
      <w:r w:rsidR="00027338" w:rsidRPr="00F548EB">
        <w:rPr>
          <w:lang w:val="en-AU"/>
        </w:rPr>
        <w:t xml:space="preserve">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EndPr/>
        <w:sdtContent>
          <w:r w:rsidR="00027338" w:rsidRPr="00F548EB">
            <w:rPr>
              <w:lang w:val="en-AU"/>
            </w:rPr>
            <w:fldChar w:fldCharType="begin"/>
          </w:r>
          <w:r w:rsidR="00027338" w:rsidRPr="00886339">
            <w:rPr>
              <w:lang w:val="en-AU"/>
              <w:rPrChange w:id="1224" w:author="Veerakumar" w:date="2014-10-27T01:38:00Z">
                <w:rPr>
                  <w:lang w:val="en-AU"/>
                </w:rPr>
              </w:rPrChange>
            </w:rPr>
            <w:instrText xml:space="preserve"> CITATION LiK13 \l 1033 </w:instrText>
          </w:r>
          <w:r w:rsidR="00027338" w:rsidRPr="00886339">
            <w:rPr>
              <w:lang w:val="en-AU"/>
              <w:rPrChange w:id="1225" w:author="Veerakumar" w:date="2014-10-27T01:38:00Z">
                <w:rPr>
                  <w:lang w:val="en-AU"/>
                </w:rPr>
              </w:rPrChange>
            </w:rPr>
            <w:fldChar w:fldCharType="separate"/>
          </w:r>
          <w:r w:rsidR="00BE1E9C" w:rsidRPr="00A745AD">
            <w:rPr>
              <w:noProof/>
              <w:lang w:val="en-AU"/>
            </w:rPr>
            <w:t>[5]</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 xml:space="preserve">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w:t>
      </w:r>
      <w:r w:rsidRPr="00367583">
        <w:rPr>
          <w:lang w:val="en-AU"/>
        </w:rPr>
        <w:lastRenderedPageBreak/>
        <w:t>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EndPr/>
        <w:sdtContent>
          <w:r w:rsidRPr="00F548EB">
            <w:rPr>
              <w:lang w:val="en-AU"/>
            </w:rPr>
            <w:fldChar w:fldCharType="begin"/>
          </w:r>
          <w:r w:rsidRPr="00886339">
            <w:rPr>
              <w:lang w:val="en-AU"/>
              <w:rPrChange w:id="1226" w:author="Veerakumar" w:date="2014-10-27T01:38:00Z">
                <w:rPr>
                  <w:lang w:val="en-AU"/>
                </w:rPr>
              </w:rPrChange>
            </w:rPr>
            <w:instrText xml:space="preserve"> CITATION LiK13 \l 1033 </w:instrText>
          </w:r>
          <w:r w:rsidRPr="00886339">
            <w:rPr>
              <w:lang w:val="en-AU"/>
              <w:rPrChange w:id="1227" w:author="Veerakumar" w:date="2014-10-27T01:38:00Z">
                <w:rPr>
                  <w:lang w:val="en-AU"/>
                </w:rPr>
              </w:rPrChange>
            </w:rPr>
            <w:fldChar w:fldCharType="separate"/>
          </w:r>
          <w:r w:rsidR="00BE1E9C" w:rsidRPr="00A745AD">
            <w:rPr>
              <w:noProof/>
              <w:lang w:val="en-AU"/>
            </w:rPr>
            <w:t>[5]</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drawing>
          <wp:inline distT="0" distB="0" distL="0" distR="0" wp14:anchorId="000B1BB3" wp14:editId="45325E1F">
            <wp:extent cx="4970030" cy="34514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479" t="34934" r="10663" b="43772"/>
                    <a:stretch/>
                  </pic:blipFill>
                  <pic:spPr bwMode="auto">
                    <a:xfrm>
                      <a:off x="0" y="0"/>
                      <a:ext cx="4970030" cy="3451412"/>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Change w:id="1228" w:author="Veerakumar" w:date="2014-10-27T01:38:00Z">
            <w:rPr>
              <w:color w:val="auto"/>
              <w:lang w:val="en-AU"/>
            </w:rPr>
          </w:rPrChange>
        </w:rPr>
      </w:pPr>
      <w:bookmarkStart w:id="1229" w:name="_Toc402133742"/>
      <w:r w:rsidRPr="00854929">
        <w:rPr>
          <w:color w:val="auto"/>
          <w:lang w:val="en-AU"/>
        </w:rPr>
        <w:t xml:space="preserve">Figure </w:t>
      </w:r>
      <w:r w:rsidRPr="00854929">
        <w:rPr>
          <w:color w:val="auto"/>
          <w:lang w:val="en-AU"/>
        </w:rPr>
        <w:fldChar w:fldCharType="begin"/>
      </w:r>
      <w:r w:rsidRPr="00886339">
        <w:rPr>
          <w:color w:val="auto"/>
          <w:lang w:val="en-AU"/>
          <w:rPrChange w:id="1230" w:author="Veerakumar" w:date="2014-10-27T01:38:00Z">
            <w:rPr>
              <w:color w:val="auto"/>
              <w:lang w:val="en-AU"/>
            </w:rPr>
          </w:rPrChange>
        </w:rPr>
        <w:instrText xml:space="preserve"> SEQ Figure \* ARABIC </w:instrText>
      </w:r>
      <w:r w:rsidRPr="00886339">
        <w:rPr>
          <w:color w:val="auto"/>
          <w:lang w:val="en-AU"/>
          <w:rPrChange w:id="1231" w:author="Veerakumar" w:date="2014-10-27T01:38:00Z">
            <w:rPr>
              <w:color w:val="auto"/>
              <w:lang w:val="en-AU"/>
            </w:rPr>
          </w:rPrChange>
        </w:rPr>
        <w:fldChar w:fldCharType="separate"/>
      </w:r>
      <w:r w:rsidR="003E0BF6" w:rsidRPr="00886339">
        <w:rPr>
          <w:noProof/>
          <w:color w:val="auto"/>
          <w:lang w:val="en-AU"/>
          <w:rPrChange w:id="1232" w:author="Veerakumar" w:date="2014-10-27T01:38:00Z">
            <w:rPr>
              <w:noProof/>
              <w:color w:val="auto"/>
              <w:lang w:val="en-AU"/>
            </w:rPr>
          </w:rPrChange>
        </w:rPr>
        <w:t>1</w:t>
      </w:r>
      <w:r w:rsidRPr="00886339">
        <w:rPr>
          <w:color w:val="auto"/>
          <w:lang w:val="en-AU"/>
          <w:rPrChange w:id="1233" w:author="Veerakumar" w:date="2014-10-27T01:38:00Z">
            <w:rPr>
              <w:color w:val="auto"/>
              <w:lang w:val="en-AU"/>
            </w:rPr>
          </w:rPrChange>
        </w:rPr>
        <w:fldChar w:fldCharType="end"/>
      </w:r>
      <w:r w:rsidR="003E0969" w:rsidRPr="00886339">
        <w:rPr>
          <w:color w:val="auto"/>
          <w:lang w:val="en-AU"/>
          <w:rPrChange w:id="1234" w:author="Veerakumar" w:date="2014-10-27T01:38:00Z">
            <w:rPr>
              <w:color w:val="auto"/>
              <w:lang w:val="en-AU"/>
            </w:rPr>
          </w:rPrChange>
        </w:rPr>
        <w:t xml:space="preserve"> –</w:t>
      </w:r>
      <w:r w:rsidRPr="00886339">
        <w:rPr>
          <w:color w:val="auto"/>
          <w:lang w:val="en-AU"/>
          <w:rPrChange w:id="1235" w:author="Veerakumar" w:date="2014-10-27T01:38:00Z">
            <w:rPr>
              <w:color w:val="auto"/>
              <w:lang w:val="en-AU"/>
            </w:rPr>
          </w:rPrChange>
        </w:rPr>
        <w:t xml:space="preserve"> Improvement in accuracy over a 60-day period due to machine learning</w:t>
      </w:r>
      <w:bookmarkEnd w:id="1229"/>
    </w:p>
    <w:p w:rsidR="00027338" w:rsidRPr="00F548EB" w:rsidRDefault="00027338" w:rsidP="00027338">
      <w:pPr>
        <w:rPr>
          <w:lang w:val="en-AU"/>
        </w:rPr>
      </w:pPr>
      <w:r w:rsidRPr="00886339">
        <w:rPr>
          <w:lang w:val="en-AU"/>
          <w:rPrChange w:id="1236" w:author="Veerakumar" w:date="2014-10-27T01:38:00Z">
            <w:rPr>
              <w:lang w:val="en-AU"/>
            </w:rPr>
          </w:rPrChange>
        </w:rPr>
        <w:t xml:space="preserve">The initial concept of how to detect mood, however, is not as superior for the purposes of detecting stress. The application is not reliant on physiological stress responses, but rather stress responses based on direct phone activity. This, of course, leads to a low degree of accuracy; as such activity widely differs from person to person, with very little overlap of common activities for all potential users. This is let alone how people’s activities vary upon the onset of stress. We can directly conclude this from </w:t>
      </w:r>
      <w:sdt>
        <w:sdtPr>
          <w:rPr>
            <w:lang w:val="en-AU"/>
          </w:rPr>
          <w:id w:val="1310129629"/>
          <w:citation/>
        </w:sdtPr>
        <w:sdtEndPr/>
        <w:sdtContent>
          <w:r w:rsidRPr="00F548EB">
            <w:rPr>
              <w:lang w:val="en-AU"/>
            </w:rPr>
            <w:fldChar w:fldCharType="begin"/>
          </w:r>
          <w:r w:rsidRPr="00886339">
            <w:rPr>
              <w:lang w:val="en-AU"/>
              <w:rPrChange w:id="1237" w:author="Veerakumar" w:date="2014-10-27T01:38:00Z">
                <w:rPr>
                  <w:lang w:val="en-AU"/>
                </w:rPr>
              </w:rPrChange>
            </w:rPr>
            <w:instrText xml:space="preserve"> CITATION Car07 \l 1033  \m Seg14 \m Ame14</w:instrText>
          </w:r>
          <w:r w:rsidRPr="00886339">
            <w:rPr>
              <w:lang w:val="en-AU"/>
              <w:rPrChange w:id="1238" w:author="Veerakumar" w:date="2014-10-27T01:38:00Z">
                <w:rPr>
                  <w:lang w:val="en-AU"/>
                </w:rPr>
              </w:rPrChange>
            </w:rPr>
            <w:fldChar w:fldCharType="separate"/>
          </w:r>
          <w:r w:rsidR="00BE1E9C" w:rsidRPr="00A745AD">
            <w:rPr>
              <w:noProof/>
              <w:lang w:val="en-AU"/>
            </w:rPr>
            <w:t>[1, 16, 17]</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4B42C3" w:rsidP="00027338">
      <w:pPr>
        <w:rPr>
          <w:lang w:val="en-AU"/>
        </w:rPr>
      </w:pPr>
      <w:sdt>
        <w:sdtPr>
          <w:rPr>
            <w:lang w:val="en-AU"/>
          </w:rPr>
          <w:id w:val="-1266535558"/>
          <w:citation/>
        </w:sdtPr>
        <w:sdtEndPr/>
        <w:sdtContent>
          <w:r w:rsidR="00027338" w:rsidRPr="00F548EB">
            <w:rPr>
              <w:lang w:val="en-AU"/>
            </w:rPr>
            <w:fldChar w:fldCharType="begin"/>
          </w:r>
          <w:r w:rsidR="00027338" w:rsidRPr="00886339">
            <w:rPr>
              <w:lang w:val="en-AU"/>
              <w:rPrChange w:id="1239" w:author="Veerakumar" w:date="2014-10-27T01:38:00Z">
                <w:rPr>
                  <w:lang w:val="en-AU"/>
                </w:rPr>
              </w:rPrChange>
            </w:rPr>
            <w:instrText xml:space="preserve"> CITATION Log07 \l 1033 </w:instrText>
          </w:r>
          <w:r w:rsidR="00027338" w:rsidRPr="00886339">
            <w:rPr>
              <w:lang w:val="en-AU"/>
              <w:rPrChange w:id="1240" w:author="Veerakumar" w:date="2014-10-27T01:38:00Z">
                <w:rPr>
                  <w:lang w:val="en-AU"/>
                </w:rPr>
              </w:rPrChange>
            </w:rPr>
            <w:fldChar w:fldCharType="separate"/>
          </w:r>
          <w:r w:rsidR="00BE1E9C" w:rsidRPr="00A745AD">
            <w:rPr>
              <w:noProof/>
              <w:lang w:val="en-AU"/>
            </w:rPr>
            <w:t>[7]</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is</w:t>
      </w:r>
      <w:proofErr w:type="gramEnd"/>
      <w:r w:rsidR="00027338" w:rsidRPr="00F548EB">
        <w:rPr>
          <w:lang w:val="en-AU"/>
        </w:rPr>
        <w:t xml:space="preserve"> another old application which has still proven to be very resourceful. The big picture of our aim involves the dangers that stressors and stress responses bring to an individual, and the technology used in </w:t>
      </w:r>
      <w:sdt>
        <w:sdtPr>
          <w:rPr>
            <w:lang w:val="en-AU"/>
          </w:rPr>
          <w:id w:val="-338390000"/>
          <w:citation/>
        </w:sdtPr>
        <w:sdtEndPr/>
        <w:sdtContent>
          <w:r w:rsidR="00027338" w:rsidRPr="00F548EB">
            <w:rPr>
              <w:lang w:val="en-AU"/>
            </w:rPr>
            <w:fldChar w:fldCharType="begin"/>
          </w:r>
          <w:r w:rsidR="00027338" w:rsidRPr="00886339">
            <w:rPr>
              <w:lang w:val="en-AU"/>
              <w:rPrChange w:id="1241" w:author="Veerakumar" w:date="2014-10-27T01:38:00Z">
                <w:rPr>
                  <w:lang w:val="en-AU"/>
                </w:rPr>
              </w:rPrChange>
            </w:rPr>
            <w:instrText xml:space="preserve"> CITATION Log07 \l 1033 </w:instrText>
          </w:r>
          <w:r w:rsidR="00027338" w:rsidRPr="00886339">
            <w:rPr>
              <w:lang w:val="en-AU"/>
              <w:rPrChange w:id="1242" w:author="Veerakumar" w:date="2014-10-27T01:38:00Z">
                <w:rPr>
                  <w:lang w:val="en-AU"/>
                </w:rPr>
              </w:rPrChange>
            </w:rPr>
            <w:fldChar w:fldCharType="separate"/>
          </w:r>
          <w:r w:rsidR="00BE1E9C" w:rsidRPr="00A745AD">
            <w:rPr>
              <w:noProof/>
              <w:lang w:val="en-AU"/>
            </w:rPr>
            <w:t>[7]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EndPr/>
        <w:sdtContent>
          <w:r w:rsidRPr="00F548EB">
            <w:rPr>
              <w:lang w:val="en-AU"/>
            </w:rPr>
            <w:fldChar w:fldCharType="begin"/>
          </w:r>
          <w:r w:rsidRPr="00886339">
            <w:rPr>
              <w:lang w:val="en-AU"/>
              <w:rPrChange w:id="1243" w:author="Veerakumar" w:date="2014-10-27T01:38:00Z">
                <w:rPr>
                  <w:lang w:val="en-AU"/>
                </w:rPr>
              </w:rPrChange>
            </w:rPr>
            <w:instrText xml:space="preserve"> CITATION iHe12 \l 1033 </w:instrText>
          </w:r>
          <w:r w:rsidRPr="00886339">
            <w:rPr>
              <w:lang w:val="en-AU"/>
              <w:rPrChange w:id="1244" w:author="Veerakumar" w:date="2014-10-27T01:38:00Z">
                <w:rPr>
                  <w:lang w:val="en-AU"/>
                </w:rPr>
              </w:rPrChange>
            </w:rPr>
            <w:fldChar w:fldCharType="separate"/>
          </w:r>
          <w:r w:rsidR="00BE1E9C" w:rsidRPr="00A745AD">
            <w:rPr>
              <w:noProof/>
              <w:lang w:val="en-AU"/>
            </w:rPr>
            <w:t xml:space="preserve"> [18]</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Change w:id="1245" w:author="Veerakumar" w:date="2014-10-27T01:38:00Z">
            <w:rPr>
              <w:lang w:val="en-AU"/>
            </w:rPr>
          </w:rPrChange>
        </w:rPr>
      </w:pPr>
      <w:r w:rsidRPr="00367583">
        <w:rPr>
          <w:lang w:val="en-AU"/>
        </w:rPr>
        <w:t>The application, however, inspires the idea of further refinement of the application, by sending the data to relevant places. Being a problem that has only been brought to attention as of recent, we do not have much data that is collated and sourced from using such means. This application, however, takes this data. Hence, this solution proves useful for the collection of data, as well as the benefits of aler</w:t>
      </w:r>
      <w:r w:rsidRPr="00886339">
        <w:rPr>
          <w:lang w:val="en-AU"/>
          <w:rPrChange w:id="1246" w:author="Veerakumar" w:date="2014-10-27T01:38:00Z">
            <w:rPr>
              <w:lang w:val="en-AU"/>
            </w:rPr>
          </w:rPrChange>
        </w:rPr>
        <w:t xml:space="preserve">ting the appropriate people, for monitoring purposes, in a non-invasive manner. </w:t>
      </w:r>
    </w:p>
    <w:p w:rsidR="00BC026F" w:rsidRPr="00886339" w:rsidRDefault="009357AF" w:rsidP="00BD5FBE">
      <w:pPr>
        <w:rPr>
          <w:lang w:val="en-AU"/>
          <w:rPrChange w:id="1247" w:author="Veerakumar" w:date="2014-10-27T01:38:00Z">
            <w:rPr>
              <w:lang w:val="en-AU"/>
            </w:rPr>
          </w:rPrChange>
        </w:rPr>
      </w:pPr>
      <w:r w:rsidRPr="00886339">
        <w:rPr>
          <w:lang w:val="en-AU"/>
          <w:rPrChange w:id="1248" w:author="Veerakumar" w:date="2014-10-27T01:38:00Z">
            <w:rPr>
              <w:lang w:val="en-AU"/>
            </w:rPr>
          </w:rPrChange>
        </w:rPr>
        <w:t xml:space="preserve">Whilst not all projects studied used machine learning techniques, it is still important to recognise the importance of it in the research and projects thus far. </w:t>
      </w:r>
      <w:r w:rsidR="00DB57FC" w:rsidRPr="00886339">
        <w:rPr>
          <w:lang w:val="en-AU"/>
          <w:rPrChange w:id="1249" w:author="Veerakumar" w:date="2014-10-27T01:38:00Z">
            <w:rPr>
              <w:lang w:val="en-AU"/>
            </w:rPr>
          </w:rPrChange>
        </w:rPr>
        <w:t>Another n</w:t>
      </w:r>
      <w:r w:rsidRPr="00886339">
        <w:rPr>
          <w:lang w:val="en-AU"/>
          <w:rPrChange w:id="1250" w:author="Veerakumar" w:date="2014-10-27T01:38:00Z">
            <w:rPr>
              <w:lang w:val="en-AU"/>
            </w:rPr>
          </w:rPrChange>
        </w:rPr>
        <w:t>amely</w:t>
      </w:r>
      <w:r w:rsidR="00DB57FC" w:rsidRPr="00886339">
        <w:rPr>
          <w:lang w:val="en-AU"/>
          <w:rPrChange w:id="1251" w:author="Veerakumar" w:date="2014-10-27T01:38:00Z">
            <w:rPr>
              <w:lang w:val="en-AU"/>
            </w:rPr>
          </w:rPrChange>
        </w:rPr>
        <w:t xml:space="preserve"> example we can look at shows how the different methods of machine learning act to give varying accuracies of results</w:t>
      </w:r>
      <w:r w:rsidRPr="00886339">
        <w:rPr>
          <w:lang w:val="en-AU"/>
          <w:rPrChange w:id="1252" w:author="Veerakumar" w:date="2014-10-27T01:38:00Z">
            <w:rPr>
              <w:lang w:val="en-AU"/>
            </w:rPr>
          </w:rPrChange>
        </w:rPr>
        <w:t xml:space="preserve"> </w:t>
      </w:r>
      <w:sdt>
        <w:sdtPr>
          <w:rPr>
            <w:lang w:val="en-AU"/>
          </w:rPr>
          <w:id w:val="-2084833180"/>
          <w:citation/>
        </w:sdtPr>
        <w:sdtEndPr/>
        <w:sdtContent>
          <w:r w:rsidR="00A74C9C" w:rsidRPr="00F548EB">
            <w:rPr>
              <w:lang w:val="en-AU"/>
            </w:rPr>
            <w:fldChar w:fldCharType="begin"/>
          </w:r>
          <w:r w:rsidR="00A74C9C" w:rsidRPr="00886339">
            <w:rPr>
              <w:lang w:val="en-AU"/>
              <w:rPrChange w:id="1253" w:author="Veerakumar" w:date="2014-10-27T01:38:00Z">
                <w:rPr>
                  <w:lang w:val="en-AU"/>
                </w:rPr>
              </w:rPrChange>
            </w:rPr>
            <w:instrText xml:space="preserve"> CITATION LuH12 \l 3081 </w:instrText>
          </w:r>
          <w:r w:rsidR="00A74C9C" w:rsidRPr="00886339">
            <w:rPr>
              <w:lang w:val="en-AU"/>
              <w:rPrChange w:id="1254" w:author="Veerakumar" w:date="2014-10-27T01:38:00Z">
                <w:rPr>
                  <w:lang w:val="en-AU"/>
                </w:rPr>
              </w:rPrChange>
            </w:rPr>
            <w:fldChar w:fldCharType="separate"/>
          </w:r>
          <w:r w:rsidR="00BE1E9C" w:rsidRPr="00A745AD">
            <w:rPr>
              <w:noProof/>
              <w:lang w:val="en-AU"/>
            </w:rPr>
            <w:t>[8]</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Change w:id="1255" w:author="Veerakumar" w:date="2014-10-27T01:38:00Z">
            <w:rPr>
              <w:lang w:val="en-AU"/>
            </w:rPr>
          </w:rPrChange>
        </w:rPr>
        <w:t>. Each model used machine learning, but varied between levels of supervised and unsupervised learning.</w:t>
      </w:r>
    </w:p>
    <w:p w:rsidR="000B4BB5" w:rsidRPr="00886339" w:rsidRDefault="009357AF" w:rsidP="00BD5FBE">
      <w:pPr>
        <w:rPr>
          <w:lang w:val="en-AU"/>
          <w:rPrChange w:id="1256" w:author="Veerakumar" w:date="2014-10-27T01:38:00Z">
            <w:rPr>
              <w:lang w:val="en-AU"/>
            </w:rPr>
          </w:rPrChange>
        </w:rPr>
      </w:pPr>
      <w:r w:rsidRPr="00886339">
        <w:rPr>
          <w:lang w:val="en-AU"/>
          <w:rPrChange w:id="1257" w:author="Veerakumar" w:date="2014-10-27T01:38:00Z">
            <w:rPr>
              <w:lang w:val="en-AU"/>
            </w:rPr>
          </w:rPrChange>
        </w:rPr>
        <w:t>Machine learning is particularly helpful in determining use-cases that are tailored to the user – especially if unsupervised or semi-supervised learning is allowed.</w:t>
      </w:r>
      <w:r w:rsidR="00BD5FBE" w:rsidRPr="00886339">
        <w:rPr>
          <w:lang w:val="en-AU"/>
          <w:rPrChange w:id="1258" w:author="Veerakumar" w:date="2014-10-27T01:38:00Z">
            <w:rPr>
              <w:lang w:val="en-AU"/>
            </w:rPr>
          </w:rPrChange>
        </w:rPr>
        <w:t xml:space="preserve"> In this case, semi-supervised learning is used to </w:t>
      </w:r>
      <w:r w:rsidR="006302B1" w:rsidRPr="00886339">
        <w:rPr>
          <w:lang w:val="en-AU"/>
          <w:rPrChange w:id="1259" w:author="Veerakumar" w:date="2014-10-27T01:38:00Z">
            <w:rPr>
              <w:lang w:val="en-AU"/>
            </w:rPr>
          </w:rPrChange>
        </w:rPr>
        <w:t>develop</w:t>
      </w:r>
      <w:r w:rsidR="00BD5FBE" w:rsidRPr="00886339">
        <w:rPr>
          <w:lang w:val="en-AU"/>
          <w:rPrChange w:id="1260" w:author="Veerakumar" w:date="2014-10-27T01:38:00Z">
            <w:rPr>
              <w:lang w:val="en-AU"/>
            </w:rPr>
          </w:rPrChange>
        </w:rPr>
        <w:t xml:space="preserve"> their model. Their “supervised adaptation” involves “a user explicitly </w:t>
      </w:r>
      <w:r w:rsidR="00BD5FBE" w:rsidRPr="00886339">
        <w:rPr>
          <w:lang w:val="en-AU"/>
          <w:rPrChange w:id="1261" w:author="Veerakumar" w:date="2014-10-27T01:38:00Z">
            <w:rPr>
              <w:lang w:val="en-AU"/>
            </w:rPr>
          </w:rPrChange>
        </w:rPr>
        <w:lastRenderedPageBreak/>
        <w:t xml:space="preserve">contributes labelled data for adaptation” whereas the “unsupervised adaptation”, i.e. self-training, involves “leverages self-train technique by utilizing </w:t>
      </w:r>
      <w:proofErr w:type="spellStart"/>
      <w:r w:rsidR="00BD5FBE" w:rsidRPr="00886339">
        <w:rPr>
          <w:lang w:val="en-AU"/>
          <w:rPrChange w:id="1262" w:author="Veerakumar" w:date="2014-10-27T01:38:00Z">
            <w:rPr>
              <w:lang w:val="en-AU"/>
            </w:rPr>
          </w:rPrChange>
        </w:rPr>
        <w:t>unlabeled</w:t>
      </w:r>
      <w:proofErr w:type="spellEnd"/>
      <w:r w:rsidR="00BD5FBE" w:rsidRPr="00886339">
        <w:rPr>
          <w:lang w:val="en-AU"/>
          <w:rPrChange w:id="1263" w:author="Veerakumar" w:date="2014-10-27T01:38:00Z">
            <w:rPr>
              <w:lang w:val="en-AU"/>
            </w:rPr>
          </w:rPrChange>
        </w:rPr>
        <w:t xml:space="preserve"> data”</w:t>
      </w:r>
      <w:r w:rsidR="009B0633" w:rsidRPr="00886339">
        <w:rPr>
          <w:lang w:val="en-AU"/>
          <w:rPrChange w:id="1264" w:author="Veerakumar" w:date="2014-10-27T01:38:00Z">
            <w:rPr>
              <w:lang w:val="en-AU"/>
            </w:rPr>
          </w:rPrChange>
        </w:rPr>
        <w:t xml:space="preserve">. What we see </w:t>
      </w:r>
      <w:r w:rsidR="00BC026F" w:rsidRPr="00886339">
        <w:rPr>
          <w:lang w:val="en-AU"/>
          <w:rPrChange w:id="1265" w:author="Veerakumar" w:date="2014-10-27T01:38:00Z">
            <w:rPr>
              <w:lang w:val="en-AU"/>
            </w:rPr>
          </w:rPrChange>
        </w:rPr>
        <w:t xml:space="preserve">when we compare </w:t>
      </w:r>
      <w:r w:rsidR="006302B1" w:rsidRPr="00886339">
        <w:rPr>
          <w:lang w:val="en-AU"/>
          <w:rPrChange w:id="1266" w:author="Veerakumar" w:date="2014-10-27T01:38:00Z">
            <w:rPr>
              <w:lang w:val="en-AU"/>
            </w:rPr>
          </w:rPrChange>
        </w:rPr>
        <w:t xml:space="preserve">two </w:t>
      </w:r>
      <w:r w:rsidR="00BC026F" w:rsidRPr="00886339">
        <w:rPr>
          <w:lang w:val="en-AU"/>
          <w:rPrChange w:id="1267" w:author="Veerakumar" w:date="2014-10-27T01:38:00Z">
            <w:rPr>
              <w:lang w:val="en-AU"/>
            </w:rPr>
          </w:rPrChange>
        </w:rPr>
        <w:t xml:space="preserve">of their </w:t>
      </w:r>
      <w:r w:rsidR="006302B1" w:rsidRPr="00886339">
        <w:rPr>
          <w:lang w:val="en-AU"/>
          <w:rPrChange w:id="1268" w:author="Veerakumar" w:date="2014-10-27T01:38:00Z">
            <w:rPr>
              <w:lang w:val="en-AU"/>
            </w:rPr>
          </w:rPrChange>
        </w:rPr>
        <w:t>models</w:t>
      </w:r>
      <w:r w:rsidR="00BC026F" w:rsidRPr="00886339">
        <w:rPr>
          <w:lang w:val="en-AU"/>
          <w:rPrChange w:id="1269" w:author="Veerakumar" w:date="2014-10-27T01:38:00Z">
            <w:rPr>
              <w:lang w:val="en-AU"/>
            </w:rPr>
          </w:rPrChange>
        </w:rPr>
        <w:t>,</w:t>
      </w:r>
      <w:r w:rsidR="006302B1" w:rsidRPr="00886339">
        <w:rPr>
          <w:lang w:val="en-AU"/>
          <w:rPrChange w:id="1270" w:author="Veerakumar" w:date="2014-10-27T01:38:00Z">
            <w:rPr>
              <w:lang w:val="en-AU"/>
            </w:rPr>
          </w:rPrChange>
        </w:rPr>
        <w:t xml:space="preserve"> where one was universal </w:t>
      </w:r>
      <w:r w:rsidR="00BC026F" w:rsidRPr="00886339">
        <w:rPr>
          <w:lang w:val="en-AU"/>
          <w:rPrChange w:id="1271" w:author="Veerakumar" w:date="2014-10-27T01:38:00Z">
            <w:rPr>
              <w:lang w:val="en-AU"/>
            </w:rPr>
          </w:rPrChange>
        </w:rPr>
        <w:t xml:space="preserve">(fully supervised) </w:t>
      </w:r>
      <w:r w:rsidR="006302B1" w:rsidRPr="00886339">
        <w:rPr>
          <w:lang w:val="en-AU"/>
          <w:rPrChange w:id="1272" w:author="Veerakumar" w:date="2014-10-27T01:38:00Z">
            <w:rPr>
              <w:lang w:val="en-AU"/>
            </w:rPr>
          </w:rPrChange>
        </w:rPr>
        <w:t>and the other was personalised</w:t>
      </w:r>
      <w:r w:rsidR="00BC026F" w:rsidRPr="00886339">
        <w:rPr>
          <w:lang w:val="en-AU"/>
          <w:rPrChange w:id="1273" w:author="Veerakumar" w:date="2014-10-27T01:38:00Z">
            <w:rPr>
              <w:lang w:val="en-AU"/>
            </w:rPr>
          </w:rPrChange>
        </w:rPr>
        <w:t xml:space="preserve"> (fully unsupervised),</w:t>
      </w:r>
      <w:r w:rsidR="006302B1" w:rsidRPr="00886339">
        <w:rPr>
          <w:lang w:val="en-AU"/>
          <w:rPrChange w:id="1274" w:author="Veerakumar" w:date="2014-10-27T01:38:00Z">
            <w:rPr>
              <w:lang w:val="en-AU"/>
            </w:rPr>
          </w:rPrChange>
        </w:rPr>
        <w:t xml:space="preserve"> was that the personalised one was the most </w:t>
      </w:r>
      <w:r w:rsidR="00791A37" w:rsidRPr="00886339">
        <w:rPr>
          <w:lang w:val="en-AU"/>
          <w:rPrChange w:id="1275" w:author="Veerakumar" w:date="2014-10-27T01:38:00Z">
            <w:rPr>
              <w:lang w:val="en-AU"/>
            </w:rPr>
          </w:rPrChange>
        </w:rPr>
        <w:t>accurate</w:t>
      </w:r>
      <w:r w:rsidR="006302B1" w:rsidRPr="00886339">
        <w:rPr>
          <w:lang w:val="en-AU"/>
          <w:rPrChange w:id="1276" w:author="Veerakumar" w:date="2014-10-27T01:38:00Z">
            <w:rPr>
              <w:lang w:val="en-AU"/>
            </w:rPr>
          </w:rPrChange>
        </w:rPr>
        <w:t xml:space="preserve"> model, whereas the universal one was the least accurate</w:t>
      </w:r>
      <w:r w:rsidR="00791A37" w:rsidRPr="00886339">
        <w:rPr>
          <w:lang w:val="en-AU"/>
          <w:rPrChange w:id="1277" w:author="Veerakumar" w:date="2014-10-27T01:38:00Z">
            <w:rPr>
              <w:lang w:val="en-AU"/>
            </w:rPr>
          </w:rPrChange>
        </w:rPr>
        <w:t>.</w:t>
      </w:r>
      <w:r w:rsidR="006302B1" w:rsidRPr="00886339">
        <w:rPr>
          <w:lang w:val="en-AU"/>
          <w:rPrChange w:id="1278" w:author="Veerakumar" w:date="2014-10-27T01:38:00Z">
            <w:rPr>
              <w:lang w:val="en-AU"/>
            </w:rPr>
          </w:rPrChange>
        </w:rPr>
        <w:t xml:space="preserve"> </w:t>
      </w:r>
      <w:r w:rsidR="00791A37" w:rsidRPr="00886339">
        <w:rPr>
          <w:lang w:val="en-AU"/>
          <w:rPrChange w:id="1279" w:author="Veerakumar" w:date="2014-10-27T01:38:00Z">
            <w:rPr>
              <w:lang w:val="en-AU"/>
            </w:rPr>
          </w:rPrChange>
        </w:rPr>
        <w:t xml:space="preserve">As an example, for an outdoor environment, the models achieved </w:t>
      </w:r>
      <w:r w:rsidR="006302B1" w:rsidRPr="00886339">
        <w:rPr>
          <w:lang w:val="en-AU"/>
          <w:rPrChange w:id="1280" w:author="Veerakumar" w:date="2014-10-27T01:38:00Z">
            <w:rPr>
              <w:lang w:val="en-AU"/>
            </w:rPr>
          </w:rPrChange>
        </w:rPr>
        <w:t xml:space="preserve">accuracies </w:t>
      </w:r>
      <w:r w:rsidR="00791A37" w:rsidRPr="00886339">
        <w:rPr>
          <w:lang w:val="en-AU"/>
          <w:rPrChange w:id="1281" w:author="Veerakumar" w:date="2014-10-27T01:38:00Z">
            <w:rPr>
              <w:lang w:val="en-AU"/>
            </w:rPr>
          </w:rPrChange>
        </w:rPr>
        <w:t xml:space="preserve">of </w:t>
      </w:r>
      <w:r w:rsidR="006302B1" w:rsidRPr="00886339">
        <w:rPr>
          <w:lang w:val="en-AU"/>
          <w:rPrChange w:id="1282" w:author="Veerakumar" w:date="2014-10-27T01:38:00Z">
            <w:rPr>
              <w:lang w:val="en-AU"/>
            </w:rPr>
          </w:rPrChange>
        </w:rPr>
        <w:t>77.9% and 66.6% respectively.</w:t>
      </w:r>
      <w:r w:rsidR="00547BD5" w:rsidRPr="00886339">
        <w:rPr>
          <w:lang w:val="en-AU"/>
          <w:rPrChange w:id="1283" w:author="Veerakumar" w:date="2014-10-27T01:38:00Z">
            <w:rPr>
              <w:lang w:val="en-AU"/>
            </w:rPr>
          </w:rPrChange>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drawing>
          <wp:inline distT="0" distB="0" distL="0" distR="0" wp14:anchorId="385198AA" wp14:editId="2D5A8B39">
            <wp:extent cx="4831028" cy="3657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3">
                      <a:extLst>
                        <a:ext uri="{28A0092B-C50C-407E-A947-70E740481C1C}">
                          <a14:useLocalDpi xmlns:a14="http://schemas.microsoft.com/office/drawing/2010/main" val="0"/>
                        </a:ext>
                      </a:extLst>
                    </a:blip>
                    <a:stretch>
                      <a:fillRect/>
                    </a:stretch>
                  </pic:blipFill>
                  <pic:spPr>
                    <a:xfrm>
                      <a:off x="0" y="0"/>
                      <a:ext cx="4844533" cy="3667825"/>
                    </a:xfrm>
                    <a:prstGeom prst="rect">
                      <a:avLst/>
                    </a:prstGeom>
                  </pic:spPr>
                </pic:pic>
              </a:graphicData>
            </a:graphic>
          </wp:inline>
        </w:drawing>
      </w:r>
    </w:p>
    <w:p w:rsidR="00547BD5" w:rsidRPr="00886339" w:rsidRDefault="004D030F" w:rsidP="004D030F">
      <w:pPr>
        <w:pStyle w:val="Caption"/>
        <w:jc w:val="center"/>
        <w:rPr>
          <w:color w:val="auto"/>
          <w:lang w:val="en-AU"/>
          <w:rPrChange w:id="1284" w:author="Veerakumar" w:date="2014-10-27T01:38:00Z">
            <w:rPr>
              <w:color w:val="auto"/>
              <w:lang w:val="en-AU"/>
            </w:rPr>
          </w:rPrChange>
        </w:rPr>
      </w:pPr>
      <w:bookmarkStart w:id="1285" w:name="_Toc402133743"/>
      <w:r w:rsidRPr="00854929">
        <w:rPr>
          <w:color w:val="auto"/>
          <w:lang w:val="en-AU"/>
        </w:rPr>
        <w:t xml:space="preserve">Figure </w:t>
      </w:r>
      <w:r w:rsidRPr="00854929">
        <w:rPr>
          <w:color w:val="auto"/>
          <w:lang w:val="en-AU"/>
        </w:rPr>
        <w:fldChar w:fldCharType="begin"/>
      </w:r>
      <w:r w:rsidRPr="00886339">
        <w:rPr>
          <w:color w:val="auto"/>
          <w:lang w:val="en-AU"/>
          <w:rPrChange w:id="1286" w:author="Veerakumar" w:date="2014-10-27T01:38:00Z">
            <w:rPr>
              <w:color w:val="auto"/>
              <w:lang w:val="en-AU"/>
            </w:rPr>
          </w:rPrChange>
        </w:rPr>
        <w:instrText xml:space="preserve"> SEQ Figure \* ARABIC </w:instrText>
      </w:r>
      <w:r w:rsidRPr="00886339">
        <w:rPr>
          <w:color w:val="auto"/>
          <w:lang w:val="en-AU"/>
          <w:rPrChange w:id="1287" w:author="Veerakumar" w:date="2014-10-27T01:38:00Z">
            <w:rPr>
              <w:color w:val="auto"/>
              <w:lang w:val="en-AU"/>
            </w:rPr>
          </w:rPrChange>
        </w:rPr>
        <w:fldChar w:fldCharType="separate"/>
      </w:r>
      <w:r w:rsidR="003E0BF6" w:rsidRPr="00886339">
        <w:rPr>
          <w:noProof/>
          <w:color w:val="auto"/>
          <w:lang w:val="en-AU"/>
          <w:rPrChange w:id="1288" w:author="Veerakumar" w:date="2014-10-27T01:38:00Z">
            <w:rPr>
              <w:noProof/>
              <w:color w:val="auto"/>
              <w:lang w:val="en-AU"/>
            </w:rPr>
          </w:rPrChange>
        </w:rPr>
        <w:t>2</w:t>
      </w:r>
      <w:r w:rsidRPr="00886339">
        <w:rPr>
          <w:color w:val="auto"/>
          <w:lang w:val="en-AU"/>
          <w:rPrChange w:id="1289" w:author="Veerakumar" w:date="2014-10-27T01:38:00Z">
            <w:rPr>
              <w:color w:val="auto"/>
              <w:lang w:val="en-AU"/>
            </w:rPr>
          </w:rPrChange>
        </w:rPr>
        <w:fldChar w:fldCharType="end"/>
      </w:r>
      <w:r w:rsidRPr="00886339">
        <w:rPr>
          <w:color w:val="auto"/>
          <w:lang w:val="en-AU"/>
          <w:rPrChange w:id="1290" w:author="Veerakumar" w:date="2014-10-27T01:38:00Z">
            <w:rPr>
              <w:color w:val="auto"/>
              <w:lang w:val="en-AU"/>
            </w:rPr>
          </w:rPrChange>
        </w:rPr>
        <w:t xml:space="preserve"> </w:t>
      </w:r>
      <w:r w:rsidR="003E0969" w:rsidRPr="00886339">
        <w:rPr>
          <w:color w:val="auto"/>
          <w:lang w:val="en-AU"/>
          <w:rPrChange w:id="1291" w:author="Veerakumar" w:date="2014-10-27T01:38:00Z">
            <w:rPr>
              <w:color w:val="auto"/>
              <w:lang w:val="en-AU"/>
            </w:rPr>
          </w:rPrChange>
        </w:rPr>
        <w:t>–</w:t>
      </w:r>
      <w:r w:rsidRPr="00886339">
        <w:rPr>
          <w:color w:val="auto"/>
          <w:lang w:val="en-AU"/>
          <w:rPrChange w:id="1292" w:author="Veerakumar" w:date="2014-10-27T01:38:00Z">
            <w:rPr>
              <w:color w:val="auto"/>
              <w:lang w:val="en-AU"/>
            </w:rPr>
          </w:rPrChange>
        </w:rPr>
        <w:t xml:space="preserve"> Varying accuracies </w:t>
      </w:r>
      <w:r w:rsidR="00C3519B" w:rsidRPr="00886339">
        <w:rPr>
          <w:color w:val="auto"/>
          <w:lang w:val="en-AU"/>
          <w:rPrChange w:id="1293" w:author="Veerakumar" w:date="2014-10-27T01:38:00Z">
            <w:rPr>
              <w:color w:val="auto"/>
              <w:lang w:val="en-AU"/>
            </w:rPr>
          </w:rPrChange>
        </w:rPr>
        <w:t>dependent</w:t>
      </w:r>
      <w:r w:rsidRPr="00886339">
        <w:rPr>
          <w:color w:val="auto"/>
          <w:lang w:val="en-AU"/>
          <w:rPrChange w:id="1294" w:author="Veerakumar" w:date="2014-10-27T01:38:00Z">
            <w:rPr>
              <w:color w:val="auto"/>
              <w:lang w:val="en-AU"/>
            </w:rPr>
          </w:rPrChange>
        </w:rPr>
        <w:t xml:space="preserve"> on level of supervision in StressSense</w:t>
      </w:r>
      <w:bookmarkEnd w:id="1285"/>
    </w:p>
    <w:p w:rsidR="00DF4CF8" w:rsidRPr="00F548EB" w:rsidRDefault="00BC026F" w:rsidP="00BD5FBE">
      <w:pPr>
        <w:rPr>
          <w:lang w:val="en-AU"/>
        </w:rPr>
      </w:pPr>
      <w:r w:rsidRPr="00886339">
        <w:rPr>
          <w:lang w:val="en-AU"/>
          <w:rPrChange w:id="1295" w:author="Veerakumar" w:date="2014-10-27T01:38:00Z">
            <w:rPr>
              <w:lang w:val="en-AU"/>
            </w:rPr>
          </w:rPrChange>
        </w:rPr>
        <w:t xml:space="preserve">Thus, we cannot </w:t>
      </w:r>
      <w:r w:rsidR="00DF4CF8" w:rsidRPr="00886339">
        <w:rPr>
          <w:lang w:val="en-AU"/>
          <w:rPrChange w:id="1296" w:author="Veerakumar" w:date="2014-10-27T01:38:00Z">
            <w:rPr>
              <w:lang w:val="en-AU"/>
            </w:rPr>
          </w:rPrChange>
        </w:rPr>
        <w:t xml:space="preserve">reject the notion of unsupervised learning completely. Whilst it is very risky to use </w:t>
      </w:r>
      <w:sdt>
        <w:sdtPr>
          <w:rPr>
            <w:lang w:val="en-AU"/>
          </w:rPr>
          <w:id w:val="1112707307"/>
          <w:citation/>
        </w:sdtPr>
        <w:sdtEndPr/>
        <w:sdtContent>
          <w:r w:rsidR="00DF4CF8" w:rsidRPr="00F548EB">
            <w:rPr>
              <w:lang w:val="en-AU"/>
            </w:rPr>
            <w:fldChar w:fldCharType="begin"/>
          </w:r>
          <w:r w:rsidR="00DF4CF8" w:rsidRPr="00886339">
            <w:rPr>
              <w:lang w:val="en-AU"/>
              <w:rPrChange w:id="1297" w:author="Veerakumar" w:date="2014-10-27T01:38:00Z">
                <w:rPr>
                  <w:lang w:val="en-AU"/>
                </w:rPr>
              </w:rPrChange>
            </w:rPr>
            <w:instrText xml:space="preserve"> CITATION Pet12 \l 3081 </w:instrText>
          </w:r>
          <w:r w:rsidR="00DF4CF8" w:rsidRPr="00886339">
            <w:rPr>
              <w:lang w:val="en-AU"/>
              <w:rPrChange w:id="1298" w:author="Veerakumar" w:date="2014-10-27T01:38:00Z">
                <w:rPr>
                  <w:lang w:val="en-AU"/>
                </w:rPr>
              </w:rPrChange>
            </w:rPr>
            <w:fldChar w:fldCharType="separate"/>
          </w:r>
          <w:r w:rsidR="00BE1E9C" w:rsidRPr="00A745AD">
            <w:rPr>
              <w:noProof/>
              <w:lang w:val="en-AU"/>
            </w:rPr>
            <w:t>[2]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EndPr/>
        <w:sdtContent>
          <w:r w:rsidR="007F752D" w:rsidRPr="00F548EB">
            <w:rPr>
              <w:lang w:val="en-AU"/>
            </w:rPr>
            <w:fldChar w:fldCharType="begin"/>
          </w:r>
          <w:r w:rsidR="007F752D" w:rsidRPr="00886339">
            <w:rPr>
              <w:lang w:val="en-AU"/>
              <w:rPrChange w:id="1299" w:author="Veerakumar" w:date="2014-10-27T01:38:00Z">
                <w:rPr>
                  <w:lang w:val="en-AU"/>
                </w:rPr>
              </w:rPrChange>
            </w:rPr>
            <w:instrText xml:space="preserve"> CITATION LuH12 \l 3081 </w:instrText>
          </w:r>
          <w:r w:rsidR="007F752D" w:rsidRPr="00886339">
            <w:rPr>
              <w:lang w:val="en-AU"/>
              <w:rPrChange w:id="1300" w:author="Veerakumar" w:date="2014-10-27T01:38:00Z">
                <w:rPr>
                  <w:lang w:val="en-AU"/>
                </w:rPr>
              </w:rPrChange>
            </w:rPr>
            <w:fldChar w:fldCharType="separate"/>
          </w:r>
          <w:r w:rsidR="00BE1E9C" w:rsidRPr="00A745AD">
            <w:rPr>
              <w:noProof/>
              <w:lang w:val="en-AU"/>
            </w:rPr>
            <w:t xml:space="preserve"> [8]</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F9574B" w:rsidRPr="00886339" w:rsidRDefault="00F9574B" w:rsidP="00F9574B">
      <w:pPr>
        <w:rPr>
          <w:lang w:val="en-AU"/>
          <w:rPrChange w:id="1301" w:author="Veerakumar" w:date="2014-10-27T01:38:00Z">
            <w:rPr>
              <w:lang w:val="en-AU"/>
            </w:rPr>
          </w:rPrChange>
        </w:rPr>
      </w:pPr>
      <w:r w:rsidRPr="00886339">
        <w:rPr>
          <w:lang w:val="en-AU"/>
          <w:rPrChange w:id="1302" w:author="Veerakumar" w:date="2014-10-27T01:38:00Z">
            <w:rPr>
              <w:lang w:val="en-AU"/>
            </w:rPr>
          </w:rPrChange>
        </w:rPr>
        <w:t>The second point is the most important regarding the risks regarding machine learning, and is one we shall consider later in this paper.***TODO</w:t>
      </w:r>
      <w:r w:rsidR="008E1C0A" w:rsidRPr="00886339">
        <w:rPr>
          <w:lang w:val="en-AU"/>
          <w:rPrChange w:id="1303" w:author="Veerakumar" w:date="2014-10-27T01:38:00Z">
            <w:rPr>
              <w:lang w:val="en-AU"/>
            </w:rPr>
          </w:rPrChange>
        </w:rPr>
        <w:t xml:space="preserve"> – where is it addressed?</w:t>
      </w:r>
      <w:r w:rsidRPr="00886339">
        <w:rPr>
          <w:lang w:val="en-AU"/>
          <w:rPrChange w:id="1304" w:author="Veerakumar" w:date="2014-10-27T01:38:00Z">
            <w:rPr>
              <w:lang w:val="en-AU"/>
            </w:rPr>
          </w:rPrChange>
        </w:rPr>
        <w:t>***</w:t>
      </w:r>
    </w:p>
    <w:p w:rsidR="00CA5FD8" w:rsidRPr="00886339" w:rsidRDefault="00CA5FD8" w:rsidP="005943F3">
      <w:pPr>
        <w:pStyle w:val="Heading3"/>
        <w:rPr>
          <w:rPrChange w:id="1305" w:author="Veerakumar" w:date="2014-10-27T01:38:00Z">
            <w:rPr/>
          </w:rPrChange>
        </w:rPr>
      </w:pPr>
      <w:bookmarkStart w:id="1306" w:name="_Toc402133715"/>
      <w:r w:rsidRPr="00886339">
        <w:rPr>
          <w:rPrChange w:id="1307" w:author="Veerakumar" w:date="2014-10-27T01:38:00Z">
            <w:rPr/>
          </w:rPrChange>
        </w:rPr>
        <w:lastRenderedPageBreak/>
        <w:t>2.</w:t>
      </w:r>
      <w:r w:rsidR="005943F3" w:rsidRPr="00886339">
        <w:rPr>
          <w:rPrChange w:id="1308" w:author="Veerakumar" w:date="2014-10-27T01:38:00Z">
            <w:rPr/>
          </w:rPrChange>
        </w:rPr>
        <w:t>1</w:t>
      </w:r>
      <w:r w:rsidRPr="00886339">
        <w:rPr>
          <w:rPrChange w:id="1309" w:author="Veerakumar" w:date="2014-10-27T01:38:00Z">
            <w:rPr/>
          </w:rPrChange>
        </w:rPr>
        <w:t>.2 Non-mobile-application solutions</w:t>
      </w:r>
      <w:r w:rsidR="006E0412" w:rsidRPr="00886339">
        <w:rPr>
          <w:rPrChange w:id="1310" w:author="Veerakumar" w:date="2014-10-27T01:38:00Z">
            <w:rPr/>
          </w:rPrChange>
        </w:rPr>
        <w:t>, and data collection methods</w:t>
      </w:r>
      <w:bookmarkEnd w:id="1306"/>
    </w:p>
    <w:p w:rsidR="00FF5C76" w:rsidRPr="00886339" w:rsidRDefault="00FF5C76" w:rsidP="00B0399F">
      <w:pPr>
        <w:rPr>
          <w:lang w:val="en-AU"/>
          <w:rPrChange w:id="1311" w:author="Veerakumar" w:date="2014-10-27T01:38:00Z">
            <w:rPr>
              <w:lang w:val="en-AU"/>
            </w:rPr>
          </w:rPrChange>
        </w:rPr>
      </w:pPr>
      <w:r w:rsidRPr="00886339">
        <w:rPr>
          <w:lang w:val="en-AU"/>
          <w:rPrChange w:id="1312" w:author="Veerakumar" w:date="2014-10-27T01:38:00Z">
            <w:rPr>
              <w:lang w:val="en-AU"/>
            </w:rPr>
          </w:rPrChange>
        </w:rPr>
        <w:t>There are many applications that do not include using a mobile phone that are used to detect stress – most of which are as effective, if not more than current state-of-the-art technologies using a mobile phone.</w:t>
      </w:r>
      <w:r w:rsidR="001C0872" w:rsidRPr="00886339">
        <w:rPr>
          <w:lang w:val="en-AU"/>
          <w:rPrChange w:id="1313" w:author="Veerakumar" w:date="2014-10-27T01:38:00Z">
            <w:rPr>
              <w:lang w:val="en-AU"/>
            </w:rPr>
          </w:rPrChange>
        </w:rPr>
        <w:t xml:space="preserve"> Good examples to illustrate this are as per below.</w:t>
      </w:r>
    </w:p>
    <w:p w:rsidR="00FF5C76" w:rsidRPr="00886339" w:rsidRDefault="00FF5C76" w:rsidP="00B0399F">
      <w:pPr>
        <w:rPr>
          <w:lang w:val="en-AU"/>
          <w:rPrChange w:id="1314" w:author="Veerakumar" w:date="2014-10-27T01:38:00Z">
            <w:rPr>
              <w:lang w:val="en-AU"/>
            </w:rPr>
          </w:rPrChange>
        </w:rPr>
      </w:pPr>
      <w:r w:rsidRPr="00886339">
        <w:rPr>
          <w:lang w:val="en-AU"/>
          <w:rPrChange w:id="1315" w:author="Veerakumar" w:date="2014-10-27T01:38:00Z">
            <w:rPr>
              <w:lang w:val="en-AU"/>
            </w:rPr>
          </w:rPrChange>
        </w:rPr>
        <w:t>Mood Meter</w:t>
      </w:r>
      <w:r w:rsidR="00EA605F" w:rsidRPr="00886339">
        <w:rPr>
          <w:lang w:val="en-AU"/>
          <w:rPrChange w:id="1316" w:author="Veerakumar" w:date="2014-10-27T01:38:00Z">
            <w:rPr>
              <w:lang w:val="en-AU"/>
            </w:rPr>
          </w:rPrChange>
        </w:rPr>
        <w:t xml:space="preserve"> </w:t>
      </w:r>
      <w:r w:rsidRPr="00886339">
        <w:rPr>
          <w:lang w:val="en-AU"/>
          <w:rPrChange w:id="1317" w:author="Veerakumar" w:date="2014-10-27T01:38:00Z">
            <w:rPr>
              <w:lang w:val="en-AU"/>
            </w:rPr>
          </w:rPrChange>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Change w:id="1318" w:author="Veerakumar" w:date="2014-10-27T01:38:00Z">
            <w:rPr>
              <w:lang w:val="en-AU"/>
            </w:rPr>
          </w:rPrChange>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offered before us. One particular application involves sensors of minimal obstruction </w:t>
      </w:r>
      <w:sdt>
        <w:sdtPr>
          <w:rPr>
            <w:lang w:val="en-AU"/>
          </w:rPr>
          <w:id w:val="402035637"/>
          <w:citation/>
        </w:sdtPr>
        <w:sdtEndPr/>
        <w:sdtContent>
          <w:r w:rsidR="00104187" w:rsidRPr="00F548EB">
            <w:rPr>
              <w:lang w:val="en-AU"/>
            </w:rPr>
            <w:fldChar w:fldCharType="begin"/>
          </w:r>
          <w:r w:rsidR="00104187" w:rsidRPr="00886339">
            <w:rPr>
              <w:lang w:val="en-AU"/>
              <w:rPrChange w:id="1319" w:author="Veerakumar" w:date="2014-10-27T01:38:00Z">
                <w:rPr>
                  <w:lang w:val="en-AU"/>
                </w:rPr>
              </w:rPrChange>
            </w:rPr>
            <w:instrText xml:space="preserve"> CITATION Cho09 \l 3081 </w:instrText>
          </w:r>
          <w:r w:rsidR="00104187" w:rsidRPr="00886339">
            <w:rPr>
              <w:lang w:val="en-AU"/>
              <w:rPrChange w:id="1320" w:author="Veerakumar" w:date="2014-10-27T01:38:00Z">
                <w:rPr>
                  <w:lang w:val="en-AU"/>
                </w:rPr>
              </w:rPrChange>
            </w:rPr>
            <w:fldChar w:fldCharType="separate"/>
          </w:r>
          <w:r w:rsidR="00BE1E9C" w:rsidRPr="00A745AD">
            <w:rPr>
              <w:noProof/>
              <w:lang w:val="en-AU"/>
            </w:rPr>
            <w:t>[19]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EndPr/>
        <w:sdtContent>
          <w:r w:rsidR="00104187" w:rsidRPr="00F548EB">
            <w:rPr>
              <w:lang w:val="en-AU"/>
            </w:rPr>
            <w:fldChar w:fldCharType="begin"/>
          </w:r>
          <w:r w:rsidR="00104187" w:rsidRPr="00886339">
            <w:rPr>
              <w:lang w:val="en-AU"/>
              <w:rPrChange w:id="1321" w:author="Veerakumar" w:date="2014-10-27T01:38:00Z">
                <w:rPr>
                  <w:lang w:val="en-AU"/>
                </w:rPr>
              </w:rPrChange>
            </w:rPr>
            <w:instrText xml:space="preserve"> CITATION Sha13 \l 3081 </w:instrText>
          </w:r>
          <w:r w:rsidR="00104187" w:rsidRPr="00886339">
            <w:rPr>
              <w:lang w:val="en-AU"/>
              <w:rPrChange w:id="1322" w:author="Veerakumar" w:date="2014-10-27T01:38:00Z">
                <w:rPr>
                  <w:lang w:val="en-AU"/>
                </w:rPr>
              </w:rPrChange>
            </w:rPr>
            <w:fldChar w:fldCharType="separate"/>
          </w:r>
          <w:r w:rsidR="00BE1E9C" w:rsidRPr="00A745AD">
            <w:rPr>
              <w:noProof/>
              <w:lang w:val="en-AU"/>
            </w:rPr>
            <w:t>[20]</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EndPr/>
        <w:sdtContent>
          <w:r w:rsidR="00104187" w:rsidRPr="00F548EB">
            <w:rPr>
              <w:lang w:val="en-AU"/>
            </w:rPr>
            <w:fldChar w:fldCharType="begin"/>
          </w:r>
          <w:r w:rsidR="00104187" w:rsidRPr="00886339">
            <w:rPr>
              <w:lang w:val="en-AU"/>
              <w:rPrChange w:id="1323" w:author="Veerakumar" w:date="2014-10-27T01:38:00Z">
                <w:rPr>
                  <w:lang w:val="en-AU"/>
                </w:rPr>
              </w:rPrChange>
            </w:rPr>
            <w:instrText xml:space="preserve"> CITATION Cho10 \l 3081 </w:instrText>
          </w:r>
          <w:r w:rsidR="00104187" w:rsidRPr="00886339">
            <w:rPr>
              <w:lang w:val="en-AU"/>
              <w:rPrChange w:id="1324" w:author="Veerakumar" w:date="2014-10-27T01:38:00Z">
                <w:rPr>
                  <w:lang w:val="en-AU"/>
                </w:rPr>
              </w:rPrChange>
            </w:rPr>
            <w:fldChar w:fldCharType="separate"/>
          </w:r>
          <w:r w:rsidR="00BE1E9C" w:rsidRPr="00A745AD">
            <w:rPr>
              <w:noProof/>
              <w:lang w:val="en-AU"/>
            </w:rPr>
            <w:t>[21]</w:t>
          </w:r>
          <w:r w:rsidR="00104187" w:rsidRPr="00A745AD">
            <w:rPr>
              <w:lang w:val="en-AU"/>
            </w:rPr>
            <w:fldChar w:fldCharType="end"/>
          </w:r>
        </w:sdtContent>
      </w:sdt>
      <w:r w:rsidRPr="00F548EB">
        <w:rPr>
          <w:lang w:val="en-AU"/>
        </w:rPr>
        <w:t>. As a 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lastRenderedPageBreak/>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EndPr/>
        <w:sdtContent>
          <w:r w:rsidR="00496855" w:rsidRPr="00F548EB">
            <w:rPr>
              <w:lang w:val="en-AU"/>
            </w:rPr>
            <w:fldChar w:fldCharType="begin"/>
          </w:r>
          <w:r w:rsidR="00496855" w:rsidRPr="00886339">
            <w:rPr>
              <w:lang w:val="en-AU"/>
              <w:rPrChange w:id="1325" w:author="Veerakumar" w:date="2014-10-27T01:38:00Z">
                <w:rPr>
                  <w:lang w:val="en-AU"/>
                </w:rPr>
              </w:rPrChange>
            </w:rPr>
            <w:instrText xml:space="preserve"> CITATION Bou13 \l 3081 </w:instrText>
          </w:r>
          <w:r w:rsidR="00496855" w:rsidRPr="00886339">
            <w:rPr>
              <w:lang w:val="en-AU"/>
              <w:rPrChange w:id="1326" w:author="Veerakumar" w:date="2014-10-27T01:38:00Z">
                <w:rPr>
                  <w:lang w:val="en-AU"/>
                </w:rPr>
              </w:rPrChange>
            </w:rPr>
            <w:fldChar w:fldCharType="separate"/>
          </w:r>
          <w:r w:rsidR="00BE1E9C" w:rsidRPr="00A745AD">
            <w:rPr>
              <w:noProof/>
              <w:lang w:val="en-AU"/>
            </w:rPr>
            <w:t>[22]</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EndPr/>
        <w:sdtContent>
          <w:r w:rsidR="00496855" w:rsidRPr="00F548EB">
            <w:rPr>
              <w:lang w:val="en-AU"/>
            </w:rPr>
            <w:fldChar w:fldCharType="begin"/>
          </w:r>
          <w:r w:rsidR="00496855" w:rsidRPr="00886339">
            <w:rPr>
              <w:lang w:val="en-AU"/>
              <w:rPrChange w:id="1327" w:author="Veerakumar" w:date="2014-10-27T01:38:00Z">
                <w:rPr>
                  <w:lang w:val="en-AU"/>
                </w:rPr>
              </w:rPrChange>
            </w:rPr>
            <w:instrText xml:space="preserve"> CITATION Bou13 \l 3081 </w:instrText>
          </w:r>
          <w:r w:rsidR="00496855" w:rsidRPr="00886339">
            <w:rPr>
              <w:lang w:val="en-AU"/>
              <w:rPrChange w:id="1328" w:author="Veerakumar" w:date="2014-10-27T01:38:00Z">
                <w:rPr>
                  <w:lang w:val="en-AU"/>
                </w:rPr>
              </w:rPrChange>
            </w:rPr>
            <w:fldChar w:fldCharType="separate"/>
          </w:r>
          <w:r w:rsidR="00BE1E9C" w:rsidRPr="00A745AD">
            <w:rPr>
              <w:noProof/>
              <w:lang w:val="en-AU"/>
            </w:rPr>
            <w:t>[22]</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t>We have seen good methodologies to look into regarding what to look out for with stress.</w:t>
      </w:r>
      <w:r w:rsidR="00DD6262" w:rsidRPr="00367583">
        <w:rPr>
          <w:lang w:val="en-AU"/>
        </w:rPr>
        <w:t xml:space="preserve"> Throughout </w:t>
      </w:r>
      <w:r w:rsidR="00496855" w:rsidRPr="00886339">
        <w:rPr>
          <w:lang w:val="en-AU"/>
          <w:rPrChange w:id="1329" w:author="Veerakumar" w:date="2014-10-27T01:38:00Z">
            <w:rPr>
              <w:lang w:val="en-AU"/>
            </w:rPr>
          </w:rPrChange>
        </w:rPr>
        <w:t xml:space="preserve">all </w:t>
      </w:r>
      <w:r w:rsidR="00DD6262" w:rsidRPr="00886339">
        <w:rPr>
          <w:lang w:val="en-AU"/>
          <w:rPrChange w:id="1330" w:author="Veerakumar" w:date="2014-10-27T01:38:00Z">
            <w:rPr>
              <w:lang w:val="en-AU"/>
            </w:rPr>
          </w:rPrChange>
        </w:rPr>
        <w:t>papers, we notice o</w:t>
      </w:r>
      <w:r w:rsidRPr="00886339">
        <w:rPr>
          <w:lang w:val="en-AU"/>
          <w:rPrChange w:id="1331" w:author="Veerakumar" w:date="2014-10-27T01:38:00Z">
            <w:rPr>
              <w:lang w:val="en-AU"/>
            </w:rPr>
          </w:rPrChange>
        </w:rPr>
        <w:t>ne of the ways of detecting a stress symptom</w:t>
      </w:r>
      <w:r w:rsidR="00DD6262" w:rsidRPr="00886339">
        <w:rPr>
          <w:lang w:val="en-AU"/>
          <w:rPrChange w:id="1332" w:author="Veerakumar" w:date="2014-10-27T01:38:00Z">
            <w:rPr>
              <w:lang w:val="en-AU"/>
            </w:rPr>
          </w:rPrChange>
        </w:rPr>
        <w:t xml:space="preserve"> is via detecting heart rate volatility (HRV)</w:t>
      </w:r>
      <w:r w:rsidR="00A43F42" w:rsidRPr="00886339">
        <w:rPr>
          <w:lang w:val="en-AU"/>
          <w:rPrChange w:id="1333" w:author="Veerakumar" w:date="2014-10-27T01:38:00Z">
            <w:rPr>
              <w:lang w:val="en-AU"/>
            </w:rPr>
          </w:rPrChange>
        </w:rPr>
        <w:t xml:space="preserve"> </w:t>
      </w:r>
      <w:sdt>
        <w:sdtPr>
          <w:rPr>
            <w:lang w:val="en-AU"/>
          </w:rPr>
          <w:id w:val="-799615499"/>
          <w:citation/>
        </w:sdtPr>
        <w:sdtEndPr/>
        <w:sdtContent>
          <w:r w:rsidR="00104187" w:rsidRPr="00F548EB">
            <w:rPr>
              <w:lang w:val="en-AU"/>
            </w:rPr>
            <w:fldChar w:fldCharType="begin"/>
          </w:r>
          <w:r w:rsidR="00104187" w:rsidRPr="00886339">
            <w:rPr>
              <w:lang w:val="en-AU"/>
              <w:rPrChange w:id="1334" w:author="Veerakumar" w:date="2014-10-27T01:38:00Z">
                <w:rPr>
                  <w:lang w:val="en-AU"/>
                </w:rPr>
              </w:rPrChange>
            </w:rPr>
            <w:instrText xml:space="preserve"> CITATION Cho09 \l 3081  \m Sha13 \m Cho10</w:instrText>
          </w:r>
          <w:r w:rsidR="00496855" w:rsidRPr="00886339">
            <w:rPr>
              <w:lang w:val="en-AU"/>
              <w:rPrChange w:id="1335" w:author="Veerakumar" w:date="2014-10-27T01:38:00Z">
                <w:rPr>
                  <w:lang w:val="en-AU"/>
                </w:rPr>
              </w:rPrChange>
            </w:rPr>
            <w:instrText xml:space="preserve"> \m Bou13</w:instrText>
          </w:r>
          <w:r w:rsidR="00104187" w:rsidRPr="00886339">
            <w:rPr>
              <w:lang w:val="en-AU"/>
              <w:rPrChange w:id="1336" w:author="Veerakumar" w:date="2014-10-27T01:38:00Z">
                <w:rPr>
                  <w:lang w:val="en-AU"/>
                </w:rPr>
              </w:rPrChange>
            </w:rPr>
            <w:fldChar w:fldCharType="separate"/>
          </w:r>
          <w:r w:rsidR="00BE1E9C" w:rsidRPr="00A745AD">
            <w:rPr>
              <w:noProof/>
              <w:lang w:val="en-AU"/>
            </w:rPr>
            <w:t>[19, 20, 21, 22]</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Change w:id="1337" w:author="Veerakumar" w:date="2014-10-27T01:38:00Z">
            <w:rPr>
              <w:lang w:val="en-AU"/>
            </w:rPr>
          </w:rPrChange>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Change w:id="1338" w:author="Veerakumar" w:date="2014-10-27T01:38:00Z">
            <w:rPr>
              <w:lang w:val="en-AU"/>
            </w:rPr>
          </w:rPrChange>
        </w:rPr>
        <w:t xml:space="preserve"> machine learning is still used</w:t>
      </w:r>
      <w:r w:rsidR="001E77E0" w:rsidRPr="00886339">
        <w:rPr>
          <w:rStyle w:val="CommentReference"/>
          <w:lang w:val="en-AU"/>
          <w:rPrChange w:id="1339" w:author="Veerakumar" w:date="2014-10-27T01:38:00Z">
            <w:rPr>
              <w:rStyle w:val="CommentReference"/>
              <w:lang w:val="en-AU"/>
            </w:rPr>
          </w:rPrChange>
        </w:rPr>
        <w:t xml:space="preserve">. </w:t>
      </w:r>
      <w:r w:rsidRPr="00886339">
        <w:rPr>
          <w:lang w:val="en-AU"/>
          <w:rPrChange w:id="1340" w:author="Veerakumar" w:date="2014-10-27T01:38:00Z">
            <w:rPr>
              <w:lang w:val="en-AU"/>
            </w:rPr>
          </w:rPrChange>
        </w:rPr>
        <w:t>We have mentioned the advantages of machine learning</w:t>
      </w:r>
      <w:r w:rsidR="00D83F46" w:rsidRPr="00886339">
        <w:rPr>
          <w:lang w:val="en-AU"/>
          <w:rPrChange w:id="1341" w:author="Veerakumar" w:date="2014-10-27T01:38:00Z">
            <w:rPr>
              <w:lang w:val="en-AU"/>
            </w:rPr>
          </w:rPrChange>
        </w:rPr>
        <w:t xml:space="preserve"> previously. In </w:t>
      </w:r>
      <w:r w:rsidR="000C043B" w:rsidRPr="00886339">
        <w:rPr>
          <w:lang w:val="en-AU"/>
          <w:rPrChange w:id="1342" w:author="Veerakumar" w:date="2014-10-27T01:38:00Z">
            <w:rPr>
              <w:lang w:val="en-AU"/>
            </w:rPr>
          </w:rPrChange>
        </w:rPr>
        <w:t xml:space="preserve">the case of </w:t>
      </w:r>
      <w:sdt>
        <w:sdtPr>
          <w:rPr>
            <w:lang w:val="en-AU"/>
          </w:rPr>
          <w:id w:val="-1517306587"/>
          <w:citation/>
        </w:sdtPr>
        <w:sdtEndPr/>
        <w:sdtContent>
          <w:r w:rsidR="000C043B" w:rsidRPr="00F548EB">
            <w:rPr>
              <w:lang w:val="en-AU"/>
            </w:rPr>
            <w:fldChar w:fldCharType="begin"/>
          </w:r>
          <w:r w:rsidR="000C043B" w:rsidRPr="00886339">
            <w:rPr>
              <w:lang w:val="en-AU"/>
              <w:rPrChange w:id="1343" w:author="Veerakumar" w:date="2014-10-27T01:38:00Z">
                <w:rPr>
                  <w:lang w:val="en-AU"/>
                </w:rPr>
              </w:rPrChange>
            </w:rPr>
            <w:instrText xml:space="preserve"> CITATION Sha13 \l 3081 </w:instrText>
          </w:r>
          <w:r w:rsidR="000C043B" w:rsidRPr="00886339">
            <w:rPr>
              <w:lang w:val="en-AU"/>
              <w:rPrChange w:id="1344" w:author="Veerakumar" w:date="2014-10-27T01:38:00Z">
                <w:rPr>
                  <w:lang w:val="en-AU"/>
                </w:rPr>
              </w:rPrChange>
            </w:rPr>
            <w:fldChar w:fldCharType="separate"/>
          </w:r>
          <w:r w:rsidR="00BE1E9C" w:rsidRPr="00A745AD">
            <w:rPr>
              <w:noProof/>
              <w:lang w:val="en-AU"/>
            </w:rPr>
            <w:t>[20]</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detection. Methods involving detections in </w:t>
      </w:r>
      <w:r w:rsidR="00ED2104" w:rsidRPr="00886339">
        <w:rPr>
          <w:lang w:val="en-AU"/>
          <w:rPrChange w:id="1345" w:author="Veerakumar" w:date="2014-10-27T01:38:00Z">
            <w:rPr>
              <w:lang w:val="en-AU"/>
            </w:rPr>
          </w:rPrChange>
        </w:rPr>
        <w:t xml:space="preserve">physical reactions labelled as “primary stress signals” returned </w:t>
      </w:r>
      <w:r w:rsidR="0085166E" w:rsidRPr="00886339">
        <w:rPr>
          <w:lang w:val="en-AU"/>
          <w:rPrChange w:id="1346" w:author="Veerakumar" w:date="2014-10-27T01:38:00Z">
            <w:rPr>
              <w:lang w:val="en-AU"/>
            </w:rPr>
          </w:rPrChange>
        </w:rPr>
        <w:t xml:space="preserve">an </w:t>
      </w:r>
      <w:r w:rsidR="00105D1A" w:rsidRPr="00886339">
        <w:rPr>
          <w:lang w:val="en-AU"/>
          <w:rPrChange w:id="1347" w:author="Veerakumar" w:date="2014-10-27T01:38:00Z">
            <w:rPr>
              <w:lang w:val="en-AU"/>
            </w:rPr>
          </w:rPrChange>
        </w:rPr>
        <w:t>accuracy</w:t>
      </w:r>
      <w:r w:rsidR="00ED2104" w:rsidRPr="00886339">
        <w:rPr>
          <w:lang w:val="en-AU"/>
          <w:rPrChange w:id="1348" w:author="Veerakumar" w:date="2014-10-27T01:38:00Z">
            <w:rPr>
              <w:lang w:val="en-AU"/>
            </w:rPr>
          </w:rPrChange>
        </w:rPr>
        <w:t xml:space="preserve"> </w:t>
      </w:r>
      <w:r w:rsidR="0085166E" w:rsidRPr="00886339">
        <w:rPr>
          <w:lang w:val="en-AU"/>
          <w:rPrChange w:id="1349" w:author="Veerakumar" w:date="2014-10-27T01:38:00Z">
            <w:rPr>
              <w:lang w:val="en-AU"/>
            </w:rPr>
          </w:rPrChange>
        </w:rPr>
        <w:t>of</w:t>
      </w:r>
      <w:r w:rsidR="00ED2104" w:rsidRPr="00886339">
        <w:rPr>
          <w:lang w:val="en-AU"/>
          <w:rPrChange w:id="1350" w:author="Veerakumar" w:date="2014-10-27T01:38:00Z">
            <w:rPr>
              <w:lang w:val="en-AU"/>
            </w:rPr>
          </w:rPrChange>
        </w:rPr>
        <w:t xml:space="preserve"> 95%. </w:t>
      </w:r>
      <w:r w:rsidR="00B947D3" w:rsidRPr="00886339">
        <w:rPr>
          <w:lang w:val="en-AU"/>
          <w:rPrChange w:id="1351" w:author="Veerakumar" w:date="2014-10-27T01:38:00Z">
            <w:rPr>
              <w:lang w:val="en-AU"/>
            </w:rPr>
          </w:rPrChange>
        </w:rPr>
        <w:t xml:space="preserve">However, </w:t>
      </w:r>
      <w:r w:rsidR="00ED2104" w:rsidRPr="00886339">
        <w:rPr>
          <w:lang w:val="en-AU"/>
          <w:rPrChange w:id="1352" w:author="Veerakumar" w:date="2014-10-27T01:38:00Z">
            <w:rPr>
              <w:lang w:val="en-AU"/>
            </w:rPr>
          </w:rPrChange>
        </w:rPr>
        <w:t>when using electroencephalography (EEG) to detect physiological changes, the accuracy was determined to be 91%.</w:t>
      </w:r>
      <w:r w:rsidR="00E454E2" w:rsidRPr="00886339">
        <w:rPr>
          <w:lang w:val="en-AU"/>
          <w:rPrChange w:id="1353" w:author="Veerakumar" w:date="2014-10-27T01:38:00Z">
            <w:rPr>
              <w:lang w:val="en-AU"/>
            </w:rPr>
          </w:rPrChange>
        </w:rPr>
        <w:t xml:space="preserve"> With all factors deemed constant, we see that physical symptoms are, indeed, very powerful in determining stress.</w:t>
      </w:r>
    </w:p>
    <w:p w:rsidR="00296DC2" w:rsidRPr="00886339" w:rsidRDefault="00296DC2" w:rsidP="00AA03E8">
      <w:pPr>
        <w:rPr>
          <w:lang w:val="en-AU"/>
          <w:rPrChange w:id="1354" w:author="Veerakumar" w:date="2014-10-27T01:38:00Z">
            <w:rPr>
              <w:lang w:val="en-AU"/>
            </w:rPr>
          </w:rPrChange>
        </w:rPr>
      </w:pPr>
      <w:r w:rsidRPr="00886339">
        <w:rPr>
          <w:lang w:val="en-AU"/>
          <w:rPrChange w:id="1355" w:author="Veerakumar" w:date="2014-10-27T01:38:00Z">
            <w:rPr>
              <w:lang w:val="en-AU"/>
            </w:rPr>
          </w:rPrChange>
        </w:rPr>
        <w:lastRenderedPageBreak/>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Change w:id="1356" w:author="Veerakumar" w:date="2014-10-27T01:38:00Z">
            <w:rPr>
              <w:lang w:val="en-AU"/>
            </w:rPr>
          </w:rPrChange>
        </w:rPr>
        <w:t xml:space="preserve">In </w:t>
      </w:r>
      <w:r w:rsidR="003B59F7" w:rsidRPr="00886339">
        <w:rPr>
          <w:lang w:val="en-AU"/>
          <w:rPrChange w:id="1357" w:author="Veerakumar" w:date="2014-10-27T01:38:00Z">
            <w:rPr>
              <w:lang w:val="en-AU"/>
            </w:rPr>
          </w:rPrChange>
        </w:rPr>
        <w:t>the other three cases</w:t>
      </w:r>
      <w:r w:rsidRPr="00886339">
        <w:rPr>
          <w:lang w:val="en-AU"/>
          <w:rPrChange w:id="1358" w:author="Veerakumar" w:date="2014-10-27T01:38:00Z">
            <w:rPr>
              <w:lang w:val="en-AU"/>
            </w:rPr>
          </w:rPrChange>
        </w:rPr>
        <w:t xml:space="preserve">, we use a less complex form of machine learning and less equipment than the previous example. </w:t>
      </w:r>
      <w:r w:rsidR="009C683B" w:rsidRPr="00886339">
        <w:rPr>
          <w:lang w:val="en-AU"/>
          <w:rPrChange w:id="1359" w:author="Veerakumar" w:date="2014-10-27T01:38:00Z">
            <w:rPr>
              <w:lang w:val="en-AU"/>
            </w:rPr>
          </w:rPrChange>
        </w:rPr>
        <w:t xml:space="preserve">We notice that despite the complexity of algorithms, we end up with a lower accuracy. One example is </w:t>
      </w:r>
      <w:r w:rsidR="00B92CD1" w:rsidRPr="00886339">
        <w:rPr>
          <w:lang w:val="en-AU"/>
          <w:rPrChange w:id="1360" w:author="Veerakumar" w:date="2014-10-27T01:38:00Z">
            <w:rPr>
              <w:lang w:val="en-AU"/>
            </w:rPr>
          </w:rPrChange>
        </w:rPr>
        <w:t>83</w:t>
      </w:r>
      <w:r w:rsidR="009C683B" w:rsidRPr="00886339">
        <w:rPr>
          <w:lang w:val="en-AU"/>
          <w:rPrChange w:id="1361" w:author="Veerakumar" w:date="2014-10-27T01:38:00Z">
            <w:rPr>
              <w:lang w:val="en-AU"/>
            </w:rPr>
          </w:rPrChange>
        </w:rPr>
        <w:t xml:space="preserve">% accuracy when still detecting heart condition, muscle tension and respiration </w:t>
      </w:r>
      <w:sdt>
        <w:sdtPr>
          <w:rPr>
            <w:lang w:val="en-AU"/>
          </w:rPr>
          <w:id w:val="58460036"/>
          <w:citation/>
        </w:sdtPr>
        <w:sdtEndPr/>
        <w:sdtContent>
          <w:r w:rsidR="009C683B" w:rsidRPr="009159E1">
            <w:rPr>
              <w:lang w:val="en-AU"/>
            </w:rPr>
            <w:fldChar w:fldCharType="begin"/>
          </w:r>
          <w:r w:rsidR="009C683B" w:rsidRPr="00886339">
            <w:rPr>
              <w:lang w:val="en-AU"/>
              <w:rPrChange w:id="1362" w:author="Veerakumar" w:date="2014-10-27T01:38:00Z">
                <w:rPr>
                  <w:lang w:val="en-AU"/>
                </w:rPr>
              </w:rPrChange>
            </w:rPr>
            <w:instrText xml:space="preserve"> CITATION Cho09 \l 3081 </w:instrText>
          </w:r>
          <w:r w:rsidR="009C683B" w:rsidRPr="00886339">
            <w:rPr>
              <w:lang w:val="en-AU"/>
              <w:rPrChange w:id="1363" w:author="Veerakumar" w:date="2014-10-27T01:38:00Z">
                <w:rPr>
                  <w:lang w:val="en-AU"/>
                </w:rPr>
              </w:rPrChange>
            </w:rPr>
            <w:fldChar w:fldCharType="separate"/>
          </w:r>
          <w:r w:rsidR="00BE1E9C" w:rsidRPr="00F548EB">
            <w:rPr>
              <w:noProof/>
              <w:lang w:val="en-AU"/>
            </w:rPr>
            <w:t>[19]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Change w:id="1364" w:author="Veerakumar" w:date="2014-10-27T01:38:00Z">
            <w:rPr>
              <w:lang w:val="en-AU"/>
            </w:rPr>
          </w:rPrChange>
        </w:rPr>
        <w:t xml:space="preserve">Respiration </w:t>
      </w:r>
      <w:r w:rsidR="005D5388" w:rsidRPr="00886339">
        <w:rPr>
          <w:lang w:val="en-AU"/>
          <w:rPrChange w:id="1365" w:author="Veerakumar" w:date="2014-10-27T01:38:00Z">
            <w:rPr>
              <w:lang w:val="en-AU"/>
            </w:rPr>
          </w:rPrChange>
        </w:rPr>
        <w:t xml:space="preserve">was the second most prominent factor in these determinations. Namely, in non-mobile-phone applications, we notice its use in </w:t>
      </w:r>
      <w:sdt>
        <w:sdtPr>
          <w:rPr>
            <w:lang w:val="en-AU"/>
          </w:rPr>
          <w:id w:val="998615790"/>
          <w:citation/>
        </w:sdtPr>
        <w:sdtEndPr/>
        <w:sdtContent>
          <w:r w:rsidR="005D5388" w:rsidRPr="009159E1">
            <w:rPr>
              <w:lang w:val="en-AU"/>
            </w:rPr>
            <w:fldChar w:fldCharType="begin"/>
          </w:r>
          <w:r w:rsidR="005D5388" w:rsidRPr="00886339">
            <w:rPr>
              <w:lang w:val="en-AU"/>
              <w:rPrChange w:id="1366" w:author="Veerakumar" w:date="2014-10-27T01:38:00Z">
                <w:rPr>
                  <w:lang w:val="en-AU"/>
                </w:rPr>
              </w:rPrChange>
            </w:rPr>
            <w:instrText xml:space="preserve"> CITATION Sha13 \l 3081 </w:instrText>
          </w:r>
          <w:r w:rsidR="005D5388" w:rsidRPr="00886339">
            <w:rPr>
              <w:lang w:val="en-AU"/>
              <w:rPrChange w:id="1367" w:author="Veerakumar" w:date="2014-10-27T01:38:00Z">
                <w:rPr>
                  <w:lang w:val="en-AU"/>
                </w:rPr>
              </w:rPrChange>
            </w:rPr>
            <w:fldChar w:fldCharType="separate"/>
          </w:r>
          <w:r w:rsidR="00BE1E9C" w:rsidRPr="00F548EB">
            <w:rPr>
              <w:noProof/>
              <w:lang w:val="en-AU"/>
            </w:rPr>
            <w:t>[20]</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nd GS</w:t>
      </w:r>
      <w:r w:rsidR="00AB0666" w:rsidRPr="00F548EB">
        <w:rPr>
          <w:lang w:val="en-AU"/>
        </w:rPr>
        <w:t xml:space="preserve">Rs.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Change w:id="1368" w:author="Veerakumar" w:date="2014-10-27T01:38:00Z">
            <w:rPr>
              <w:lang w:val="en-AU"/>
            </w:rPr>
          </w:rPrChange>
        </w:rPr>
      </w:pPr>
      <w:r w:rsidRPr="00367583">
        <w:rPr>
          <w:lang w:val="en-AU"/>
        </w:rPr>
        <w:t>Again, we’ve noted the accuracy it’s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Change w:id="1369" w:author="Veerakumar" w:date="2014-10-27T01:38:00Z">
            <w:rPr>
              <w:lang w:val="en-AU"/>
            </w:rPr>
          </w:rPrChange>
        </w:rPr>
      </w:pPr>
      <w:r w:rsidRPr="00886339">
        <w:rPr>
          <w:lang w:val="en-AU"/>
          <w:rPrChange w:id="1370" w:author="Veerakumar" w:date="2014-10-27T01:38:00Z">
            <w:rPr>
              <w:lang w:val="en-AU"/>
            </w:rPr>
          </w:rPrChange>
        </w:rPr>
        <w:t xml:space="preserve">Overall, the accuracies determined throughout these experiments have a much higher accuracy than that of </w:t>
      </w:r>
      <w:r w:rsidR="00631DE5" w:rsidRPr="00886339">
        <w:rPr>
          <w:lang w:val="en-AU"/>
          <w:rPrChange w:id="1371" w:author="Veerakumar" w:date="2014-10-27T01:38:00Z">
            <w:rPr>
              <w:lang w:val="en-AU"/>
            </w:rPr>
          </w:rPrChange>
        </w:rPr>
        <w:t>those described in section 2.1.1</w:t>
      </w:r>
      <w:r w:rsidRPr="00886339">
        <w:rPr>
          <w:lang w:val="en-AU"/>
          <w:rPrChange w:id="1372" w:author="Veerakumar" w:date="2014-10-27T01:38:00Z">
            <w:rPr>
              <w:lang w:val="en-AU"/>
            </w:rPr>
          </w:rPrChange>
        </w:rPr>
        <w:t xml:space="preserve"> – up </w:t>
      </w:r>
      <w:r w:rsidR="009568C5" w:rsidRPr="00886339">
        <w:rPr>
          <w:lang w:val="en-AU"/>
          <w:rPrChange w:id="1373" w:author="Veerakumar" w:date="2014-10-27T01:38:00Z">
            <w:rPr>
              <w:lang w:val="en-AU"/>
            </w:rPr>
          </w:rPrChange>
        </w:rPr>
        <w:t>to 95%, versus a maximum of 83%</w:t>
      </w:r>
      <w:r w:rsidR="00356A05" w:rsidRPr="00886339">
        <w:rPr>
          <w:lang w:val="en-AU"/>
          <w:rPrChange w:id="1374" w:author="Veerakumar" w:date="2014-10-27T01:38:00Z">
            <w:rPr>
              <w:lang w:val="en-AU"/>
            </w:rPr>
          </w:rPrChange>
        </w:rPr>
        <w:t>.</w:t>
      </w:r>
      <w:r w:rsidRPr="00886339">
        <w:rPr>
          <w:lang w:val="en-AU"/>
          <w:rPrChange w:id="1375" w:author="Veerakumar" w:date="2014-10-27T01:38:00Z">
            <w:rPr>
              <w:lang w:val="en-AU"/>
            </w:rPr>
          </w:rPrChange>
        </w:rPr>
        <w:t xml:space="preserve"> What these procedures </w:t>
      </w:r>
      <w:r w:rsidR="009568C5" w:rsidRPr="00886339">
        <w:rPr>
          <w:lang w:val="en-AU"/>
          <w:rPrChange w:id="1376" w:author="Veerakumar" w:date="2014-10-27T01:38:00Z">
            <w:rPr>
              <w:lang w:val="en-AU"/>
            </w:rPr>
          </w:rPrChange>
        </w:rPr>
        <w:t xml:space="preserve">don’t </w:t>
      </w:r>
      <w:r w:rsidRPr="00886339">
        <w:rPr>
          <w:lang w:val="en-AU"/>
          <w:rPrChange w:id="1377" w:author="Veerakumar" w:date="2014-10-27T01:38:00Z">
            <w:rPr>
              <w:lang w:val="en-AU"/>
            </w:rPr>
          </w:rPrChange>
        </w:rPr>
        <w:t xml:space="preserve">have that </w:t>
      </w:r>
      <w:r w:rsidR="009568C5" w:rsidRPr="00886339">
        <w:rPr>
          <w:lang w:val="en-AU"/>
          <w:rPrChange w:id="1378" w:author="Veerakumar" w:date="2014-10-27T01:38:00Z">
            <w:rPr>
              <w:lang w:val="en-AU"/>
            </w:rPr>
          </w:rPrChange>
        </w:rPr>
        <w:t xml:space="preserve">those did are the </w:t>
      </w:r>
      <w:r w:rsidR="00356A05" w:rsidRPr="00886339">
        <w:rPr>
          <w:lang w:val="en-AU"/>
          <w:rPrChange w:id="1379" w:author="Veerakumar" w:date="2014-10-27T01:38:00Z">
            <w:rPr>
              <w:lang w:val="en-AU"/>
            </w:rPr>
          </w:rPrChange>
        </w:rPr>
        <w:t xml:space="preserve">restrictions that a mobile phone system uses. In particular, we must note that specialised external hardware provides a significant advantage in </w:t>
      </w:r>
      <w:r w:rsidR="00356A05" w:rsidRPr="00886339">
        <w:rPr>
          <w:lang w:val="en-AU"/>
          <w:rPrChange w:id="1380" w:author="Veerakumar" w:date="2014-10-27T01:38:00Z">
            <w:rPr>
              <w:lang w:val="en-AU"/>
            </w:rPr>
          </w:rPrChange>
        </w:rPr>
        <w:lastRenderedPageBreak/>
        <w:t>accuracy over those of a mobile phone.</w:t>
      </w:r>
      <w:r w:rsidR="000905A8" w:rsidRPr="00886339">
        <w:rPr>
          <w:lang w:val="en-AU"/>
          <w:rPrChange w:id="1381" w:author="Veerakumar" w:date="2014-10-27T01:38:00Z">
            <w:rPr>
              <w:lang w:val="en-AU"/>
            </w:rPr>
          </w:rPrChange>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rPr>
          <w:rPrChange w:id="1382" w:author="Veerakumar" w:date="2014-10-27T01:38:00Z">
            <w:rPr/>
          </w:rPrChange>
        </w:rPr>
      </w:pPr>
      <w:bookmarkStart w:id="1383" w:name="_Toc402133716"/>
      <w:r w:rsidRPr="00886339">
        <w:rPr>
          <w:rPrChange w:id="1384" w:author="Veerakumar" w:date="2014-10-27T01:38:00Z">
            <w:rPr/>
          </w:rPrChange>
        </w:rPr>
        <w:t>2.1.3 Research regarding stress factors generally</w:t>
      </w:r>
      <w:bookmarkEnd w:id="1383"/>
    </w:p>
    <w:p w:rsidR="005943F3" w:rsidRPr="00886339" w:rsidRDefault="005943F3" w:rsidP="005943F3">
      <w:pPr>
        <w:rPr>
          <w:lang w:val="en-AU"/>
          <w:rPrChange w:id="1385" w:author="Veerakumar" w:date="2014-10-27T01:38:00Z">
            <w:rPr>
              <w:lang w:val="en-AU"/>
            </w:rPr>
          </w:rPrChange>
        </w:rPr>
      </w:pPr>
      <w:r w:rsidRPr="00886339">
        <w:rPr>
          <w:lang w:val="en-AU"/>
          <w:rPrChange w:id="1386" w:author="Veerakumar" w:date="2014-10-27T01:38:00Z">
            <w:rPr>
              <w:lang w:val="en-AU"/>
            </w:rPr>
          </w:rPrChange>
        </w:rPr>
        <w:t xml:space="preserve">There are a number of articles that describe the changes in emotions and stress due to various </w:t>
      </w:r>
      <w:r w:rsidR="00FA551E" w:rsidRPr="00886339">
        <w:rPr>
          <w:lang w:val="en-AU"/>
          <w:rPrChange w:id="1387" w:author="Veerakumar" w:date="2014-10-27T01:38:00Z">
            <w:rPr>
              <w:lang w:val="en-AU"/>
            </w:rPr>
          </w:rPrChange>
        </w:rPr>
        <w:t>factors</w:t>
      </w:r>
      <w:r w:rsidR="00DE2FA0" w:rsidRPr="00886339">
        <w:rPr>
          <w:lang w:val="en-AU"/>
          <w:rPrChange w:id="1388" w:author="Veerakumar" w:date="2014-10-27T01:38:00Z">
            <w:rPr>
              <w:lang w:val="en-AU"/>
            </w:rPr>
          </w:rPrChange>
        </w:rPr>
        <w:t>. A few different cases were analysed for the sake of diversity and a better understanding of the problem and potential solutions at hand</w:t>
      </w:r>
      <w:r w:rsidRPr="00886339">
        <w:rPr>
          <w:lang w:val="en-AU"/>
          <w:rPrChange w:id="1389" w:author="Veerakumar" w:date="2014-10-27T01:38:00Z">
            <w:rPr>
              <w:lang w:val="en-AU"/>
            </w:rPr>
          </w:rPrChange>
        </w:rPr>
        <w:t>.</w:t>
      </w:r>
      <w:r w:rsidR="009100FB" w:rsidRPr="00886339">
        <w:rPr>
          <w:lang w:val="en-AU"/>
          <w:rPrChange w:id="1390" w:author="Veerakumar" w:date="2014-10-27T01:38:00Z">
            <w:rPr>
              <w:lang w:val="en-AU"/>
            </w:rPr>
          </w:rPrChange>
        </w:rPr>
        <w:t xml:space="preserve"> These were also assessed for relevancy in applying to our proposed methodology.</w:t>
      </w:r>
    </w:p>
    <w:p w:rsidR="005943F3" w:rsidRPr="00367583" w:rsidRDefault="00FA551E" w:rsidP="005943F3">
      <w:pPr>
        <w:rPr>
          <w:lang w:val="en-AU"/>
        </w:rPr>
      </w:pPr>
      <w:r w:rsidRPr="009159E1">
        <w:rPr>
          <w:rStyle w:val="CommentReference"/>
          <w:lang w:val="en-AU"/>
        </w:rPr>
        <w:commentReference w:id="1391"/>
      </w:r>
      <w:r w:rsidR="005943F3" w:rsidRPr="009159E1">
        <w:rPr>
          <w:lang w:val="en-AU"/>
        </w:rPr>
        <w:t>One particular study involves the changes of the human emotional state based on social media patterns, and resulted in the development of “Moon Phrases”</w:t>
      </w:r>
      <w:sdt>
        <w:sdtPr>
          <w:rPr>
            <w:lang w:val="en-AU"/>
          </w:rPr>
          <w:id w:val="853380022"/>
          <w:citation/>
        </w:sdtPr>
        <w:sdtEndPr/>
        <w:sdtContent>
          <w:r w:rsidR="00D33F34" w:rsidRPr="009159E1">
            <w:rPr>
              <w:lang w:val="en-AU"/>
            </w:rPr>
            <w:fldChar w:fldCharType="begin"/>
          </w:r>
          <w:r w:rsidR="00D33F34" w:rsidRPr="00886339">
            <w:rPr>
              <w:lang w:val="en-AU"/>
              <w:rPrChange w:id="1392" w:author="Veerakumar" w:date="2014-10-27T01:38:00Z">
                <w:rPr>
                  <w:lang w:val="en-AU"/>
                </w:rPr>
              </w:rPrChange>
            </w:rPr>
            <w:instrText xml:space="preserve"> CITATION DeC13 \l 3081 </w:instrText>
          </w:r>
          <w:r w:rsidR="00D33F34" w:rsidRPr="00886339">
            <w:rPr>
              <w:lang w:val="en-AU"/>
              <w:rPrChange w:id="1393" w:author="Veerakumar" w:date="2014-10-27T01:38:00Z">
                <w:rPr>
                  <w:lang w:val="en-AU"/>
                </w:rPr>
              </w:rPrChange>
            </w:rPr>
            <w:fldChar w:fldCharType="separate"/>
          </w:r>
          <w:r w:rsidR="00BE1E9C" w:rsidRPr="00F548EB">
            <w:rPr>
              <w:noProof/>
              <w:lang w:val="en-AU"/>
            </w:rPr>
            <w:t xml:space="preserve"> [23]</w:t>
          </w:r>
          <w:r w:rsidR="00D33F34" w:rsidRPr="00F548EB">
            <w:rPr>
              <w:lang w:val="en-AU"/>
            </w:rPr>
            <w:fldChar w:fldCharType="end"/>
          </w:r>
        </w:sdtContent>
      </w:sdt>
      <w:r w:rsidR="005943F3" w:rsidRPr="009159E1">
        <w:rPr>
          <w:lang w:val="en-AU"/>
        </w:rPr>
        <w:t>. This is increasingly relevant in this current time, considering the amount that social media is used. One of th</w:t>
      </w:r>
      <w:r w:rsidR="005943F3" w:rsidRPr="007E7ED6">
        <w:rPr>
          <w:lang w:val="en-AU"/>
        </w:rPr>
        <w:t>e key</w:t>
      </w:r>
      <w:r w:rsidR="005943F3"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005943F3" w:rsidRPr="00854929">
        <w:rPr>
          <w:lang w:val="en-AU"/>
        </w:rPr>
        <w:t>analysed with feedback as to their current mood at the time. From here, a framework was developed which isolated linguistic factors to determine the mood in which a person was in based on their activity. Whilst it has not achieved its aim in acting as an i</w:t>
      </w:r>
      <w:r w:rsidR="005943F3"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Change w:id="1394" w:author="Veerakumar" w:date="2014-10-27T01:38:00Z">
            <w:rPr>
              <w:lang w:val="en-AU"/>
            </w:rPr>
          </w:rPrChange>
        </w:rPr>
        <w:t xml:space="preserve">s, and starvation. The experiment involved the extraction of the biosensor (a trigger for our biological stress responses) and seeing under what conditions they survive. A study of this was conducted successfully </w:t>
      </w:r>
      <w:sdt>
        <w:sdtPr>
          <w:rPr>
            <w:lang w:val="en-AU"/>
          </w:rPr>
          <w:id w:val="1189881838"/>
          <w:citation/>
        </w:sdtPr>
        <w:sdtEndPr/>
        <w:sdtContent>
          <w:r w:rsidR="003B23EE" w:rsidRPr="009159E1">
            <w:rPr>
              <w:lang w:val="en-AU"/>
            </w:rPr>
            <w:fldChar w:fldCharType="begin"/>
          </w:r>
          <w:r w:rsidR="003B23EE" w:rsidRPr="00886339">
            <w:rPr>
              <w:lang w:val="en-AU"/>
              <w:rPrChange w:id="1395" w:author="Veerakumar" w:date="2014-10-27T01:38:00Z">
                <w:rPr>
                  <w:lang w:val="en-AU"/>
                </w:rPr>
              </w:rPrChange>
            </w:rPr>
            <w:instrText xml:space="preserve"> CITATION Abr11 \l 3081 </w:instrText>
          </w:r>
          <w:r w:rsidR="003B23EE" w:rsidRPr="00886339">
            <w:rPr>
              <w:lang w:val="en-AU"/>
              <w:rPrChange w:id="1396" w:author="Veerakumar" w:date="2014-10-27T01:38:00Z">
                <w:rPr>
                  <w:lang w:val="en-AU"/>
                </w:rPr>
              </w:rPrChange>
            </w:rPr>
            <w:fldChar w:fldCharType="separate"/>
          </w:r>
          <w:r w:rsidR="00BE1E9C" w:rsidRPr="00F548EB">
            <w:rPr>
              <w:noProof/>
              <w:lang w:val="en-AU"/>
            </w:rPr>
            <w:t>[24]</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EndPr/>
        <w:sdtContent>
          <w:r w:rsidRPr="009159E1">
            <w:rPr>
              <w:lang w:val="en-AU"/>
            </w:rPr>
            <w:fldChar w:fldCharType="begin"/>
          </w:r>
          <w:r w:rsidRPr="00886339">
            <w:rPr>
              <w:lang w:val="en-AU"/>
              <w:rPrChange w:id="1397" w:author="Veerakumar" w:date="2014-10-27T01:38:00Z">
                <w:rPr>
                  <w:lang w:val="en-AU"/>
                </w:rPr>
              </w:rPrChange>
            </w:rPr>
            <w:instrText xml:space="preserve"> CITATION Abr11 \l 3081 </w:instrText>
          </w:r>
          <w:r w:rsidRPr="00886339">
            <w:rPr>
              <w:lang w:val="en-AU"/>
              <w:rPrChange w:id="1398" w:author="Veerakumar" w:date="2014-10-27T01:38:00Z">
                <w:rPr>
                  <w:lang w:val="en-AU"/>
                </w:rPr>
              </w:rPrChange>
            </w:rPr>
            <w:fldChar w:fldCharType="separate"/>
          </w:r>
          <w:r w:rsidR="00BE1E9C" w:rsidRPr="00F548EB">
            <w:rPr>
              <w:noProof/>
              <w:lang w:val="en-AU"/>
            </w:rPr>
            <w:t xml:space="preserve"> </w:t>
          </w:r>
          <w:r w:rsidR="00BE1E9C" w:rsidRPr="00F548EB">
            <w:rPr>
              <w:noProof/>
              <w:lang w:val="en-AU"/>
            </w:rPr>
            <w:lastRenderedPageBreak/>
            <w:t>[24]</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1399" w:name="_Toc401239242"/>
      <w:bookmarkStart w:id="1400" w:name="_Toc402133717"/>
      <w:r w:rsidR="005943F3" w:rsidRPr="00854929">
        <w:lastRenderedPageBreak/>
        <w:t xml:space="preserve">2.2 Conclusions and </w:t>
      </w:r>
      <w:r w:rsidR="00E64E80" w:rsidRPr="00854929">
        <w:t xml:space="preserve">Refined </w:t>
      </w:r>
      <w:r w:rsidR="005943F3" w:rsidRPr="00854929">
        <w:t>Aim</w:t>
      </w:r>
      <w:bookmarkEnd w:id="1399"/>
      <w:bookmarkEnd w:id="1400"/>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Change w:id="1401" w:author="Veerakumar" w:date="2014-10-27T01:38:00Z">
            <w:rPr>
              <w:lang w:val="en-AU"/>
            </w:rPr>
          </w:rPrChange>
        </w:rPr>
        <w:t xml:space="preserve">A key thing that defines people as different is what we respond to in a stressful manner, and what the physiological and mental reactions are. With the many different personalities everyone has, there are many responses.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EndPr/>
        <w:sdtContent>
          <w:r w:rsidRPr="009159E1">
            <w:rPr>
              <w:lang w:val="en-AU"/>
            </w:rPr>
            <w:fldChar w:fldCharType="begin"/>
          </w:r>
          <w:r w:rsidRPr="00886339">
            <w:rPr>
              <w:lang w:val="en-AU"/>
              <w:rPrChange w:id="1402" w:author="Veerakumar" w:date="2014-10-27T01:38:00Z">
                <w:rPr>
                  <w:lang w:val="en-AU"/>
                </w:rPr>
              </w:rPrChange>
            </w:rPr>
            <w:instrText xml:space="preserve"> CITATION Car07 \l 1033  \m Nat14 \m Seg14</w:instrText>
          </w:r>
          <w:r w:rsidRPr="00886339">
            <w:rPr>
              <w:lang w:val="en-AU"/>
              <w:rPrChange w:id="1403" w:author="Veerakumar" w:date="2014-10-27T01:38:00Z">
                <w:rPr>
                  <w:lang w:val="en-AU"/>
                </w:rPr>
              </w:rPrChange>
            </w:rPr>
            <w:fldChar w:fldCharType="separate"/>
          </w:r>
          <w:r w:rsidR="00BE1E9C" w:rsidRPr="00F548EB">
            <w:rPr>
              <w:noProof/>
              <w:lang w:val="en-AU"/>
            </w:rPr>
            <w:t>[1, 25, 16]</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Change w:id="1404" w:author="Veerakumar" w:date="2014-10-27T01:38:00Z">
            <w:rPr>
              <w:lang w:val="en-AU"/>
            </w:rPr>
          </w:rPrChange>
        </w:rPr>
      </w:pPr>
      <w:r w:rsidRPr="00886339">
        <w:rPr>
          <w:lang w:val="en-AU"/>
          <w:rPrChange w:id="1405" w:author="Veerakumar" w:date="2014-10-27T01:38:00Z">
            <w:rPr>
              <w:lang w:val="en-AU"/>
            </w:rPr>
          </w:rPrChange>
        </w:rPr>
        <w:t>Increased blood pressure</w:t>
      </w:r>
    </w:p>
    <w:p w:rsidR="00F133F6" w:rsidRPr="00886339" w:rsidRDefault="00F133F6" w:rsidP="00A74C9C">
      <w:pPr>
        <w:pStyle w:val="ListParagraph"/>
        <w:numPr>
          <w:ilvl w:val="0"/>
          <w:numId w:val="7"/>
        </w:numPr>
        <w:suppressAutoHyphens w:val="0"/>
        <w:rPr>
          <w:lang w:val="en-AU"/>
          <w:rPrChange w:id="1406" w:author="Veerakumar" w:date="2014-10-27T01:38:00Z">
            <w:rPr>
              <w:lang w:val="en-AU"/>
            </w:rPr>
          </w:rPrChange>
        </w:rPr>
      </w:pPr>
      <w:r w:rsidRPr="00886339">
        <w:rPr>
          <w:lang w:val="en-AU"/>
          <w:rPrChange w:id="1407" w:author="Veerakumar" w:date="2014-10-27T01:38:00Z">
            <w:rPr>
              <w:lang w:val="en-AU"/>
            </w:rPr>
          </w:rPrChange>
        </w:rPr>
        <w:t>Brain damage – specifically learning and memory</w:t>
      </w:r>
    </w:p>
    <w:p w:rsidR="00F133F6" w:rsidRPr="00886339" w:rsidRDefault="00F133F6" w:rsidP="00A74C9C">
      <w:pPr>
        <w:pStyle w:val="ListParagraph"/>
        <w:numPr>
          <w:ilvl w:val="0"/>
          <w:numId w:val="7"/>
        </w:numPr>
        <w:suppressAutoHyphens w:val="0"/>
        <w:rPr>
          <w:lang w:val="en-AU"/>
          <w:rPrChange w:id="1408" w:author="Veerakumar" w:date="2014-10-27T01:38:00Z">
            <w:rPr>
              <w:lang w:val="en-AU"/>
            </w:rPr>
          </w:rPrChange>
        </w:rPr>
      </w:pPr>
      <w:r w:rsidRPr="00886339">
        <w:rPr>
          <w:lang w:val="en-AU"/>
          <w:rPrChange w:id="1409" w:author="Veerakumar" w:date="2014-10-27T01:38:00Z">
            <w:rPr>
              <w:lang w:val="en-AU"/>
            </w:rPr>
          </w:rPrChange>
        </w:rPr>
        <w:t>Weakened immune system, and associated nervous system</w:t>
      </w:r>
    </w:p>
    <w:p w:rsidR="00082E02" w:rsidRPr="00886339" w:rsidRDefault="00082E02" w:rsidP="00082E02">
      <w:pPr>
        <w:suppressAutoHyphens w:val="0"/>
        <w:rPr>
          <w:lang w:val="en-AU"/>
          <w:rPrChange w:id="1410" w:author="Veerakumar" w:date="2014-10-27T01:38:00Z">
            <w:rPr>
              <w:lang w:val="en-AU"/>
            </w:rPr>
          </w:rPrChange>
        </w:rPr>
      </w:pPr>
      <w:r w:rsidRPr="00886339">
        <w:rPr>
          <w:lang w:val="en-AU"/>
          <w:rPrChange w:id="1411" w:author="Veerakumar" w:date="2014-10-27T01:38:00Z">
            <w:rPr>
              <w:lang w:val="en-AU"/>
            </w:rPr>
          </w:rPrChange>
        </w:rPr>
        <w:t xml:space="preserve">Our reviews have taught us a lot about 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Change w:id="1412" w:author="Veerakumar" w:date="2014-10-27T01:38:00Z">
            <w:rPr>
              <w:lang w:val="en-AU"/>
            </w:rPr>
          </w:rPrChange>
        </w:rPr>
        <w:t>also consider other factors such as practicality in the real world. Such practicality for the user includes portability and ease of use.</w:t>
      </w:r>
    </w:p>
    <w:p w:rsidR="004A3098" w:rsidRPr="00886339" w:rsidRDefault="004A3098" w:rsidP="00082E02">
      <w:pPr>
        <w:suppressAutoHyphens w:val="0"/>
        <w:rPr>
          <w:lang w:val="en-AU"/>
          <w:rPrChange w:id="1413" w:author="Veerakumar" w:date="2014-10-27T01:38:00Z">
            <w:rPr>
              <w:lang w:val="en-AU"/>
            </w:rPr>
          </w:rPrChange>
        </w:rPr>
      </w:pPr>
      <w:r w:rsidRPr="00886339">
        <w:rPr>
          <w:lang w:val="en-AU"/>
          <w:rPrChange w:id="1414" w:author="Veerakumar" w:date="2014-10-27T01:38:00Z">
            <w:rPr>
              <w:lang w:val="en-AU"/>
            </w:rPr>
          </w:rPrChange>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Change w:id="1415" w:author="Veerakumar" w:date="2014-10-27T01:38:00Z">
            <w:rPr>
              <w:lang w:val="en-AU"/>
            </w:rPr>
          </w:rPrChange>
        </w:rPr>
        <w:lastRenderedPageBreak/>
        <w:t xml:space="preserve">For a start, we noted that biological symptoms </w:t>
      </w:r>
      <w:sdt>
        <w:sdtPr>
          <w:rPr>
            <w:lang w:val="en-AU"/>
          </w:rPr>
          <w:id w:val="-1156297993"/>
          <w:citation/>
        </w:sdtPr>
        <w:sdtEndPr/>
        <w:sdtContent>
          <w:r w:rsidRPr="009159E1">
            <w:rPr>
              <w:lang w:val="en-AU"/>
            </w:rPr>
            <w:fldChar w:fldCharType="begin"/>
          </w:r>
          <w:r w:rsidRPr="00886339">
            <w:rPr>
              <w:lang w:val="en-AU"/>
              <w:rPrChange w:id="1416" w:author="Veerakumar" w:date="2014-10-27T01:38:00Z">
                <w:rPr>
                  <w:lang w:val="en-AU"/>
                </w:rPr>
              </w:rPrChange>
            </w:rPr>
            <w:instrText xml:space="preserve"> CITATION Abr11 \l 3081 </w:instrText>
          </w:r>
          <w:r w:rsidRPr="00886339">
            <w:rPr>
              <w:lang w:val="en-AU"/>
              <w:rPrChange w:id="1417" w:author="Veerakumar" w:date="2014-10-27T01:38:00Z">
                <w:rPr>
                  <w:lang w:val="en-AU"/>
                </w:rPr>
              </w:rPrChange>
            </w:rPr>
            <w:fldChar w:fldCharType="separate"/>
          </w:r>
          <w:r w:rsidR="00BE1E9C" w:rsidRPr="00F548EB">
            <w:rPr>
              <w:noProof/>
              <w:lang w:val="en-AU"/>
            </w:rPr>
            <w:t>[24]</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Change w:id="1418" w:author="Veerakumar" w:date="2014-10-27T01:38:00Z">
            <w:rPr>
              <w:lang w:val="en-AU"/>
            </w:rPr>
          </w:rPrChange>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Change w:id="1419" w:author="Veerakumar" w:date="2014-10-27T01:38:00Z">
            <w:rPr>
              <w:lang w:val="en-AU"/>
            </w:rPr>
          </w:rPrChange>
        </w:rPr>
        <w:t xml:space="preserve">. Such an example is its application in Azumio’s “Heart Rate Monitor”. Whilst this development is somewhat of an innovation based on </w:t>
      </w:r>
      <w:r w:rsidR="00B92CD1" w:rsidRPr="00886339">
        <w:rPr>
          <w:lang w:val="en-AU"/>
          <w:rPrChange w:id="1420" w:author="Veerakumar" w:date="2014-10-27T01:38:00Z">
            <w:rPr>
              <w:lang w:val="en-AU"/>
            </w:rPr>
          </w:rPrChange>
        </w:rPr>
        <w:t>an</w:t>
      </w:r>
      <w:r w:rsidR="00F1769E" w:rsidRPr="00886339">
        <w:rPr>
          <w:lang w:val="en-AU"/>
          <w:rPrChange w:id="1421" w:author="Veerakumar" w:date="2014-10-27T01:38:00Z">
            <w:rPr>
              <w:lang w:val="en-AU"/>
            </w:rPr>
          </w:rPrChange>
        </w:rPr>
        <w:t xml:space="preserve"> undedicated hardware </w:t>
      </w:r>
      <w:r w:rsidR="00B92CD1" w:rsidRPr="00886339">
        <w:rPr>
          <w:lang w:val="en-AU"/>
          <w:rPrChange w:id="1422" w:author="Veerakumar" w:date="2014-10-27T01:38:00Z">
            <w:rPr>
              <w:lang w:val="en-AU"/>
            </w:rPr>
          </w:rPrChange>
        </w:rPr>
        <w:t>(</w:t>
      </w:r>
      <w:r w:rsidR="00F1769E" w:rsidRPr="00886339">
        <w:rPr>
          <w:lang w:val="en-AU"/>
          <w:rPrChange w:id="1423" w:author="Veerakumar" w:date="2014-10-27T01:38:00Z">
            <w:rPr>
              <w:lang w:val="en-AU"/>
            </w:rPr>
          </w:rPrChange>
        </w:rPr>
        <w:t>the camera</w:t>
      </w:r>
      <w:r w:rsidR="00B92CD1" w:rsidRPr="00886339">
        <w:rPr>
          <w:lang w:val="en-AU"/>
          <w:rPrChange w:id="1424" w:author="Veerakumar" w:date="2014-10-27T01:38:00Z">
            <w:rPr>
              <w:lang w:val="en-AU"/>
            </w:rPr>
          </w:rPrChange>
        </w:rPr>
        <w:t>),</w:t>
      </w:r>
      <w:r w:rsidR="00F1769E" w:rsidRPr="00886339">
        <w:rPr>
          <w:lang w:val="en-AU"/>
          <w:rPrChange w:id="1425" w:author="Veerakumar" w:date="2014-10-27T01:38:00Z">
            <w:rPr>
              <w:lang w:val="en-AU"/>
            </w:rPr>
          </w:rPrChange>
        </w:rPr>
        <w:t xml:space="preserve"> the logic to deduce one’s heart rate through imagery is correct</w:t>
      </w:r>
      <w:r w:rsidR="00B92CD1" w:rsidRPr="00886339">
        <w:rPr>
          <w:lang w:val="en-AU"/>
          <w:rPrChange w:id="1426" w:author="Veerakumar" w:date="2014-10-27T01:38:00Z">
            <w:rPr>
              <w:lang w:val="en-AU"/>
            </w:rPr>
          </w:rPrChange>
        </w:rPr>
        <w:t>.</w:t>
      </w:r>
      <w:r w:rsidR="00F1769E" w:rsidRPr="00886339">
        <w:rPr>
          <w:lang w:val="en-AU"/>
          <w:rPrChange w:id="1427" w:author="Veerakumar" w:date="2014-10-27T01:38:00Z">
            <w:rPr>
              <w:lang w:val="en-AU"/>
            </w:rPr>
          </w:rPrChange>
        </w:rPr>
        <w:t xml:space="preserve"> Thus, we will be able to take use of this sign</w:t>
      </w:r>
      <w:r w:rsidR="00C25B9F" w:rsidRPr="00886339">
        <w:rPr>
          <w:lang w:val="en-AU"/>
          <w:rPrChange w:id="1428" w:author="Veerakumar" w:date="2014-10-27T01:38:00Z">
            <w:rPr>
              <w:lang w:val="en-AU"/>
            </w:rPr>
          </w:rPrChange>
        </w:rPr>
        <w:t>al using a mobile phone.</w:t>
      </w:r>
    </w:p>
    <w:p w:rsidR="00C25B9F" w:rsidRPr="00886339" w:rsidRDefault="00C25B9F" w:rsidP="00082E02">
      <w:pPr>
        <w:suppressAutoHyphens w:val="0"/>
        <w:rPr>
          <w:lang w:val="en-AU"/>
          <w:rPrChange w:id="1429" w:author="Veerakumar" w:date="2014-10-27T01:38:00Z">
            <w:rPr>
              <w:lang w:val="en-AU"/>
            </w:rPr>
          </w:rPrChange>
        </w:rPr>
      </w:pPr>
      <w:r w:rsidRPr="00886339">
        <w:rPr>
          <w:lang w:val="en-AU"/>
          <w:rPrChange w:id="1430" w:author="Veerakumar" w:date="2014-10-27T01:38:00Z">
            <w:rPr>
              <w:lang w:val="en-AU"/>
            </w:rPr>
          </w:rPrChange>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Change w:id="1431" w:author="Veerakumar" w:date="2014-10-27T01:38:00Z">
            <w:rPr>
              <w:lang w:val="en-AU"/>
            </w:rPr>
          </w:rPrChange>
        </w:rPr>
      </w:pPr>
      <w:r w:rsidRPr="00886339">
        <w:rPr>
          <w:lang w:val="en-AU"/>
          <w:rPrChange w:id="1432" w:author="Veerakumar" w:date="2014-10-27T01:38:00Z">
            <w:rPr>
              <w:lang w:val="en-AU"/>
            </w:rPr>
          </w:rPrChange>
        </w:rPr>
        <w:t xml:space="preserve">Perspiration can be measured in a phone using the hygrometer, which we will discuss later in this thesis. Again, this is not the dedicated purpose of the </w:t>
      </w:r>
      <w:r w:rsidR="0095087E" w:rsidRPr="00886339">
        <w:rPr>
          <w:lang w:val="en-AU"/>
          <w:rPrChange w:id="1433" w:author="Veerakumar" w:date="2014-10-27T01:38:00Z">
            <w:rPr>
              <w:lang w:val="en-AU"/>
            </w:rPr>
          </w:rPrChange>
        </w:rPr>
        <w:t>hygrometer</w:t>
      </w:r>
      <w:r w:rsidRPr="00886339">
        <w:rPr>
          <w:rStyle w:val="FootnoteReference"/>
          <w:lang w:val="en-AU"/>
          <w:rPrChange w:id="1434" w:author="Veerakumar" w:date="2014-10-27T01:38:00Z">
            <w:rPr>
              <w:rStyle w:val="FootnoteReference"/>
              <w:lang w:val="en-AU"/>
            </w:rPr>
          </w:rPrChange>
        </w:rPr>
        <w:footnoteReference w:id="5"/>
      </w:r>
      <w:r w:rsidR="0095087E" w:rsidRPr="00886339">
        <w:rPr>
          <w:lang w:val="en-AU"/>
          <w:rPrChange w:id="1435" w:author="Veerakumar" w:date="2014-10-27T01:38:00Z">
            <w:rPr>
              <w:lang w:val="en-AU"/>
            </w:rPr>
          </w:rPrChange>
        </w:rPr>
        <w:t xml:space="preserve">, however the logic behind its use is correct and, provided we can provide a proof of concept to ourselves for its application, </w:t>
      </w:r>
      <w:r w:rsidR="00B92CD1" w:rsidRPr="00886339">
        <w:rPr>
          <w:lang w:val="en-AU"/>
          <w:rPrChange w:id="1436" w:author="Veerakumar" w:date="2014-10-27T01:38:00Z">
            <w:rPr>
              <w:lang w:val="en-AU"/>
            </w:rPr>
          </w:rPrChange>
        </w:rPr>
        <w:t>and it</w:t>
      </w:r>
      <w:r w:rsidR="0095087E" w:rsidRPr="00886339">
        <w:rPr>
          <w:lang w:val="en-AU"/>
          <w:rPrChange w:id="1437" w:author="Veerakumar" w:date="2014-10-27T01:38:00Z">
            <w:rPr>
              <w:lang w:val="en-AU"/>
            </w:rPr>
          </w:rPrChange>
        </w:rPr>
        <w:t xml:space="preserve"> is a feasible option to use for detecting perspiration.</w:t>
      </w:r>
    </w:p>
    <w:p w:rsidR="0095087E" w:rsidRPr="00854929" w:rsidRDefault="0037631C" w:rsidP="00082E02">
      <w:pPr>
        <w:suppressAutoHyphens w:val="0"/>
        <w:rPr>
          <w:lang w:val="en-AU"/>
        </w:rPr>
      </w:pPr>
      <w:r w:rsidRPr="00886339">
        <w:rPr>
          <w:lang w:val="en-AU"/>
          <w:rPrChange w:id="1438" w:author="Veerakumar" w:date="2014-10-27T01:38:00Z">
            <w:rPr>
              <w:lang w:val="en-AU"/>
            </w:rPr>
          </w:rPrChange>
        </w:rPr>
        <w:t xml:space="preserve">Lastly, we take note of two mobile applications that make use of </w:t>
      </w:r>
      <w:r w:rsidR="00B92CD1" w:rsidRPr="00886339">
        <w:rPr>
          <w:lang w:val="en-AU"/>
          <w:rPrChange w:id="1439" w:author="Veerakumar" w:date="2014-10-27T01:38:00Z">
            <w:rPr>
              <w:lang w:val="en-AU"/>
            </w:rPr>
          </w:rPrChange>
        </w:rPr>
        <w:t>speech</w:t>
      </w:r>
      <w:r w:rsidRPr="00886339">
        <w:rPr>
          <w:lang w:val="en-AU"/>
          <w:rPrChange w:id="1440" w:author="Veerakumar" w:date="2014-10-27T01:38:00Z">
            <w:rPr>
              <w:lang w:val="en-AU"/>
            </w:rPr>
          </w:rPrChange>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EndPr/>
        <w:sdtContent>
          <w:r w:rsidRPr="009159E1">
            <w:rPr>
              <w:lang w:val="en-AU"/>
            </w:rPr>
            <w:fldChar w:fldCharType="begin"/>
          </w:r>
          <w:r w:rsidRPr="00886339">
            <w:rPr>
              <w:lang w:val="en-AU"/>
              <w:rPrChange w:id="1441" w:author="Veerakumar" w:date="2014-10-27T01:38:00Z">
                <w:rPr>
                  <w:lang w:val="en-AU"/>
                </w:rPr>
              </w:rPrChange>
            </w:rPr>
            <w:instrText xml:space="preserve"> CITATION Cha11 \l 3081 </w:instrText>
          </w:r>
          <w:r w:rsidRPr="00886339">
            <w:rPr>
              <w:lang w:val="en-AU"/>
              <w:rPrChange w:id="1442" w:author="Veerakumar" w:date="2014-10-27T01:38:00Z">
                <w:rPr>
                  <w:lang w:val="en-AU"/>
                </w:rPr>
              </w:rPrChange>
            </w:rPr>
            <w:fldChar w:fldCharType="separate"/>
          </w:r>
          <w:r w:rsidR="00BE1E9C" w:rsidRPr="00F548EB">
            <w:rPr>
              <w:noProof/>
              <w:lang w:val="en-AU"/>
            </w:rPr>
            <w:t>[11]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lastRenderedPageBreak/>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taken into account thus far. Such namely stress symptoms are </w:t>
      </w:r>
      <w:r w:rsidRPr="00886339">
        <w:rPr>
          <w:lang w:val="en-AU"/>
          <w:rPrChange w:id="1443" w:author="Veerakumar" w:date="2014-10-27T01:38:00Z">
            <w:rPr>
              <w:lang w:val="en-AU"/>
            </w:rPr>
          </w:rPrChange>
        </w:rPr>
        <w:t>some of those mentioned above. One in particular that will be discussed later is one’s erratic movement, which can be detected using a phone’s accelerometer</w:t>
      </w:r>
      <w:r w:rsidR="002C7D7C" w:rsidRPr="00886339">
        <w:rPr>
          <w:lang w:val="en-AU"/>
          <w:rPrChange w:id="1444" w:author="Veerakumar" w:date="2014-10-27T01:38:00Z">
            <w:rPr>
              <w:lang w:val="en-AU"/>
            </w:rPr>
          </w:rPrChange>
        </w:rPr>
        <w:t>.</w:t>
      </w:r>
      <w:r w:rsidR="000A41C0" w:rsidRPr="00886339">
        <w:rPr>
          <w:lang w:val="en-AU"/>
          <w:rPrChange w:id="1445" w:author="Veerakumar" w:date="2014-10-27T01:38:00Z">
            <w:rPr>
              <w:lang w:val="en-AU"/>
            </w:rPr>
          </w:rPrChange>
        </w:rPr>
        <w:t xml:space="preserve"> Despite a lack of investigation in previous literature reviews, other sources indicate subconscious movement is a body’s way of minimising mental stress </w:t>
      </w:r>
      <w:sdt>
        <w:sdtPr>
          <w:rPr>
            <w:lang w:val="en-AU"/>
          </w:rPr>
          <w:id w:val="1207682185"/>
          <w:citation/>
        </w:sdtPr>
        <w:sdtEndPr/>
        <w:sdtContent>
          <w:r w:rsidR="000A41C0" w:rsidRPr="009159E1">
            <w:rPr>
              <w:lang w:val="en-AU"/>
            </w:rPr>
            <w:fldChar w:fldCharType="begin"/>
          </w:r>
          <w:r w:rsidR="000A41C0" w:rsidRPr="00886339">
            <w:rPr>
              <w:lang w:val="en-AU"/>
              <w:rPrChange w:id="1446" w:author="Veerakumar" w:date="2014-10-27T01:38:00Z">
                <w:rPr>
                  <w:lang w:val="en-AU"/>
                </w:rPr>
              </w:rPrChange>
            </w:rPr>
            <w:instrText xml:space="preserve"> CITATION Car07 \l 3081  \m Cal14</w:instrText>
          </w:r>
          <w:r w:rsidR="000A41C0" w:rsidRPr="00886339">
            <w:rPr>
              <w:lang w:val="en-AU"/>
              <w:rPrChange w:id="1447" w:author="Veerakumar" w:date="2014-10-27T01:38:00Z">
                <w:rPr>
                  <w:lang w:val="en-AU"/>
                </w:rPr>
              </w:rPrChange>
            </w:rPr>
            <w:fldChar w:fldCharType="separate"/>
          </w:r>
          <w:r w:rsidR="00BE1E9C" w:rsidRPr="009159E1">
            <w:rPr>
              <w:noProof/>
              <w:lang w:val="en-AU"/>
            </w:rPr>
            <w:t>[1, 26]</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Change w:id="1448" w:author="Veerakumar" w:date="2014-10-27T01:38:00Z">
            <w:rPr>
              <w:lang w:val="en-AU"/>
            </w:rPr>
          </w:rPrChange>
        </w:rPr>
      </w:pPr>
      <w:r w:rsidRPr="00367583">
        <w:rPr>
          <w:lang w:val="en-AU"/>
        </w:rPr>
        <w:t>Current methodologies that are successful account for specific symptoms. The aim of the next part of the chapter is to explain the current solutions to th</w:t>
      </w:r>
      <w:r w:rsidRPr="00886339">
        <w:rPr>
          <w:lang w:val="en-AU"/>
          <w:rPrChange w:id="1449" w:author="Veerakumar" w:date="2014-10-27T01:38:00Z">
            <w:rPr>
              <w:lang w:val="en-AU"/>
            </w:rPr>
          </w:rPrChange>
        </w:rPr>
        <w:t>e problem at hand, what they offer for the detecting the onset of stress, and what each of the latest resolutions are lacking from the perfect solution.</w:t>
      </w:r>
      <w:r w:rsidRPr="00886339">
        <w:rPr>
          <w:lang w:val="en-AU"/>
          <w:rPrChange w:id="1450" w:author="Veerakumar" w:date="2014-10-27T01:38:00Z">
            <w:rPr>
              <w:lang w:val="en-AU"/>
            </w:rPr>
          </w:rPrChange>
        </w:rPr>
        <w:br w:type="page"/>
      </w:r>
    </w:p>
    <w:p w:rsidR="0062433B" w:rsidRPr="00886339" w:rsidRDefault="00D47449" w:rsidP="009159E1">
      <w:pPr>
        <w:suppressAutoHyphens w:val="0"/>
        <w:spacing w:after="0" w:line="276" w:lineRule="auto"/>
        <w:jc w:val="center"/>
        <w:rPr>
          <w:rStyle w:val="Heading1Char"/>
          <w:lang w:val="en-AU"/>
          <w:rPrChange w:id="1451" w:author="Veerakumar" w:date="2014-10-27T01:38:00Z">
            <w:rPr>
              <w:rStyle w:val="Heading1Char"/>
            </w:rPr>
          </w:rPrChange>
        </w:rPr>
        <w:pPrChange w:id="1452" w:author="Veerakumar" w:date="2014-10-27T01:40:00Z">
          <w:pPr>
            <w:suppressAutoHyphens w:val="0"/>
            <w:spacing w:after="0" w:line="276" w:lineRule="auto"/>
          </w:pPr>
        </w:pPrChange>
      </w:pPr>
      <w:bookmarkStart w:id="1453" w:name="_Toc402133718"/>
      <w:r w:rsidRPr="00886339">
        <w:rPr>
          <w:rStyle w:val="Heading1Char"/>
          <w:lang w:val="en-AU"/>
          <w:rPrChange w:id="1454" w:author="Veerakumar" w:date="2014-10-27T01:38:00Z">
            <w:rPr>
              <w:rStyle w:val="Heading1Char"/>
            </w:rPr>
          </w:rPrChange>
        </w:rPr>
        <w:lastRenderedPageBreak/>
        <w:t>3</w:t>
      </w:r>
      <w:r w:rsidR="0062433B" w:rsidRPr="00886339">
        <w:rPr>
          <w:rStyle w:val="Heading1Char"/>
          <w:lang w:val="en-AU"/>
          <w:rPrChange w:id="1455" w:author="Veerakumar" w:date="2014-10-27T01:38:00Z">
            <w:rPr>
              <w:rStyle w:val="Heading1Char"/>
            </w:rPr>
          </w:rPrChange>
        </w:rPr>
        <w:t>. Own Work</w:t>
      </w:r>
      <w:bookmarkEnd w:id="1453"/>
    </w:p>
    <w:p w:rsidR="00C90E9C" w:rsidRPr="00886339" w:rsidRDefault="00C90E9C" w:rsidP="00B02A7C">
      <w:pPr>
        <w:rPr>
          <w:lang w:val="en-AU"/>
          <w:rPrChange w:id="1456" w:author="Veerakumar" w:date="2014-10-27T01:38:00Z">
            <w:rPr/>
          </w:rPrChange>
        </w:rPr>
      </w:pPr>
      <w:commentRangeStart w:id="1457"/>
      <w:r w:rsidRPr="00886339">
        <w:rPr>
          <w:lang w:val="en-AU"/>
          <w:rPrChange w:id="1458" w:author="Veerakumar" w:date="2014-10-27T01:38:00Z">
            <w:rPr/>
          </w:rPrChange>
        </w:rPr>
        <w:t>Intro</w:t>
      </w:r>
      <w:commentRangeEnd w:id="1457"/>
      <w:r w:rsidRPr="00886339">
        <w:rPr>
          <w:rStyle w:val="CommentReference"/>
          <w:lang w:val="en-AU"/>
          <w:rPrChange w:id="1459" w:author="Veerakumar" w:date="2014-10-27T01:38:00Z">
            <w:rPr>
              <w:rStyle w:val="CommentReference"/>
            </w:rPr>
          </w:rPrChange>
        </w:rPr>
        <w:commentReference w:id="1457"/>
      </w:r>
    </w:p>
    <w:p w:rsidR="00D47449" w:rsidRPr="00886339" w:rsidRDefault="00D47449" w:rsidP="003051B8">
      <w:pPr>
        <w:pStyle w:val="Heading2"/>
      </w:pPr>
      <w:bookmarkStart w:id="1460" w:name="_Toc402133719"/>
      <w:r w:rsidRPr="00886339">
        <w:t>3.1 Proposal</w:t>
      </w:r>
      <w:bookmarkEnd w:id="1460"/>
    </w:p>
    <w:p w:rsidR="00D47449" w:rsidRPr="007E7ED6" w:rsidRDefault="00D47449" w:rsidP="003051B8">
      <w:pPr>
        <w:pStyle w:val="Heading3"/>
      </w:pPr>
      <w:bookmarkStart w:id="1461" w:name="_Toc402133720"/>
      <w:r w:rsidRPr="007E7ED6">
        <w:t>3.1.1 Deductions</w:t>
      </w:r>
      <w:bookmarkEnd w:id="1461"/>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Change w:id="1462" w:author="Veerakumar" w:date="2014-10-27T01:38:00Z">
            <w:rPr>
              <w:lang w:val="en-AU"/>
            </w:rPr>
          </w:rPrChange>
        </w:rPr>
      </w:pPr>
      <w:r w:rsidRPr="00886339">
        <w:rPr>
          <w:lang w:val="en-AU"/>
          <w:rPrChange w:id="1463" w:author="Veerakumar" w:date="2014-10-27T01:38:00Z">
            <w:rPr>
              <w:lang w:val="en-AU"/>
            </w:rPr>
          </w:rPrChange>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Change w:id="1464" w:author="Veerakumar" w:date="2014-10-27T01:38:00Z">
            <w:rPr>
              <w:lang w:val="en-AU"/>
            </w:rPr>
          </w:rPrChange>
        </w:rPr>
      </w:pPr>
      <w:r w:rsidRPr="00886339">
        <w:rPr>
          <w:lang w:val="en-AU"/>
          <w:rPrChange w:id="1465" w:author="Veerakumar" w:date="2014-10-27T01:38:00Z">
            <w:rPr>
              <w:lang w:val="en-AU"/>
            </w:rPr>
          </w:rPrChange>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Change w:id="1466" w:author="Veerakumar" w:date="2014-10-27T01:38:00Z">
            <w:rPr>
              <w:lang w:val="en-AU"/>
            </w:rPr>
          </w:rPrChange>
        </w:rPr>
      </w:pPr>
      <w:r w:rsidRPr="00886339">
        <w:rPr>
          <w:lang w:val="en-AU"/>
          <w:rPrChange w:id="1467" w:author="Veerakumar" w:date="2014-10-27T01:38:00Z">
            <w:rPr>
              <w:lang w:val="en-AU"/>
            </w:rPr>
          </w:rPrChange>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Change w:id="1468" w:author="Veerakumar" w:date="2014-10-27T01:38:00Z">
            <w:rPr>
              <w:lang w:val="en-AU"/>
            </w:rPr>
          </w:rPrChange>
        </w:rPr>
      </w:pPr>
      <w:r w:rsidRPr="00886339">
        <w:rPr>
          <w:lang w:val="en-AU"/>
          <w:rPrChange w:id="1469" w:author="Veerakumar" w:date="2014-10-27T01:38:00Z">
            <w:rPr>
              <w:lang w:val="en-AU"/>
            </w:rPr>
          </w:rPrChange>
        </w:rPr>
        <w:t>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allows a unique form of semi-supervised learning that has not been used in any state-of-the-art applications to date</w:t>
      </w:r>
    </w:p>
    <w:p w:rsidR="00D47449" w:rsidRPr="00886339" w:rsidRDefault="00D47449" w:rsidP="00D47449">
      <w:pPr>
        <w:rPr>
          <w:lang w:val="en-AU"/>
          <w:rPrChange w:id="1470" w:author="Veerakumar" w:date="2014-10-27T01:38:00Z">
            <w:rPr>
              <w:lang w:val="en-AU"/>
            </w:rPr>
          </w:rPrChange>
        </w:rPr>
      </w:pPr>
      <w:r w:rsidRPr="00886339">
        <w:rPr>
          <w:lang w:val="en-AU"/>
          <w:rPrChange w:id="1471" w:author="Veerakumar" w:date="2014-10-27T01:38:00Z">
            <w:rPr>
              <w:lang w:val="en-AU"/>
            </w:rPr>
          </w:rPrChange>
        </w:rPr>
        <w:lastRenderedPageBreak/>
        <w:t>As explained before, a person experiencing stress responses is not necessarily acting rationally. We require a solution that will collect our data through natural means. This include when the phone is on standby next to us or in our 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Change w:id="1472" w:author="Veerakumar" w:date="2014-10-27T01:38:00Z">
            <w:rPr>
              <w:lang w:val="en-AU"/>
            </w:rPr>
          </w:rPrChange>
        </w:rPr>
        <w:t xml:space="preserve">A mobile phone is a convenient gadget to use, with over two thirds of Australians owning a smart phone </w:t>
      </w:r>
      <w:sdt>
        <w:sdtPr>
          <w:rPr>
            <w:lang w:val="en-AU"/>
          </w:rPr>
          <w:id w:val="1840570749"/>
          <w:citation/>
        </w:sdtPr>
        <w:sdtEndPr/>
        <w:sdtContent>
          <w:r w:rsidRPr="009159E1">
            <w:rPr>
              <w:lang w:val="en-AU"/>
            </w:rPr>
            <w:fldChar w:fldCharType="begin"/>
          </w:r>
          <w:r w:rsidRPr="00886339">
            <w:rPr>
              <w:lang w:val="en-AU"/>
              <w:rPrChange w:id="1473" w:author="Veerakumar" w:date="2014-10-27T01:38:00Z">
                <w:rPr>
                  <w:lang w:val="en-AU"/>
                </w:rPr>
              </w:rPrChange>
            </w:rPr>
            <w:instrText xml:space="preserve"> CITATION Sta13 \l 1033 </w:instrText>
          </w:r>
          <w:r w:rsidRPr="00886339">
            <w:rPr>
              <w:lang w:val="en-AU"/>
              <w:rPrChange w:id="1474" w:author="Veerakumar" w:date="2014-10-27T01:38:00Z">
                <w:rPr>
                  <w:lang w:val="en-AU"/>
                </w:rPr>
              </w:rPrChange>
            </w:rPr>
            <w:fldChar w:fldCharType="separate"/>
          </w:r>
          <w:r w:rsidR="00BE1E9C" w:rsidRPr="007E7ED6">
            <w:rPr>
              <w:noProof/>
              <w:lang w:val="en-AU"/>
            </w:rPr>
            <w:t>[27]</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EndPr/>
        <w:sdtContent>
          <w:r w:rsidRPr="009159E1">
            <w:rPr>
              <w:lang w:val="en-AU"/>
            </w:rPr>
            <w:fldChar w:fldCharType="begin"/>
          </w:r>
          <w:r w:rsidRPr="00886339">
            <w:rPr>
              <w:lang w:val="en-AU"/>
              <w:rPrChange w:id="1475" w:author="Veerakumar" w:date="2014-10-27T01:38:00Z">
                <w:rPr>
                  <w:lang w:val="en-AU"/>
                </w:rPr>
              </w:rPrChange>
            </w:rPr>
            <w:instrText xml:space="preserve"> CITATION Car07 \l 1033  \m Web13 \m Nat14</w:instrText>
          </w:r>
          <w:r w:rsidRPr="00886339">
            <w:rPr>
              <w:lang w:val="en-AU"/>
              <w:rPrChange w:id="1476" w:author="Veerakumar" w:date="2014-10-27T01:38:00Z">
                <w:rPr>
                  <w:lang w:val="en-AU"/>
                </w:rPr>
              </w:rPrChange>
            </w:rPr>
            <w:fldChar w:fldCharType="separate"/>
          </w:r>
          <w:r w:rsidR="00BE1E9C" w:rsidRPr="007E7ED6">
            <w:rPr>
              <w:noProof/>
              <w:lang w:val="en-AU"/>
            </w:rPr>
            <w:t>[1, 28, 25]</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Change w:id="1477" w:author="Veerakumar" w:date="2014-10-27T01:38:00Z">
            <w:rPr>
              <w:lang w:val="en-AU"/>
            </w:rPr>
          </w:rPrChange>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EndPr/>
        <w:sdtContent>
          <w:r w:rsidRPr="009159E1">
            <w:rPr>
              <w:lang w:val="en-AU"/>
            </w:rPr>
            <w:fldChar w:fldCharType="begin"/>
          </w:r>
          <w:r w:rsidRPr="00886339">
            <w:rPr>
              <w:lang w:val="en-AU"/>
              <w:rPrChange w:id="1478" w:author="Veerakumar" w:date="2014-10-27T01:38:00Z">
                <w:rPr>
                  <w:lang w:val="en-AU"/>
                </w:rPr>
              </w:rPrChange>
            </w:rPr>
            <w:instrText xml:space="preserve"> CITATION LiK13 \l 1033 </w:instrText>
          </w:r>
          <w:r w:rsidRPr="00886339">
            <w:rPr>
              <w:lang w:val="en-AU"/>
              <w:rPrChange w:id="1479" w:author="Veerakumar" w:date="2014-10-27T01:38:00Z">
                <w:rPr>
                  <w:lang w:val="en-AU"/>
                </w:rPr>
              </w:rPrChange>
            </w:rPr>
            <w:fldChar w:fldCharType="separate"/>
          </w:r>
          <w:r w:rsidR="00BE1E9C" w:rsidRPr="007E7ED6">
            <w:rPr>
              <w:noProof/>
              <w:lang w:val="en-AU"/>
            </w:rPr>
            <w:t>[5]</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EndPr/>
        <w:sdtContent>
          <w:r w:rsidRPr="009159E1">
            <w:rPr>
              <w:lang w:val="en-AU"/>
            </w:rPr>
            <w:fldChar w:fldCharType="begin"/>
          </w:r>
          <w:r w:rsidRPr="00886339">
            <w:rPr>
              <w:lang w:val="en-AU"/>
              <w:rPrChange w:id="1480" w:author="Veerakumar" w:date="2014-10-27T01:38:00Z">
                <w:rPr>
                  <w:lang w:val="en-AU"/>
                </w:rPr>
              </w:rPrChange>
            </w:rPr>
            <w:instrText xml:space="preserve"> CITATION Pet12 \l 1033 </w:instrText>
          </w:r>
          <w:r w:rsidRPr="00886339">
            <w:rPr>
              <w:lang w:val="en-AU"/>
              <w:rPrChange w:id="1481" w:author="Veerakumar" w:date="2014-10-27T01:38:00Z">
                <w:rPr>
                  <w:lang w:val="en-AU"/>
                </w:rPr>
              </w:rPrChange>
            </w:rPr>
            <w:fldChar w:fldCharType="separate"/>
          </w:r>
          <w:r w:rsidR="00BE1E9C" w:rsidRPr="007E7ED6">
            <w:rPr>
              <w:noProof/>
              <w:lang w:val="en-AU"/>
            </w:rPr>
            <w:t>[2]</w:t>
          </w:r>
          <w:r w:rsidRPr="007E7ED6">
            <w:rPr>
              <w:lang w:val="en-AU"/>
            </w:rPr>
            <w:fldChar w:fldCharType="end"/>
          </w:r>
        </w:sdtContent>
      </w:sdt>
      <w:r w:rsidRPr="009159E1">
        <w:rPr>
          <w:lang w:val="en-AU"/>
        </w:rPr>
        <w:t>. The application will also be fed test data, to provide a supervised 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del w:id="1482" w:author="Veerakumar" w:date="2014-10-27T02:18:00Z">
        <w:r w:rsidRPr="00F548EB" w:rsidDel="00A745AD">
          <w:rPr>
            <w:lang w:val="en-AU"/>
          </w:rPr>
          <w:delText xml:space="preserve">semi-supervised learning techniques </w:delText>
        </w:r>
      </w:del>
      <w:ins w:id="1483" w:author="Veerakumar" w:date="2014-10-27T02:18:00Z">
        <w:r w:rsidR="00A745AD">
          <w:rPr>
            <w:lang w:val="en-AU"/>
          </w:rPr>
          <w:t xml:space="preserve">a linear Support Vector Machine (SVM) </w:t>
        </w:r>
      </w:ins>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w:t>
      </w:r>
      <w:r w:rsidRPr="00367583">
        <w:rPr>
          <w:lang w:val="en-AU"/>
        </w:rPr>
        <w:lastRenderedPageBreak/>
        <w:t xml:space="preserve">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EndPr/>
        <w:sdtContent>
          <w:r w:rsidRPr="009159E1">
            <w:rPr>
              <w:lang w:val="en-AU"/>
            </w:rPr>
            <w:fldChar w:fldCharType="begin"/>
          </w:r>
          <w:r w:rsidRPr="00886339">
            <w:rPr>
              <w:lang w:val="en-AU"/>
              <w:rPrChange w:id="1484" w:author="Veerakumar" w:date="2014-10-27T01:38:00Z">
                <w:rPr>
                  <w:lang w:val="en-AU"/>
                </w:rPr>
              </w:rPrChange>
            </w:rPr>
            <w:instrText xml:space="preserve"> CITATION Pet12 \l 1033 </w:instrText>
          </w:r>
          <w:r w:rsidRPr="00886339">
            <w:rPr>
              <w:lang w:val="en-AU"/>
              <w:rPrChange w:id="1485" w:author="Veerakumar" w:date="2014-10-27T01:38:00Z">
                <w:rPr>
                  <w:lang w:val="en-AU"/>
                </w:rPr>
              </w:rPrChange>
            </w:rPr>
            <w:fldChar w:fldCharType="separate"/>
          </w:r>
          <w:r w:rsidR="00BE1E9C" w:rsidRPr="007E7ED6">
            <w:rPr>
              <w:noProof/>
              <w:lang w:val="en-AU"/>
            </w:rPr>
            <w:t>[2]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Change w:id="1486" w:author="Veerakumar" w:date="2014-10-27T01:38:00Z">
            <w:rPr>
              <w:lang w:val="en-AU"/>
            </w:rPr>
          </w:rPrChange>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Change w:id="1487" w:author="Veerakumar" w:date="2014-10-27T01:38:00Z">
            <w:rPr>
              <w:vertAlign w:val="superscript"/>
              <w:lang w:val="en-AU"/>
            </w:rPr>
          </w:rPrChange>
        </w:rPr>
        <w:t>th</w:t>
      </w:r>
      <w:r w:rsidRPr="00886339">
        <w:rPr>
          <w:lang w:val="en-AU"/>
          <w:rPrChange w:id="1488" w:author="Veerakumar" w:date="2014-10-27T01:38:00Z">
            <w:rPr>
              <w:lang w:val="en-AU"/>
            </w:rPr>
          </w:rPrChange>
        </w:rPr>
        <w:t xml:space="preserve"> 2014 – Friday 3</w:t>
      </w:r>
      <w:r w:rsidRPr="00886339">
        <w:rPr>
          <w:vertAlign w:val="superscript"/>
          <w:lang w:val="en-AU"/>
          <w:rPrChange w:id="1489" w:author="Veerakumar" w:date="2014-10-27T01:38:00Z">
            <w:rPr>
              <w:vertAlign w:val="superscript"/>
              <w:lang w:val="en-AU"/>
            </w:rPr>
          </w:rPrChange>
        </w:rPr>
        <w:t>rd</w:t>
      </w:r>
      <w:r w:rsidRPr="00886339">
        <w:rPr>
          <w:lang w:val="en-AU"/>
          <w:rPrChange w:id="1490" w:author="Veerakumar" w:date="2014-10-27T01:38:00Z">
            <w:rPr>
              <w:lang w:val="en-AU"/>
            </w:rPr>
          </w:rPrChange>
        </w:rPr>
        <w:t xml:space="preserve"> October 2014, which is described in Figures 2 and 3.</w:t>
      </w:r>
    </w:p>
    <w:p w:rsidR="00D47449" w:rsidRPr="00886339" w:rsidRDefault="00D47449" w:rsidP="00D47449">
      <w:pPr>
        <w:rPr>
          <w:lang w:val="en-AU"/>
          <w:rPrChange w:id="1491" w:author="Veerakumar" w:date="2014-10-27T01:38:00Z">
            <w:rPr>
              <w:lang w:val="en-AU"/>
            </w:rPr>
          </w:rPrChange>
        </w:rPr>
        <w:sectPr w:rsidR="00D47449" w:rsidRPr="00886339" w:rsidSect="00EA605F">
          <w:headerReference w:type="default" r:id="rId14"/>
          <w:footerReference w:type="default" r:id="rId15"/>
          <w:pgSz w:w="12240" w:h="15840"/>
          <w:pgMar w:top="1418" w:right="1134" w:bottom="1134" w:left="1134" w:header="720" w:footer="720" w:gutter="0"/>
          <w:pgNumType w:start="1"/>
          <w:cols w:space="720"/>
          <w:formProt w:val="0"/>
          <w:docGrid w:linePitch="360" w:charSpace="-2049"/>
        </w:sectPr>
      </w:pPr>
    </w:p>
    <w:p w:rsidR="00D47449" w:rsidRPr="009159E1" w:rsidRDefault="00D47449" w:rsidP="00D47449">
      <w:pPr>
        <w:spacing w:line="276" w:lineRule="auto"/>
        <w:jc w:val="center"/>
        <w:rPr>
          <w:lang w:val="en-AU"/>
        </w:rPr>
      </w:pPr>
      <w:r w:rsidRPr="009159E1">
        <w:rPr>
          <w:noProof/>
          <w:lang w:val="en-AU" w:eastAsia="en-AU"/>
        </w:rPr>
        <w:lastRenderedPageBreak/>
        <w:drawing>
          <wp:inline distT="0" distB="0" distL="0" distR="0" wp14:anchorId="5DF0B5AE" wp14:editId="7676BD2F">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6316890" cy="7148343"/>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Change w:id="1492" w:author="Veerakumar" w:date="2014-10-27T01:38:00Z">
            <w:rPr>
              <w:color w:val="00000A"/>
              <w:lang w:val="en-AU"/>
            </w:rPr>
          </w:rPrChange>
        </w:rPr>
        <w:sectPr w:rsidR="00D47449" w:rsidRPr="00886339" w:rsidSect="00C00B5C">
          <w:pgSz w:w="12240" w:h="15840"/>
          <w:pgMar w:top="1134" w:right="1134" w:bottom="1134" w:left="1134" w:header="720" w:footer="720" w:gutter="0"/>
          <w:cols w:space="720"/>
          <w:formProt w:val="0"/>
          <w:vAlign w:val="center"/>
          <w:docGrid w:linePitch="360" w:charSpace="-2049"/>
        </w:sectPr>
      </w:pPr>
      <w:bookmarkStart w:id="1493" w:name="_Toc402133744"/>
      <w:r w:rsidRPr="007E7ED6">
        <w:rPr>
          <w:color w:val="00000A"/>
          <w:lang w:val="en-AU"/>
        </w:rPr>
        <w:t xml:space="preserve">Figure </w:t>
      </w:r>
      <w:r w:rsidRPr="00F548EB">
        <w:rPr>
          <w:color w:val="00000A"/>
          <w:lang w:val="en-AU"/>
        </w:rPr>
        <w:fldChar w:fldCharType="begin"/>
      </w:r>
      <w:r w:rsidRPr="00886339">
        <w:rPr>
          <w:lang w:val="en-AU"/>
          <w:rPrChange w:id="1494" w:author="Veerakumar" w:date="2014-10-27T01:38:00Z">
            <w:rPr>
              <w:lang w:val="en-AU"/>
            </w:rPr>
          </w:rPrChange>
        </w:rPr>
        <w:instrText>SEQ "Figure" \*Arabic</w:instrText>
      </w:r>
      <w:r w:rsidRPr="00886339">
        <w:rPr>
          <w:lang w:val="en-AU"/>
          <w:rPrChange w:id="1495" w:author="Veerakumar" w:date="2014-10-27T01:38:00Z">
            <w:rPr>
              <w:lang w:val="en-AU"/>
            </w:rPr>
          </w:rPrChange>
        </w:rPr>
        <w:fldChar w:fldCharType="separate"/>
      </w:r>
      <w:r w:rsidR="003E0BF6" w:rsidRPr="00886339">
        <w:rPr>
          <w:noProof/>
          <w:lang w:val="en-AU"/>
          <w:rPrChange w:id="1496" w:author="Veerakumar" w:date="2014-10-27T01:38:00Z">
            <w:rPr>
              <w:noProof/>
              <w:lang w:val="en-AU"/>
            </w:rPr>
          </w:rPrChange>
        </w:rPr>
        <w:t>3</w:t>
      </w:r>
      <w:r w:rsidRPr="00886339">
        <w:rPr>
          <w:lang w:val="en-AU"/>
          <w:rPrChange w:id="1497" w:author="Veerakumar" w:date="2014-10-27T01:38:00Z">
            <w:rPr>
              <w:lang w:val="en-AU"/>
            </w:rPr>
          </w:rPrChange>
        </w:rPr>
        <w:fldChar w:fldCharType="end"/>
      </w:r>
      <w:r w:rsidRPr="00886339">
        <w:rPr>
          <w:color w:val="00000A"/>
          <w:lang w:val="en-AU"/>
          <w:rPrChange w:id="1498" w:author="Veerakumar" w:date="2014-10-27T01:38:00Z">
            <w:rPr>
              <w:color w:val="00000A"/>
              <w:lang w:val="en-AU"/>
            </w:rPr>
          </w:rPrChange>
        </w:rPr>
        <w:t xml:space="preserve"> – Planning until preliminary demonstration</w:t>
      </w:r>
      <w:bookmarkEnd w:id="1493"/>
    </w:p>
    <w:p w:rsidR="00D47449" w:rsidRPr="009159E1" w:rsidRDefault="00D47449" w:rsidP="00D47449">
      <w:pPr>
        <w:keepNext/>
        <w:spacing w:line="276" w:lineRule="auto"/>
        <w:jc w:val="center"/>
        <w:rPr>
          <w:lang w:val="en-AU"/>
        </w:rPr>
      </w:pPr>
      <w:r w:rsidRPr="009159E1">
        <w:rPr>
          <w:noProof/>
          <w:lang w:val="en-AU" w:eastAsia="en-AU"/>
        </w:rPr>
        <w:lastRenderedPageBreak/>
        <w:drawing>
          <wp:inline distT="0" distB="0" distL="0" distR="0" wp14:anchorId="4444A045" wp14:editId="17C55BFF">
            <wp:extent cx="8636652" cy="3944471"/>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8642062" cy="3946942"/>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Change w:id="1499" w:author="Veerakumar" w:date="2014-10-27T01:38:00Z">
            <w:rPr>
              <w:color w:val="00000A"/>
              <w:lang w:val="en-AU"/>
            </w:rPr>
          </w:rPrChange>
        </w:rPr>
        <w:sectPr w:rsidR="00D47449" w:rsidRPr="00886339" w:rsidSect="00C00B5C">
          <w:headerReference w:type="default" r:id="rId18"/>
          <w:footerReference w:type="default" r:id="rId19"/>
          <w:pgSz w:w="15840" w:h="12240" w:orient="landscape" w:code="1"/>
          <w:pgMar w:top="1134" w:right="1134" w:bottom="1134" w:left="1134" w:header="720" w:footer="720" w:gutter="0"/>
          <w:cols w:space="720"/>
          <w:formProt w:val="0"/>
          <w:vAlign w:val="center"/>
          <w:docGrid w:linePitch="360" w:charSpace="-2049"/>
        </w:sectPr>
      </w:pPr>
      <w:bookmarkStart w:id="1500" w:name="_Toc402133745"/>
      <w:r w:rsidRPr="007E7ED6">
        <w:rPr>
          <w:color w:val="00000A"/>
          <w:lang w:val="en-AU"/>
        </w:rPr>
        <w:t xml:space="preserve">Figure </w:t>
      </w:r>
      <w:r w:rsidRPr="00F548EB">
        <w:rPr>
          <w:color w:val="00000A"/>
          <w:lang w:val="en-AU"/>
        </w:rPr>
        <w:fldChar w:fldCharType="begin"/>
      </w:r>
      <w:r w:rsidRPr="00886339">
        <w:rPr>
          <w:lang w:val="en-AU"/>
          <w:rPrChange w:id="1501" w:author="Veerakumar" w:date="2014-10-27T01:38:00Z">
            <w:rPr>
              <w:lang w:val="en-AU"/>
            </w:rPr>
          </w:rPrChange>
        </w:rPr>
        <w:instrText>SEQ "Figure" \*Arabic</w:instrText>
      </w:r>
      <w:r w:rsidRPr="00886339">
        <w:rPr>
          <w:lang w:val="en-AU"/>
          <w:rPrChange w:id="1502" w:author="Veerakumar" w:date="2014-10-27T01:38:00Z">
            <w:rPr>
              <w:lang w:val="en-AU"/>
            </w:rPr>
          </w:rPrChange>
        </w:rPr>
        <w:fldChar w:fldCharType="separate"/>
      </w:r>
      <w:r w:rsidR="003E0BF6" w:rsidRPr="00886339">
        <w:rPr>
          <w:noProof/>
          <w:lang w:val="en-AU"/>
          <w:rPrChange w:id="1503" w:author="Veerakumar" w:date="2014-10-27T01:38:00Z">
            <w:rPr>
              <w:noProof/>
              <w:lang w:val="en-AU"/>
            </w:rPr>
          </w:rPrChange>
        </w:rPr>
        <w:t>4</w:t>
      </w:r>
      <w:r w:rsidRPr="00886339">
        <w:rPr>
          <w:lang w:val="en-AU"/>
          <w:rPrChange w:id="1504" w:author="Veerakumar" w:date="2014-10-27T01:38:00Z">
            <w:rPr>
              <w:lang w:val="en-AU"/>
            </w:rPr>
          </w:rPrChange>
        </w:rPr>
        <w:fldChar w:fldCharType="end"/>
      </w:r>
      <w:r w:rsidRPr="00886339">
        <w:rPr>
          <w:color w:val="00000A"/>
          <w:lang w:val="en-AU"/>
          <w:rPrChange w:id="1505" w:author="Veerakumar" w:date="2014-10-27T01:38:00Z">
            <w:rPr>
              <w:color w:val="00000A"/>
              <w:lang w:val="en-AU"/>
            </w:rPr>
          </w:rPrChange>
        </w:rPr>
        <w:t xml:space="preserve"> – </w:t>
      </w:r>
      <w:proofErr w:type="gramStart"/>
      <w:r w:rsidRPr="00886339">
        <w:rPr>
          <w:color w:val="00000A"/>
          <w:lang w:val="en-AU"/>
          <w:rPrChange w:id="1506" w:author="Veerakumar" w:date="2014-10-27T01:38:00Z">
            <w:rPr>
              <w:color w:val="00000A"/>
              <w:lang w:val="en-AU"/>
            </w:rPr>
          </w:rPrChange>
        </w:rPr>
        <w:t>GANTT</w:t>
      </w:r>
      <w:proofErr w:type="gramEnd"/>
      <w:r w:rsidRPr="00886339">
        <w:rPr>
          <w:color w:val="00000A"/>
          <w:lang w:val="en-AU"/>
          <w:rPrChange w:id="1507" w:author="Veerakumar" w:date="2014-10-27T01:38:00Z">
            <w:rPr>
              <w:color w:val="00000A"/>
              <w:lang w:val="en-AU"/>
            </w:rPr>
          </w:rPrChange>
        </w:rPr>
        <w:t xml:space="preserve"> chart representation of plan</w:t>
      </w:r>
      <w:bookmarkEnd w:id="1500"/>
    </w:p>
    <w:p w:rsidR="00D47449" w:rsidRPr="00886339" w:rsidRDefault="00D47449" w:rsidP="003051B8">
      <w:pPr>
        <w:pStyle w:val="Heading3"/>
        <w:rPr>
          <w:rPrChange w:id="1508" w:author="Veerakumar" w:date="2014-10-27T01:38:00Z">
            <w:rPr/>
          </w:rPrChange>
        </w:rPr>
      </w:pPr>
      <w:bookmarkStart w:id="1509" w:name="_Toc402133721"/>
      <w:r w:rsidRPr="00886339">
        <w:rPr>
          <w:rPrChange w:id="1510" w:author="Veerakumar" w:date="2014-10-27T01:38:00Z">
            <w:rPr/>
          </w:rPrChange>
        </w:rPr>
        <w:lastRenderedPageBreak/>
        <w:t>3.1.2 Breakdown</w:t>
      </w:r>
      <w:bookmarkEnd w:id="1509"/>
    </w:p>
    <w:p w:rsidR="00D47449" w:rsidRPr="00886339" w:rsidRDefault="00D47449" w:rsidP="00D47449">
      <w:pPr>
        <w:rPr>
          <w:lang w:val="en-AU"/>
          <w:rPrChange w:id="1511" w:author="Veerakumar" w:date="2014-10-27T01:38:00Z">
            <w:rPr>
              <w:lang w:val="en-AU"/>
            </w:rPr>
          </w:rPrChange>
        </w:rPr>
      </w:pPr>
      <w:r w:rsidRPr="00886339">
        <w:rPr>
          <w:lang w:val="en-AU"/>
          <w:rPrChange w:id="1512" w:author="Veerakumar" w:date="2014-10-27T01:38:00Z">
            <w:rPr>
              <w:lang w:val="en-AU"/>
            </w:rPr>
          </w:rPrChange>
        </w:rPr>
        <w:t>The aim of this section is to justify the necessity for the breakdown of our project.</w:t>
      </w:r>
    </w:p>
    <w:p w:rsidR="00D47449" w:rsidRPr="00886339" w:rsidRDefault="00D47449" w:rsidP="00D47449">
      <w:pPr>
        <w:rPr>
          <w:lang w:val="en-AU"/>
          <w:rPrChange w:id="1513" w:author="Veerakumar" w:date="2014-10-27T01:38:00Z">
            <w:rPr>
              <w:lang w:val="en-AU"/>
            </w:rPr>
          </w:rPrChange>
        </w:rPr>
      </w:pPr>
      <w:r w:rsidRPr="00886339">
        <w:rPr>
          <w:lang w:val="en-AU"/>
          <w:rPrChange w:id="1514" w:author="Veerakumar" w:date="2014-10-27T01:38:00Z">
            <w:rPr>
              <w:lang w:val="en-AU"/>
            </w:rPr>
          </w:rPrChange>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Change w:id="1515" w:author="Veerakumar" w:date="2014-10-27T01:38:00Z">
            <w:rPr>
              <w:lang w:val="en-AU"/>
            </w:rPr>
          </w:rPrChange>
        </w:rPr>
      </w:pPr>
      <w:r w:rsidRPr="00886339">
        <w:rPr>
          <w:lang w:val="en-AU"/>
          <w:rPrChange w:id="1516" w:author="Veerakumar" w:date="2014-10-27T01:38:00Z">
            <w:rPr>
              <w:lang w:val="en-AU"/>
            </w:rPr>
          </w:rPrChange>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Change w:id="1517" w:author="Veerakumar" w:date="2014-10-27T01:38:00Z">
            <w:rPr>
              <w:lang w:val="en-AU"/>
            </w:rPr>
          </w:rPrChange>
        </w:rPr>
      </w:pPr>
      <w:r w:rsidRPr="00886339">
        <w:rPr>
          <w:lang w:val="en-AU"/>
          <w:rPrChange w:id="1518" w:author="Veerakumar" w:date="2014-10-27T01:38:00Z">
            <w:rPr>
              <w:lang w:val="en-AU"/>
            </w:rPr>
          </w:rPrChange>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Change w:id="1519" w:author="Veerakumar" w:date="2014-10-27T01:38:00Z">
            <w:rPr>
              <w:lang w:val="en-AU"/>
            </w:rPr>
          </w:rPrChange>
        </w:rPr>
      </w:pPr>
      <w:r w:rsidRPr="00886339">
        <w:rPr>
          <w:lang w:val="en-AU"/>
          <w:rPrChange w:id="1520" w:author="Veerakumar" w:date="2014-10-27T01:38:00Z">
            <w:rPr>
              <w:lang w:val="en-AU"/>
            </w:rPr>
          </w:rPrChange>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Change w:id="1521" w:author="Veerakumar" w:date="2014-10-27T01:38:00Z">
            <w:rPr>
              <w:lang w:val="en-AU"/>
            </w:rPr>
          </w:rPrChange>
        </w:rPr>
      </w:pPr>
      <w:r w:rsidRPr="00886339">
        <w:rPr>
          <w:lang w:val="en-AU"/>
          <w:rPrChange w:id="1522" w:author="Veerakumar" w:date="2014-10-27T01:38:00Z">
            <w:rPr>
              <w:lang w:val="en-AU"/>
            </w:rPr>
          </w:rPrChange>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Change w:id="1523" w:author="Veerakumar" w:date="2014-10-27T01:38:00Z">
            <w:rPr>
              <w:lang w:val="en-AU"/>
            </w:rPr>
          </w:rPrChange>
        </w:rPr>
      </w:pPr>
      <w:r w:rsidRPr="00886339">
        <w:rPr>
          <w:lang w:val="en-AU"/>
          <w:rPrChange w:id="1524" w:author="Veerakumar" w:date="2014-10-27T01:38:00Z">
            <w:rPr>
              <w:lang w:val="en-AU"/>
            </w:rPr>
          </w:rPrChange>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Change w:id="1525" w:author="Veerakumar" w:date="2014-10-27T01:38:00Z">
            <w:rPr>
              <w:lang w:val="en-AU"/>
            </w:rPr>
          </w:rPrChange>
        </w:rPr>
      </w:pPr>
      <w:r w:rsidRPr="00886339">
        <w:rPr>
          <w:lang w:val="en-AU"/>
          <w:rPrChange w:id="1526" w:author="Veerakumar" w:date="2014-10-27T01:38:00Z">
            <w:rPr>
              <w:lang w:val="en-AU"/>
            </w:rPr>
          </w:rPrChange>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1527" w:name="_Toc402133722"/>
      <w:r w:rsidRPr="00886339">
        <w:rPr>
          <w:rPrChange w:id="1528" w:author="Veerakumar" w:date="2014-10-27T01:38:00Z">
            <w:rPr/>
          </w:rPrChange>
        </w:rPr>
        <w:t xml:space="preserve">3.1.3 Changes to </w:t>
      </w:r>
      <w:commentRangeStart w:id="1529"/>
      <w:r w:rsidRPr="00886339">
        <w:rPr>
          <w:rPrChange w:id="1530" w:author="Veerakumar" w:date="2014-10-27T01:38:00Z">
            <w:rPr/>
          </w:rPrChange>
        </w:rPr>
        <w:t>proposal</w:t>
      </w:r>
      <w:commentRangeEnd w:id="1529"/>
      <w:r w:rsidR="00A14FE9" w:rsidRPr="00886339">
        <w:rPr>
          <w:rStyle w:val="CommentReference"/>
          <w:rFonts w:asciiTheme="minorHAnsi" w:eastAsia="Droid Sans Fallback" w:hAnsiTheme="minorHAnsi" w:cs="Calibri"/>
          <w:i w:val="0"/>
          <w:rPrChange w:id="1531" w:author="Veerakumar" w:date="2014-10-27T01:38:00Z">
            <w:rPr>
              <w:rStyle w:val="CommentReference"/>
              <w:rFonts w:asciiTheme="minorHAnsi" w:eastAsia="Droid Sans Fallback" w:hAnsiTheme="minorHAnsi" w:cs="Calibri"/>
              <w:i w:val="0"/>
              <w:lang w:val="en-US"/>
            </w:rPr>
          </w:rPrChange>
        </w:rPr>
        <w:commentReference w:id="1529"/>
      </w:r>
      <w:bookmarkEnd w:id="1527"/>
    </w:p>
    <w:p w:rsidR="00997ED4" w:rsidRPr="00886339" w:rsidRDefault="00997ED4" w:rsidP="00997ED4">
      <w:pPr>
        <w:rPr>
          <w:lang w:val="en-AU"/>
          <w:rPrChange w:id="1532" w:author="Veerakumar" w:date="2014-10-27T01:38:00Z">
            <w:rPr/>
          </w:rPrChange>
        </w:rPr>
      </w:pPr>
      <w:r w:rsidRPr="00886339">
        <w:rPr>
          <w:lang w:val="en-AU"/>
          <w:rPrChange w:id="1533" w:author="Veerakumar" w:date="2014-10-27T01:38:00Z">
            <w:rPr/>
          </w:rPrChange>
        </w:rPr>
        <w:t xml:space="preserve">We also notice that there is new hardware to support the human heart rate </w:t>
      </w:r>
      <w:sdt>
        <w:sdtPr>
          <w:rPr>
            <w:lang w:val="en-AU"/>
            <w:rPrChange w:id="1534" w:author="Veerakumar" w:date="2014-10-27T01:38:00Z">
              <w:rPr/>
            </w:rPrChange>
          </w:rPr>
          <w:id w:val="-1906525294"/>
          <w:citation/>
        </w:sdtPr>
        <w:sdtContent>
          <w:r w:rsidRPr="00886339">
            <w:rPr>
              <w:lang w:val="en-AU"/>
              <w:rPrChange w:id="1535" w:author="Veerakumar" w:date="2014-10-27T01:38:00Z">
                <w:rPr/>
              </w:rPrChange>
            </w:rPr>
            <w:fldChar w:fldCharType="begin"/>
          </w:r>
          <w:r w:rsidRPr="00886339">
            <w:rPr>
              <w:lang w:val="en-AU"/>
              <w:rPrChange w:id="1536" w:author="Veerakumar" w:date="2014-10-27T01:38:00Z">
                <w:rPr>
                  <w:lang w:val="en-AU"/>
                </w:rPr>
              </w:rPrChange>
            </w:rPr>
            <w:instrText xml:space="preserve"> CITATION Sam14 \l 3081 </w:instrText>
          </w:r>
          <w:r w:rsidRPr="00886339">
            <w:rPr>
              <w:lang w:val="en-AU"/>
              <w:rPrChange w:id="1537" w:author="Veerakumar" w:date="2014-10-27T01:38:00Z">
                <w:rPr/>
              </w:rPrChange>
            </w:rPr>
            <w:fldChar w:fldCharType="separate"/>
          </w:r>
          <w:r w:rsidR="00BE1E9C" w:rsidRPr="00886339">
            <w:rPr>
              <w:noProof/>
              <w:lang w:val="en-AU"/>
              <w:rPrChange w:id="1538" w:author="Veerakumar" w:date="2014-10-27T01:38:00Z">
                <w:rPr>
                  <w:noProof/>
                  <w:lang w:val="en-AU"/>
                </w:rPr>
              </w:rPrChange>
            </w:rPr>
            <w:t>[29]</w:t>
          </w:r>
          <w:r w:rsidRPr="00886339">
            <w:rPr>
              <w:lang w:val="en-AU"/>
              <w:rPrChange w:id="1539" w:author="Veerakumar" w:date="2014-10-27T01:38:00Z">
                <w:rPr/>
              </w:rPrChange>
            </w:rPr>
            <w:fldChar w:fldCharType="end"/>
          </w:r>
        </w:sdtContent>
      </w:sdt>
      <w:r w:rsidRPr="00886339">
        <w:rPr>
          <w:lang w:val="en-AU"/>
          <w:rPrChange w:id="1540" w:author="Veerakumar" w:date="2014-10-27T01:38:00Z">
            <w:rPr/>
          </w:rPrChange>
        </w:rPr>
        <w:t>, namely in the Samsung Galaxy S5. This dedicated hardware is much more effective than the camera in detecting the heart rate, leaving our idea of using the camera and respective flash light as a primitive method of detecting heart rate. However, we are stuck with two restrictions:</w:t>
      </w:r>
    </w:p>
    <w:p w:rsidR="00997ED4" w:rsidRPr="00886339" w:rsidRDefault="00997ED4" w:rsidP="00997ED4">
      <w:pPr>
        <w:pStyle w:val="ListParagraph"/>
        <w:numPr>
          <w:ilvl w:val="0"/>
          <w:numId w:val="13"/>
        </w:numPr>
        <w:rPr>
          <w:lang w:val="en-AU"/>
          <w:rPrChange w:id="1541" w:author="Veerakumar" w:date="2014-10-27T01:38:00Z">
            <w:rPr/>
          </w:rPrChange>
        </w:rPr>
      </w:pPr>
      <w:r w:rsidRPr="00886339">
        <w:rPr>
          <w:lang w:val="en-AU"/>
          <w:rPrChange w:id="1542" w:author="Veerakumar" w:date="2014-10-27T01:38:00Z">
            <w:rPr/>
          </w:rPrChange>
        </w:rPr>
        <w:t>The device hardware is currently specific to Samsung, and requires the Samsung S Health SDK.</w:t>
      </w:r>
    </w:p>
    <w:p w:rsidR="00997ED4" w:rsidRPr="00886339" w:rsidRDefault="00997ED4" w:rsidP="00997ED4">
      <w:pPr>
        <w:pStyle w:val="ListParagraph"/>
        <w:numPr>
          <w:ilvl w:val="0"/>
          <w:numId w:val="13"/>
        </w:numPr>
        <w:rPr>
          <w:lang w:val="en-AU"/>
          <w:rPrChange w:id="1543" w:author="Veerakumar" w:date="2014-10-27T01:38:00Z">
            <w:rPr/>
          </w:rPrChange>
        </w:rPr>
      </w:pPr>
      <w:r w:rsidRPr="00886339">
        <w:rPr>
          <w:lang w:val="en-AU"/>
          <w:rPrChange w:id="1544" w:author="Veerakumar" w:date="2014-10-27T01:38:00Z">
            <w:rPr/>
          </w:rPrChange>
        </w:rPr>
        <w:t xml:space="preserve">All devices that are equipped with the heart rate monitor </w:t>
      </w:r>
      <w:r w:rsidR="00B92CD1" w:rsidRPr="00886339">
        <w:rPr>
          <w:lang w:val="en-AU"/>
          <w:rPrChange w:id="1545" w:author="Veerakumar" w:date="2014-10-27T01:38:00Z">
            <w:rPr/>
          </w:rPrChange>
        </w:rPr>
        <w:t>do</w:t>
      </w:r>
      <w:r w:rsidRPr="00886339">
        <w:rPr>
          <w:lang w:val="en-AU"/>
          <w:rPrChange w:id="1546" w:author="Veerakumar" w:date="2014-10-27T01:38:00Z">
            <w:rPr/>
          </w:rPrChange>
        </w:rPr>
        <w:t xml:space="preserve"> not come equipped with the necessary SHTC1 chip.</w:t>
      </w:r>
    </w:p>
    <w:p w:rsidR="00997ED4" w:rsidRPr="00886339" w:rsidRDefault="00997ED4" w:rsidP="00997ED4">
      <w:pPr>
        <w:rPr>
          <w:lang w:val="en-AU"/>
          <w:rPrChange w:id="1547" w:author="Veerakumar" w:date="2014-10-27T01:38:00Z">
            <w:rPr/>
          </w:rPrChange>
        </w:rPr>
      </w:pPr>
      <w:r w:rsidRPr="00886339">
        <w:rPr>
          <w:lang w:val="en-AU"/>
          <w:rPrChange w:id="1548" w:author="Veerakumar" w:date="2014-10-27T01:38:00Z">
            <w:rPr/>
          </w:rPrChange>
        </w:rPr>
        <w:t xml:space="preserve">The heart rate monitor is a very recent development, with the release of the first one in the Samsung Galaxy S5 occurring just earlier this year </w:t>
      </w:r>
      <w:sdt>
        <w:sdtPr>
          <w:rPr>
            <w:lang w:val="en-AU"/>
            <w:rPrChange w:id="1549" w:author="Veerakumar" w:date="2014-10-27T01:38:00Z">
              <w:rPr/>
            </w:rPrChange>
          </w:rPr>
          <w:id w:val="-1990314756"/>
          <w:citation/>
        </w:sdtPr>
        <w:sdtContent>
          <w:r w:rsidRPr="00886339">
            <w:rPr>
              <w:lang w:val="en-AU"/>
              <w:rPrChange w:id="1550" w:author="Veerakumar" w:date="2014-10-27T01:38:00Z">
                <w:rPr/>
              </w:rPrChange>
            </w:rPr>
            <w:fldChar w:fldCharType="begin"/>
          </w:r>
          <w:r w:rsidRPr="00886339">
            <w:rPr>
              <w:lang w:val="en-AU"/>
              <w:rPrChange w:id="1551" w:author="Veerakumar" w:date="2014-10-27T01:38:00Z">
                <w:rPr>
                  <w:lang w:val="en-AU"/>
                </w:rPr>
              </w:rPrChange>
            </w:rPr>
            <w:instrText xml:space="preserve"> CITATION GSM14 \l 3081 </w:instrText>
          </w:r>
          <w:r w:rsidRPr="00886339">
            <w:rPr>
              <w:lang w:val="en-AU"/>
              <w:rPrChange w:id="1552" w:author="Veerakumar" w:date="2014-10-27T01:38:00Z">
                <w:rPr/>
              </w:rPrChange>
            </w:rPr>
            <w:fldChar w:fldCharType="separate"/>
          </w:r>
          <w:r w:rsidR="00BE1E9C" w:rsidRPr="00886339">
            <w:rPr>
              <w:noProof/>
              <w:lang w:val="en-AU"/>
              <w:rPrChange w:id="1553" w:author="Veerakumar" w:date="2014-10-27T01:38:00Z">
                <w:rPr>
                  <w:noProof/>
                  <w:lang w:val="en-AU"/>
                </w:rPr>
              </w:rPrChange>
            </w:rPr>
            <w:t>[30]</w:t>
          </w:r>
          <w:r w:rsidRPr="00886339">
            <w:rPr>
              <w:lang w:val="en-AU"/>
              <w:rPrChange w:id="1554" w:author="Veerakumar" w:date="2014-10-27T01:38:00Z">
                <w:rPr/>
              </w:rPrChange>
            </w:rPr>
            <w:fldChar w:fldCharType="end"/>
          </w:r>
        </w:sdtContent>
      </w:sdt>
      <w:r w:rsidRPr="00886339">
        <w:rPr>
          <w:lang w:val="en-AU"/>
          <w:rPrChange w:id="1555" w:author="Veerakumar" w:date="2014-10-27T01:38:00Z">
            <w:rPr/>
          </w:rPrChange>
        </w:rPr>
        <w:t xml:space="preserve">. Thus, our proposal is flawed in using an inferior technology such as the camera. Whilst there is potential to monitor heart rate on a phone (especially being one of the most powerful tools), we require it to be available on more phones (that are affordable). </w:t>
      </w:r>
    </w:p>
    <w:p w:rsidR="00997ED4" w:rsidRPr="00886339" w:rsidRDefault="00997ED4" w:rsidP="00997ED4">
      <w:pPr>
        <w:rPr>
          <w:lang w:val="en-AU"/>
          <w:rPrChange w:id="1556" w:author="Veerakumar" w:date="2014-10-27T01:38:00Z">
            <w:rPr/>
          </w:rPrChange>
        </w:rPr>
      </w:pPr>
      <w:r w:rsidRPr="00886339">
        <w:rPr>
          <w:lang w:val="en-AU"/>
          <w:rPrChange w:id="1557" w:author="Veerakumar" w:date="2014-10-27T01:38:00Z">
            <w:rPr/>
          </w:rPrChange>
        </w:rPr>
        <w:t>Due to hardware restraints, we choose to ignore these features for now, and these will be directed to future work.</w:t>
      </w:r>
    </w:p>
    <w:p w:rsidR="005A3DC5" w:rsidRPr="007E7ED6" w:rsidRDefault="00D47449" w:rsidP="005A3DC5">
      <w:pPr>
        <w:pStyle w:val="Heading2"/>
      </w:pPr>
      <w:bookmarkStart w:id="1558" w:name="_Toc402133723"/>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1558"/>
    </w:p>
    <w:p w:rsidR="005A3DC5" w:rsidRPr="00A745AD" w:rsidRDefault="00D47449" w:rsidP="005A3DC5">
      <w:pPr>
        <w:pStyle w:val="Heading3"/>
      </w:pPr>
      <w:bookmarkStart w:id="1559" w:name="_Toc402133724"/>
      <w:r w:rsidRPr="00854929">
        <w:t>3</w:t>
      </w:r>
      <w:r w:rsidR="005A3DC5" w:rsidRPr="00854929">
        <w:t>.</w:t>
      </w:r>
      <w:r w:rsidRPr="00854929">
        <w:t>2</w:t>
      </w:r>
      <w:r w:rsidR="005A3DC5" w:rsidRPr="00A745AD">
        <w:t>.1 Android API</w:t>
      </w:r>
      <w:bookmarkEnd w:id="1559"/>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Change w:id="1560" w:author="Veerakumar" w:date="2014-10-27T01:38:00Z">
            <w:rPr>
              <w:lang w:val="en-AU"/>
            </w:rPr>
          </w:rPrChange>
        </w:rPr>
      </w:pPr>
      <w:r w:rsidRPr="00886339">
        <w:rPr>
          <w:lang w:val="en-AU"/>
          <w:rPrChange w:id="1561" w:author="Veerakumar" w:date="2014-10-27T01:38:00Z">
            <w:rPr>
              <w:lang w:val="en-AU"/>
            </w:rPr>
          </w:rPrChange>
        </w:rPr>
        <w:lastRenderedPageBreak/>
        <w:t xml:space="preserve">The accelerometer and hygrometer both utilise </w:t>
      </w:r>
      <w:r w:rsidR="00A63528" w:rsidRPr="00886339">
        <w:rPr>
          <w:lang w:val="en-AU"/>
          <w:rPrChange w:id="1562" w:author="Veerakumar" w:date="2014-10-27T01:38:00Z">
            <w:rPr>
              <w:lang w:val="en-AU"/>
            </w:rPr>
          </w:rPrChange>
        </w:rPr>
        <w:t>the SensorEvent</w:t>
      </w:r>
      <w:r w:rsidR="00964598" w:rsidRPr="00886339">
        <w:rPr>
          <w:lang w:val="en-AU"/>
          <w:rPrChange w:id="1563" w:author="Veerakumar" w:date="2014-10-27T01:38:00Z">
            <w:rPr>
              <w:lang w:val="en-AU"/>
            </w:rPr>
          </w:rPrChange>
        </w:rPr>
        <w:t xml:space="preserve">Listener interface </w:t>
      </w:r>
      <w:r w:rsidR="00A63528" w:rsidRPr="00886339">
        <w:rPr>
          <w:lang w:val="en-AU"/>
          <w:rPrChange w:id="1564" w:author="Veerakumar" w:date="2014-10-27T01:38:00Z">
            <w:rPr>
              <w:lang w:val="en-AU"/>
            </w:rPr>
          </w:rPrChange>
        </w:rPr>
        <w:t xml:space="preserve">that comes standard in the Android </w:t>
      </w:r>
      <w:r w:rsidR="008F6C4D" w:rsidRPr="00886339">
        <w:rPr>
          <w:lang w:val="en-AU"/>
          <w:rPrChange w:id="1565" w:author="Veerakumar" w:date="2014-10-27T01:38:00Z">
            <w:rPr>
              <w:lang w:val="en-AU"/>
            </w:rPr>
          </w:rPrChange>
        </w:rPr>
        <w:t>libraries</w:t>
      </w:r>
      <w:r w:rsidR="00964598" w:rsidRPr="00886339">
        <w:rPr>
          <w:lang w:val="en-AU"/>
          <w:rPrChange w:id="1566" w:author="Veerakumar" w:date="2014-10-27T01:38:00Z">
            <w:rPr>
              <w:lang w:val="en-AU"/>
            </w:rPr>
          </w:rPrChange>
        </w:rPr>
        <w:t>, as will be discussed in the implementation. This allows us to implement what happens once the respective sensor detects an event.</w:t>
      </w:r>
    </w:p>
    <w:p w:rsidR="00CD727D" w:rsidRPr="00886339" w:rsidRDefault="00CD727D" w:rsidP="00CD727D">
      <w:pPr>
        <w:rPr>
          <w:lang w:val="en-AU"/>
          <w:rPrChange w:id="1567" w:author="Veerakumar" w:date="2014-10-27T01:38:00Z">
            <w:rPr>
              <w:lang w:val="en-AU"/>
            </w:rPr>
          </w:rPrChange>
        </w:rPr>
      </w:pPr>
      <w:r w:rsidRPr="00886339">
        <w:rPr>
          <w:lang w:val="en-AU"/>
          <w:rPrChange w:id="1568" w:author="Veerakumar" w:date="2014-10-27T01:38:00Z">
            <w:rPr>
              <w:lang w:val="en-AU"/>
            </w:rPr>
          </w:rPrChange>
        </w:rPr>
        <w:t>An accelerometer delivers three useful types of information, as presented below.</w:t>
      </w:r>
    </w:p>
    <w:tbl>
      <w:tblPr>
        <w:tblW w:w="10485" w:type="dxa"/>
        <w:shd w:val="clear" w:color="auto" w:fill="F7F7F7"/>
        <w:tblCellMar>
          <w:top w:w="15" w:type="dxa"/>
          <w:left w:w="15" w:type="dxa"/>
          <w:bottom w:w="15" w:type="dxa"/>
          <w:right w:w="15" w:type="dxa"/>
        </w:tblCellMar>
        <w:tblLook w:val="04A0" w:firstRow="1" w:lastRow="0" w:firstColumn="1" w:lastColumn="0" w:noHBand="0" w:noVBand="1"/>
      </w:tblPr>
      <w:tblGrid>
        <w:gridCol w:w="2521"/>
        <w:gridCol w:w="2881"/>
        <w:gridCol w:w="3135"/>
        <w:gridCol w:w="1948"/>
      </w:tblGrid>
      <w:tr w:rsidR="00CD727D" w:rsidRPr="00886339" w:rsidTr="00CA7DB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9159E1" w:rsidRDefault="00CD727D" w:rsidP="00CA7DBC">
            <w:pPr>
              <w:suppressAutoHyphens w:val="0"/>
              <w:spacing w:before="120" w:after="240" w:line="285" w:lineRule="atLeast"/>
              <w:rPr>
                <w:rFonts w:ascii="Arial" w:eastAsia="Times New Roman" w:hAnsi="Arial" w:cs="Arial"/>
                <w:color w:val="FFFFFF"/>
                <w:sz w:val="21"/>
                <w:szCs w:val="21"/>
                <w:lang w:val="en-AU" w:eastAsia="en-AU"/>
              </w:rPr>
            </w:pPr>
            <w:r w:rsidRPr="009159E1">
              <w:rPr>
                <w:rFonts w:ascii="Arial" w:eastAsia="Times New Roman" w:hAnsi="Arial" w:cs="Arial"/>
                <w:color w:val="FFFFFF"/>
                <w:sz w:val="21"/>
                <w:szCs w:val="21"/>
                <w:lang w:val="en-AU" w:eastAsia="en-AU"/>
              </w:rPr>
              <w:t>Sensor</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7E7ED6" w:rsidRDefault="00CD727D" w:rsidP="00CA7DBC">
            <w:pPr>
              <w:suppressAutoHyphens w:val="0"/>
              <w:spacing w:before="120" w:after="240" w:line="285" w:lineRule="atLeast"/>
              <w:rPr>
                <w:rFonts w:ascii="Arial" w:eastAsia="Times New Roman" w:hAnsi="Arial" w:cs="Arial"/>
                <w:color w:val="FFFFFF"/>
                <w:sz w:val="21"/>
                <w:szCs w:val="21"/>
                <w:lang w:val="en-AU" w:eastAsia="en-AU"/>
              </w:rPr>
            </w:pPr>
            <w:r w:rsidRPr="007E7ED6">
              <w:rPr>
                <w:rFonts w:ascii="Arial" w:eastAsia="Times New Roman" w:hAnsi="Arial" w:cs="Arial"/>
                <w:color w:val="FFFFFF"/>
                <w:sz w:val="21"/>
                <w:szCs w:val="21"/>
                <w:lang w:val="en-AU" w:eastAsia="en-AU"/>
              </w:rPr>
              <w:t>Sensor event data</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854929" w:rsidRDefault="00CD727D" w:rsidP="00CA7DBC">
            <w:pPr>
              <w:suppressAutoHyphens w:val="0"/>
              <w:spacing w:before="120" w:after="240" w:line="285" w:lineRule="atLeast"/>
              <w:rPr>
                <w:rFonts w:ascii="Arial" w:eastAsia="Times New Roman" w:hAnsi="Arial" w:cs="Arial"/>
                <w:color w:val="FFFFFF"/>
                <w:sz w:val="21"/>
                <w:szCs w:val="21"/>
                <w:lang w:val="en-AU" w:eastAsia="en-AU"/>
              </w:rPr>
            </w:pPr>
            <w:r w:rsidRPr="00854929">
              <w:rPr>
                <w:rFonts w:ascii="Arial" w:eastAsia="Times New Roman" w:hAnsi="Arial" w:cs="Arial"/>
                <w:color w:val="FFFFFF"/>
                <w:sz w:val="21"/>
                <w:szCs w:val="21"/>
                <w:lang w:val="en-AU" w:eastAsia="en-AU"/>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367583" w:rsidRDefault="00CD727D" w:rsidP="00CA7DBC">
            <w:pPr>
              <w:suppressAutoHyphens w:val="0"/>
              <w:spacing w:before="120" w:after="240" w:line="285" w:lineRule="atLeast"/>
              <w:rPr>
                <w:rFonts w:ascii="Arial" w:eastAsia="Times New Roman" w:hAnsi="Arial" w:cs="Arial"/>
                <w:color w:val="FFFFFF"/>
                <w:sz w:val="21"/>
                <w:szCs w:val="21"/>
                <w:lang w:val="en-AU" w:eastAsia="en-AU"/>
              </w:rPr>
            </w:pPr>
            <w:r w:rsidRPr="00367583">
              <w:rPr>
                <w:rFonts w:ascii="Arial" w:eastAsia="Times New Roman" w:hAnsi="Arial" w:cs="Arial"/>
                <w:color w:val="FFFFFF"/>
                <w:sz w:val="21"/>
                <w:szCs w:val="21"/>
                <w:lang w:val="en-AU" w:eastAsia="en-AU"/>
              </w:rPr>
              <w:t>Units of measure</w:t>
            </w:r>
          </w:p>
        </w:tc>
      </w:tr>
      <w:tr w:rsidR="00CD727D" w:rsidRPr="00886339" w:rsidTr="00CA7DBC">
        <w:tc>
          <w:tcPr>
            <w:tcW w:w="0" w:type="auto"/>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4B42C3" w:rsidP="00CA7DBC">
            <w:pPr>
              <w:suppressAutoHyphens w:val="0"/>
              <w:spacing w:before="120" w:after="0" w:line="285" w:lineRule="atLeast"/>
              <w:rPr>
                <w:rFonts w:ascii="Arial" w:eastAsia="Times New Roman" w:hAnsi="Arial" w:cs="Arial"/>
                <w:color w:val="222222"/>
                <w:sz w:val="21"/>
                <w:szCs w:val="21"/>
                <w:lang w:val="en-AU" w:eastAsia="en-AU"/>
              </w:rPr>
            </w:pPr>
            <w:r w:rsidRPr="00886339">
              <w:rPr>
                <w:lang w:val="en-AU"/>
                <w:rPrChange w:id="1569" w:author="Veerakumar" w:date="2014-10-27T01:38:00Z">
                  <w:rPr/>
                </w:rPrChange>
              </w:rPr>
              <w:fldChar w:fldCharType="begin"/>
            </w:r>
            <w:r w:rsidRPr="00886339">
              <w:rPr>
                <w:lang w:val="en-AU"/>
                <w:rPrChange w:id="1570" w:author="Veerakumar" w:date="2014-10-27T01:38:00Z">
                  <w:rPr/>
                </w:rPrChange>
              </w:rPr>
              <w:instrText xml:space="preserve"> HYPERLINK "http://developer.android.com/reference/android/hardware/Sensor.html" \l "TYPE_ACCELEROMETER" </w:instrText>
            </w:r>
            <w:r w:rsidRPr="00886339">
              <w:rPr>
                <w:lang w:val="en-AU"/>
                <w:rPrChange w:id="1571" w:author="Veerakumar" w:date="2014-10-27T01:38:00Z">
                  <w:rPr/>
                </w:rPrChange>
              </w:rPr>
              <w:fldChar w:fldCharType="separate"/>
            </w:r>
            <w:r w:rsidR="00CD727D" w:rsidRPr="00886339">
              <w:rPr>
                <w:rFonts w:ascii="Courier New" w:eastAsia="Times New Roman" w:hAnsi="Courier New" w:cs="Courier New"/>
                <w:color w:val="258AAF"/>
                <w:sz w:val="20"/>
                <w:szCs w:val="20"/>
                <w:lang w:val="en-AU" w:eastAsia="en-AU"/>
                <w:rPrChange w:id="1572" w:author="Veerakumar" w:date="2014-10-27T01:38:00Z">
                  <w:rPr>
                    <w:rFonts w:ascii="Courier New" w:eastAsia="Times New Roman" w:hAnsi="Courier New" w:cs="Courier New"/>
                    <w:color w:val="258AAF"/>
                    <w:sz w:val="20"/>
                    <w:szCs w:val="20"/>
                    <w:lang w:val="en-AU" w:eastAsia="en-AU"/>
                  </w:rPr>
                </w:rPrChange>
              </w:rPr>
              <w:t>TYPE_ACCELEROMETER</w:t>
            </w:r>
            <w:r w:rsidRPr="00886339">
              <w:rPr>
                <w:rFonts w:ascii="Courier New" w:eastAsia="Times New Roman" w:hAnsi="Courier New" w:cs="Courier New"/>
                <w:color w:val="258AAF"/>
                <w:sz w:val="20"/>
                <w:szCs w:val="20"/>
                <w:lang w:val="en-AU" w:eastAsia="en-AU"/>
                <w:rPrChange w:id="1573" w:author="Veerakumar" w:date="2014-10-27T01:38:00Z">
                  <w:rPr>
                    <w:rFonts w:ascii="Courier New" w:eastAsia="Times New Roman" w:hAnsi="Courier New" w:cs="Courier New"/>
                    <w:color w:val="258AAF"/>
                    <w:sz w:val="20"/>
                    <w:szCs w:val="20"/>
                    <w:lang w:val="en-AU" w:eastAsia="en-AU"/>
                  </w:rPr>
                </w:rPrChange>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0139C" w:rsidRDefault="00CD727D" w:rsidP="00CA7DBC">
            <w:pPr>
              <w:suppressAutoHyphens w:val="0"/>
              <w:spacing w:before="120" w:after="0" w:line="285" w:lineRule="atLeast"/>
              <w:rPr>
                <w:rFonts w:ascii="Arial" w:eastAsia="Times New Roman" w:hAnsi="Arial" w:cs="Arial"/>
                <w:color w:val="222222"/>
                <w:sz w:val="21"/>
                <w:szCs w:val="21"/>
                <w:lang w:val="en-AU" w:eastAsia="en-AU"/>
              </w:rPr>
            </w:pPr>
            <w:r w:rsidRPr="007E7ED6">
              <w:rPr>
                <w:rFonts w:ascii="Courier New" w:eastAsia="Times New Roman" w:hAnsi="Courier New" w:cs="Courier New"/>
                <w:color w:val="006600"/>
                <w:sz w:val="20"/>
                <w:szCs w:val="20"/>
                <w:lang w:val="en-AU" w:eastAsia="en-AU"/>
              </w:rPr>
              <w:t>SensorEvent.values[0]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54929" w:rsidRDefault="00CD727D" w:rsidP="00CA7DBC">
            <w:pPr>
              <w:suppressAutoHyphens w:val="0"/>
              <w:spacing w:before="120" w:after="0" w:line="285" w:lineRule="atLeast"/>
              <w:rPr>
                <w:rFonts w:ascii="Arial" w:eastAsia="Times New Roman" w:hAnsi="Arial" w:cs="Arial"/>
                <w:color w:val="222222"/>
                <w:sz w:val="21"/>
                <w:szCs w:val="21"/>
                <w:lang w:val="en-AU" w:eastAsia="en-AU"/>
              </w:rPr>
            </w:pPr>
            <w:r w:rsidRPr="00854929">
              <w:rPr>
                <w:rFonts w:ascii="Arial" w:eastAsia="Times New Roman" w:hAnsi="Arial" w:cs="Arial"/>
                <w:color w:val="222222"/>
                <w:sz w:val="21"/>
                <w:szCs w:val="21"/>
                <w:lang w:val="en-AU" w:eastAsia="en-AU"/>
              </w:rPr>
              <w:t>Acceleration force along the x axis (including gravity).</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4564DA" w:rsidRDefault="00CD727D" w:rsidP="00CA7DBC">
            <w:pPr>
              <w:suppressAutoHyphens w:val="0"/>
              <w:spacing w:before="120" w:after="0" w:line="285" w:lineRule="atLeast"/>
              <w:rPr>
                <w:rFonts w:ascii="Arial" w:eastAsia="Times New Roman" w:hAnsi="Arial" w:cs="Arial"/>
                <w:color w:val="222222"/>
                <w:sz w:val="21"/>
                <w:szCs w:val="21"/>
                <w:lang w:val="en-AU" w:eastAsia="en-AU"/>
              </w:rPr>
            </w:pPr>
            <w:r w:rsidRPr="00367583">
              <w:rPr>
                <w:rFonts w:ascii="Arial" w:eastAsia="Times New Roman" w:hAnsi="Arial" w:cs="Arial"/>
                <w:color w:val="222222"/>
                <w:sz w:val="21"/>
                <w:szCs w:val="21"/>
                <w:lang w:val="en-AU" w:eastAsia="en-AU"/>
              </w:rPr>
              <w:t>m/s</w:t>
            </w:r>
            <w:r w:rsidRPr="00367583">
              <w:rPr>
                <w:rFonts w:ascii="Arial" w:eastAsia="Times New Roman" w:hAnsi="Arial" w:cs="Arial"/>
                <w:color w:val="222222"/>
                <w:sz w:val="17"/>
                <w:szCs w:val="17"/>
                <w:vertAlign w:val="superscript"/>
                <w:lang w:val="en-AU" w:eastAsia="en-AU"/>
              </w:rPr>
              <w:t>2</w:t>
            </w:r>
          </w:p>
        </w:tc>
      </w:tr>
      <w:tr w:rsidR="00CD727D" w:rsidRPr="00886339" w:rsidTr="00CA7DBC">
        <w:tc>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CD727D" w:rsidRPr="00886339" w:rsidRDefault="00CD727D" w:rsidP="00CA7DBC">
            <w:pPr>
              <w:suppressAutoHyphens w:val="0"/>
              <w:spacing w:after="0" w:line="240" w:lineRule="auto"/>
              <w:rPr>
                <w:rFonts w:ascii="Arial" w:eastAsia="Times New Roman" w:hAnsi="Arial" w:cs="Arial"/>
                <w:color w:val="222222"/>
                <w:sz w:val="21"/>
                <w:szCs w:val="21"/>
                <w:lang w:val="en-AU" w:eastAsia="en-AU"/>
                <w:rPrChange w:id="1574" w:author="Veerakumar" w:date="2014-10-27T01:38:00Z">
                  <w:rPr>
                    <w:rFonts w:ascii="Arial" w:eastAsia="Times New Roman" w:hAnsi="Arial" w:cs="Arial"/>
                    <w:color w:val="222222"/>
                    <w:sz w:val="21"/>
                    <w:szCs w:val="21"/>
                    <w:lang w:val="en-AU" w:eastAsia="en-AU"/>
                  </w:rPr>
                </w:rPrChange>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rsidP="00CA7DBC">
            <w:pPr>
              <w:suppressAutoHyphens w:val="0"/>
              <w:spacing w:before="120" w:after="0" w:line="285" w:lineRule="atLeast"/>
              <w:rPr>
                <w:rFonts w:ascii="Arial" w:eastAsia="Times New Roman" w:hAnsi="Arial" w:cs="Arial"/>
                <w:color w:val="222222"/>
                <w:sz w:val="21"/>
                <w:szCs w:val="21"/>
                <w:lang w:val="en-AU" w:eastAsia="en-AU"/>
                <w:rPrChange w:id="1575" w:author="Veerakumar" w:date="2014-10-27T01:38:00Z">
                  <w:rPr>
                    <w:rFonts w:ascii="Arial" w:eastAsia="Times New Roman" w:hAnsi="Arial" w:cs="Arial"/>
                    <w:color w:val="222222"/>
                    <w:sz w:val="21"/>
                    <w:szCs w:val="21"/>
                    <w:lang w:val="en-AU" w:eastAsia="en-AU"/>
                  </w:rPr>
                </w:rPrChange>
              </w:rPr>
            </w:pPr>
            <w:r w:rsidRPr="00886339">
              <w:rPr>
                <w:rFonts w:ascii="Courier New" w:eastAsia="Times New Roman" w:hAnsi="Courier New" w:cs="Courier New"/>
                <w:color w:val="006600"/>
                <w:sz w:val="20"/>
                <w:szCs w:val="20"/>
                <w:lang w:val="en-AU" w:eastAsia="en-AU"/>
                <w:rPrChange w:id="1576" w:author="Veerakumar" w:date="2014-10-27T01:38:00Z">
                  <w:rPr>
                    <w:rFonts w:ascii="Courier New" w:eastAsia="Times New Roman" w:hAnsi="Courier New" w:cs="Courier New"/>
                    <w:color w:val="006600"/>
                    <w:sz w:val="20"/>
                    <w:szCs w:val="20"/>
                    <w:lang w:val="en-AU" w:eastAsia="en-AU"/>
                  </w:rPr>
                </w:rPrChange>
              </w:rPr>
              <w:t>SensorEvent.values[1]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rsidP="00CA7DBC">
            <w:pPr>
              <w:suppressAutoHyphens w:val="0"/>
              <w:spacing w:before="120" w:after="0" w:line="285" w:lineRule="atLeast"/>
              <w:rPr>
                <w:rFonts w:ascii="Arial" w:eastAsia="Times New Roman" w:hAnsi="Arial" w:cs="Arial"/>
                <w:color w:val="222222"/>
                <w:sz w:val="21"/>
                <w:szCs w:val="21"/>
                <w:lang w:val="en-AU" w:eastAsia="en-AU"/>
                <w:rPrChange w:id="1577" w:author="Veerakumar" w:date="2014-10-27T01:38:00Z">
                  <w:rPr>
                    <w:rFonts w:ascii="Arial" w:eastAsia="Times New Roman" w:hAnsi="Arial" w:cs="Arial"/>
                    <w:color w:val="222222"/>
                    <w:sz w:val="21"/>
                    <w:szCs w:val="21"/>
                    <w:lang w:val="en-AU" w:eastAsia="en-AU"/>
                  </w:rPr>
                </w:rPrChange>
              </w:rPr>
            </w:pPr>
            <w:r w:rsidRPr="00886339">
              <w:rPr>
                <w:rFonts w:ascii="Arial" w:eastAsia="Times New Roman" w:hAnsi="Arial" w:cs="Arial"/>
                <w:color w:val="222222"/>
                <w:sz w:val="21"/>
                <w:szCs w:val="21"/>
                <w:lang w:val="en-AU" w:eastAsia="en-AU"/>
                <w:rPrChange w:id="1578" w:author="Veerakumar" w:date="2014-10-27T01:38:00Z">
                  <w:rPr>
                    <w:rFonts w:ascii="Arial" w:eastAsia="Times New Roman" w:hAnsi="Arial" w:cs="Arial"/>
                    <w:color w:val="222222"/>
                    <w:sz w:val="21"/>
                    <w:szCs w:val="21"/>
                    <w:lang w:val="en-AU" w:eastAsia="en-AU"/>
                  </w:rPr>
                </w:rPrChange>
              </w:rPr>
              <w:t>Acceleration force along the y axis (including gravity).</w:t>
            </w:r>
          </w:p>
        </w:tc>
        <w:tc>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CD727D" w:rsidRPr="00886339" w:rsidRDefault="00CD727D" w:rsidP="00CA7DBC">
            <w:pPr>
              <w:suppressAutoHyphens w:val="0"/>
              <w:spacing w:after="0" w:line="240" w:lineRule="auto"/>
              <w:rPr>
                <w:rFonts w:ascii="Arial" w:eastAsia="Times New Roman" w:hAnsi="Arial" w:cs="Arial"/>
                <w:color w:val="222222"/>
                <w:sz w:val="21"/>
                <w:szCs w:val="21"/>
                <w:lang w:val="en-AU" w:eastAsia="en-AU"/>
                <w:rPrChange w:id="1579" w:author="Veerakumar" w:date="2014-10-27T01:38:00Z">
                  <w:rPr>
                    <w:rFonts w:ascii="Arial" w:eastAsia="Times New Roman" w:hAnsi="Arial" w:cs="Arial"/>
                    <w:color w:val="222222"/>
                    <w:sz w:val="21"/>
                    <w:szCs w:val="21"/>
                    <w:lang w:val="en-AU" w:eastAsia="en-AU"/>
                  </w:rPr>
                </w:rPrChange>
              </w:rPr>
            </w:pPr>
          </w:p>
        </w:tc>
      </w:tr>
      <w:tr w:rsidR="00CD727D" w:rsidRPr="00886339" w:rsidTr="00CA7DBC">
        <w:tc>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CD727D" w:rsidRPr="00886339" w:rsidRDefault="00CD727D" w:rsidP="00CA7DBC">
            <w:pPr>
              <w:suppressAutoHyphens w:val="0"/>
              <w:spacing w:after="0" w:line="240" w:lineRule="auto"/>
              <w:rPr>
                <w:rFonts w:ascii="Arial" w:eastAsia="Times New Roman" w:hAnsi="Arial" w:cs="Arial"/>
                <w:color w:val="222222"/>
                <w:sz w:val="21"/>
                <w:szCs w:val="21"/>
                <w:lang w:val="en-AU" w:eastAsia="en-AU"/>
                <w:rPrChange w:id="1580" w:author="Veerakumar" w:date="2014-10-27T01:38:00Z">
                  <w:rPr>
                    <w:rFonts w:ascii="Arial" w:eastAsia="Times New Roman" w:hAnsi="Arial" w:cs="Arial"/>
                    <w:color w:val="222222"/>
                    <w:sz w:val="21"/>
                    <w:szCs w:val="21"/>
                    <w:lang w:val="en-AU" w:eastAsia="en-AU"/>
                  </w:rPr>
                </w:rPrChange>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rsidP="00CA7DBC">
            <w:pPr>
              <w:suppressAutoHyphens w:val="0"/>
              <w:spacing w:before="120" w:after="0" w:line="285" w:lineRule="atLeast"/>
              <w:rPr>
                <w:rFonts w:ascii="Arial" w:eastAsia="Times New Roman" w:hAnsi="Arial" w:cs="Arial"/>
                <w:color w:val="222222"/>
                <w:sz w:val="21"/>
                <w:szCs w:val="21"/>
                <w:lang w:val="en-AU" w:eastAsia="en-AU"/>
                <w:rPrChange w:id="1581" w:author="Veerakumar" w:date="2014-10-27T01:38:00Z">
                  <w:rPr>
                    <w:rFonts w:ascii="Arial" w:eastAsia="Times New Roman" w:hAnsi="Arial" w:cs="Arial"/>
                    <w:color w:val="222222"/>
                    <w:sz w:val="21"/>
                    <w:szCs w:val="21"/>
                    <w:lang w:val="en-AU" w:eastAsia="en-AU"/>
                  </w:rPr>
                </w:rPrChange>
              </w:rPr>
            </w:pPr>
            <w:r w:rsidRPr="00886339">
              <w:rPr>
                <w:rFonts w:ascii="Courier New" w:eastAsia="Times New Roman" w:hAnsi="Courier New" w:cs="Courier New"/>
                <w:color w:val="006600"/>
                <w:sz w:val="20"/>
                <w:szCs w:val="20"/>
                <w:lang w:val="en-AU" w:eastAsia="en-AU"/>
                <w:rPrChange w:id="1582" w:author="Veerakumar" w:date="2014-10-27T01:38:00Z">
                  <w:rPr>
                    <w:rFonts w:ascii="Courier New" w:eastAsia="Times New Roman" w:hAnsi="Courier New" w:cs="Courier New"/>
                    <w:color w:val="006600"/>
                    <w:sz w:val="20"/>
                    <w:szCs w:val="20"/>
                    <w:lang w:val="en-AU" w:eastAsia="en-AU"/>
                  </w:rPr>
                </w:rPrChange>
              </w:rPr>
              <w:t>SensorEvent.values[2]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rsidP="00CA7DBC">
            <w:pPr>
              <w:suppressAutoHyphens w:val="0"/>
              <w:spacing w:before="120" w:after="0" w:line="285" w:lineRule="atLeast"/>
              <w:rPr>
                <w:rFonts w:ascii="Arial" w:eastAsia="Times New Roman" w:hAnsi="Arial" w:cs="Arial"/>
                <w:color w:val="222222"/>
                <w:sz w:val="21"/>
                <w:szCs w:val="21"/>
                <w:lang w:val="en-AU" w:eastAsia="en-AU"/>
                <w:rPrChange w:id="1583" w:author="Veerakumar" w:date="2014-10-27T01:38:00Z">
                  <w:rPr>
                    <w:rFonts w:ascii="Arial" w:eastAsia="Times New Roman" w:hAnsi="Arial" w:cs="Arial"/>
                    <w:color w:val="222222"/>
                    <w:sz w:val="21"/>
                    <w:szCs w:val="21"/>
                    <w:lang w:val="en-AU" w:eastAsia="en-AU"/>
                  </w:rPr>
                </w:rPrChange>
              </w:rPr>
            </w:pPr>
            <w:r w:rsidRPr="00886339">
              <w:rPr>
                <w:rFonts w:ascii="Arial" w:eastAsia="Times New Roman" w:hAnsi="Arial" w:cs="Arial"/>
                <w:color w:val="222222"/>
                <w:sz w:val="21"/>
                <w:szCs w:val="21"/>
                <w:lang w:val="en-AU" w:eastAsia="en-AU"/>
                <w:rPrChange w:id="1584" w:author="Veerakumar" w:date="2014-10-27T01:38:00Z">
                  <w:rPr>
                    <w:rFonts w:ascii="Arial" w:eastAsia="Times New Roman" w:hAnsi="Arial" w:cs="Arial"/>
                    <w:color w:val="222222"/>
                    <w:sz w:val="21"/>
                    <w:szCs w:val="21"/>
                    <w:lang w:val="en-AU" w:eastAsia="en-AU"/>
                  </w:rPr>
                </w:rPrChange>
              </w:rPr>
              <w:t>Acceleration force along the z axis (including gravity).</w:t>
            </w:r>
          </w:p>
        </w:tc>
        <w:tc>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CD727D" w:rsidRPr="00886339" w:rsidRDefault="00CD727D" w:rsidP="00CA7DBC">
            <w:pPr>
              <w:keepNext/>
              <w:suppressAutoHyphens w:val="0"/>
              <w:spacing w:after="0" w:line="240" w:lineRule="auto"/>
              <w:rPr>
                <w:rFonts w:ascii="Arial" w:eastAsia="Times New Roman" w:hAnsi="Arial" w:cs="Arial"/>
                <w:color w:val="222222"/>
                <w:sz w:val="21"/>
                <w:szCs w:val="21"/>
                <w:lang w:val="en-AU" w:eastAsia="en-AU"/>
                <w:rPrChange w:id="1585" w:author="Veerakumar" w:date="2014-10-27T01:38:00Z">
                  <w:rPr>
                    <w:rFonts w:ascii="Arial" w:eastAsia="Times New Roman" w:hAnsi="Arial" w:cs="Arial"/>
                    <w:color w:val="222222"/>
                    <w:sz w:val="21"/>
                    <w:szCs w:val="21"/>
                    <w:lang w:val="en-AU" w:eastAsia="en-AU"/>
                  </w:rPr>
                </w:rPrChange>
              </w:rPr>
            </w:pPr>
          </w:p>
        </w:tc>
      </w:tr>
    </w:tbl>
    <w:p w:rsidR="00CD727D" w:rsidRPr="00886339" w:rsidRDefault="00CD727D" w:rsidP="00CD727D">
      <w:pPr>
        <w:pStyle w:val="Caption"/>
        <w:jc w:val="center"/>
        <w:rPr>
          <w:color w:val="auto"/>
          <w:lang w:val="en-AU"/>
          <w:rPrChange w:id="1586" w:author="Veerakumar" w:date="2014-10-27T01:38:00Z">
            <w:rPr>
              <w:color w:val="auto"/>
            </w:rPr>
          </w:rPrChange>
        </w:rPr>
      </w:pPr>
      <w:bookmarkStart w:id="1587" w:name="_Toc402057306"/>
      <w:r w:rsidRPr="00886339">
        <w:rPr>
          <w:color w:val="auto"/>
          <w:lang w:val="en-AU"/>
          <w:rPrChange w:id="1588" w:author="Veerakumar" w:date="2014-10-27T01:38:00Z">
            <w:rPr>
              <w:color w:val="auto"/>
            </w:rPr>
          </w:rPrChange>
        </w:rPr>
        <w:t xml:space="preserve">Table </w:t>
      </w:r>
      <w:ins w:id="1589" w:author="Veerakumar" w:date="2014-10-27T02:04:00Z">
        <w:r w:rsidR="0080139C">
          <w:rPr>
            <w:color w:val="auto"/>
            <w:lang w:val="en-AU"/>
          </w:rPr>
          <w:fldChar w:fldCharType="begin"/>
        </w:r>
        <w:r w:rsidR="0080139C">
          <w:rPr>
            <w:color w:val="auto"/>
            <w:lang w:val="en-AU"/>
          </w:rPr>
          <w:instrText xml:space="preserve"> SEQ Table \* ARABIC </w:instrText>
        </w:r>
      </w:ins>
      <w:r w:rsidR="0080139C">
        <w:rPr>
          <w:color w:val="auto"/>
          <w:lang w:val="en-AU"/>
        </w:rPr>
        <w:fldChar w:fldCharType="separate"/>
      </w:r>
      <w:ins w:id="1590" w:author="Veerakumar" w:date="2014-10-27T02:04:00Z">
        <w:r w:rsidR="0080139C">
          <w:rPr>
            <w:noProof/>
            <w:color w:val="auto"/>
            <w:lang w:val="en-AU"/>
          </w:rPr>
          <w:t>1</w:t>
        </w:r>
        <w:r w:rsidR="0080139C">
          <w:rPr>
            <w:color w:val="auto"/>
            <w:lang w:val="en-AU"/>
          </w:rPr>
          <w:fldChar w:fldCharType="end"/>
        </w:r>
      </w:ins>
      <w:del w:id="1591" w:author="Veerakumar" w:date="2014-10-27T02:04:00Z">
        <w:r w:rsidRPr="00886339" w:rsidDel="0080139C">
          <w:rPr>
            <w:color w:val="auto"/>
            <w:lang w:val="en-AU"/>
            <w:rPrChange w:id="1592" w:author="Veerakumar" w:date="2014-10-27T01:38:00Z">
              <w:rPr>
                <w:color w:val="auto"/>
              </w:rPr>
            </w:rPrChange>
          </w:rPr>
          <w:fldChar w:fldCharType="begin"/>
        </w:r>
        <w:r w:rsidRPr="00886339" w:rsidDel="0080139C">
          <w:rPr>
            <w:color w:val="auto"/>
            <w:lang w:val="en-AU"/>
            <w:rPrChange w:id="1593" w:author="Veerakumar" w:date="2014-10-27T01:38:00Z">
              <w:rPr>
                <w:color w:val="auto"/>
              </w:rPr>
            </w:rPrChange>
          </w:rPr>
          <w:delInstrText xml:space="preserve"> SEQ Table \* ARABIC </w:delInstrText>
        </w:r>
        <w:r w:rsidRPr="00886339" w:rsidDel="0080139C">
          <w:rPr>
            <w:color w:val="auto"/>
            <w:lang w:val="en-AU"/>
            <w:rPrChange w:id="1594" w:author="Veerakumar" w:date="2014-10-27T01:38:00Z">
              <w:rPr>
                <w:color w:val="auto"/>
              </w:rPr>
            </w:rPrChange>
          </w:rPr>
          <w:fldChar w:fldCharType="separate"/>
        </w:r>
        <w:r w:rsidRPr="00886339" w:rsidDel="0080139C">
          <w:rPr>
            <w:noProof/>
            <w:color w:val="auto"/>
            <w:lang w:val="en-AU"/>
            <w:rPrChange w:id="1595" w:author="Veerakumar" w:date="2014-10-27T01:38:00Z">
              <w:rPr>
                <w:noProof/>
                <w:color w:val="auto"/>
              </w:rPr>
            </w:rPrChange>
          </w:rPr>
          <w:delText>1</w:delText>
        </w:r>
        <w:r w:rsidRPr="00886339" w:rsidDel="0080139C">
          <w:rPr>
            <w:color w:val="auto"/>
            <w:lang w:val="en-AU"/>
            <w:rPrChange w:id="1596" w:author="Veerakumar" w:date="2014-10-27T01:38:00Z">
              <w:rPr>
                <w:color w:val="auto"/>
              </w:rPr>
            </w:rPrChange>
          </w:rPr>
          <w:fldChar w:fldCharType="end"/>
        </w:r>
      </w:del>
      <w:r w:rsidRPr="00886339">
        <w:rPr>
          <w:color w:val="auto"/>
          <w:lang w:val="en-AU"/>
          <w:rPrChange w:id="1597" w:author="Veerakumar" w:date="2014-10-27T01:38:00Z">
            <w:rPr>
              <w:color w:val="auto"/>
            </w:rPr>
          </w:rPrChange>
        </w:rPr>
        <w:t xml:space="preserve"> Data collected from accelerometer</w:t>
      </w:r>
      <w:r w:rsidR="00BE1E9C" w:rsidRPr="00886339">
        <w:rPr>
          <w:color w:val="auto"/>
          <w:lang w:val="en-AU"/>
          <w:rPrChange w:id="1598" w:author="Veerakumar" w:date="2014-10-27T01:38:00Z">
            <w:rPr>
              <w:color w:val="auto"/>
            </w:rPr>
          </w:rPrChange>
        </w:rPr>
        <w:t xml:space="preserve"> </w:t>
      </w:r>
      <w:sdt>
        <w:sdtPr>
          <w:rPr>
            <w:color w:val="auto"/>
            <w:lang w:val="en-AU"/>
            <w:rPrChange w:id="1599" w:author="Veerakumar" w:date="2014-10-27T01:38:00Z">
              <w:rPr>
                <w:color w:val="auto"/>
              </w:rPr>
            </w:rPrChange>
          </w:rPr>
          <w:id w:val="594444759"/>
          <w:citation/>
        </w:sdtPr>
        <w:sdtContent>
          <w:r w:rsidR="00BE1E9C" w:rsidRPr="00886339">
            <w:rPr>
              <w:color w:val="auto"/>
              <w:lang w:val="en-AU"/>
              <w:rPrChange w:id="1600" w:author="Veerakumar" w:date="2014-10-27T01:38:00Z">
                <w:rPr>
                  <w:color w:val="auto"/>
                </w:rPr>
              </w:rPrChange>
            </w:rPr>
            <w:fldChar w:fldCharType="begin"/>
          </w:r>
          <w:r w:rsidR="00BE1E9C" w:rsidRPr="00886339">
            <w:rPr>
              <w:color w:val="auto"/>
              <w:lang w:val="en-AU"/>
              <w:rPrChange w:id="1601" w:author="Veerakumar" w:date="2014-10-27T01:38:00Z">
                <w:rPr>
                  <w:color w:val="auto"/>
                  <w:lang w:val="en-AU"/>
                </w:rPr>
              </w:rPrChange>
            </w:rPr>
            <w:instrText xml:space="preserve"> CITATION Goo14 \l 3081 </w:instrText>
          </w:r>
          <w:r w:rsidR="00BE1E9C" w:rsidRPr="00886339">
            <w:rPr>
              <w:color w:val="auto"/>
              <w:lang w:val="en-AU"/>
              <w:rPrChange w:id="1602" w:author="Veerakumar" w:date="2014-10-27T01:38:00Z">
                <w:rPr>
                  <w:color w:val="auto"/>
                </w:rPr>
              </w:rPrChange>
            </w:rPr>
            <w:fldChar w:fldCharType="separate"/>
          </w:r>
          <w:r w:rsidR="00BE1E9C" w:rsidRPr="00886339">
            <w:rPr>
              <w:noProof/>
              <w:color w:val="auto"/>
              <w:lang w:val="en-AU"/>
              <w:rPrChange w:id="1603" w:author="Veerakumar" w:date="2014-10-27T01:38:00Z">
                <w:rPr>
                  <w:noProof/>
                  <w:color w:val="auto"/>
                  <w:lang w:val="en-AU"/>
                </w:rPr>
              </w:rPrChange>
            </w:rPr>
            <w:t>[31]</w:t>
          </w:r>
          <w:r w:rsidR="00BE1E9C" w:rsidRPr="00886339">
            <w:rPr>
              <w:color w:val="auto"/>
              <w:lang w:val="en-AU"/>
              <w:rPrChange w:id="1604" w:author="Veerakumar" w:date="2014-10-27T01:38:00Z">
                <w:rPr>
                  <w:color w:val="auto"/>
                </w:rPr>
              </w:rPrChange>
            </w:rPr>
            <w:fldChar w:fldCharType="end"/>
          </w:r>
        </w:sdtContent>
      </w:sdt>
      <w:bookmarkEnd w:id="1587"/>
    </w:p>
    <w:p w:rsidR="00CD727D" w:rsidRPr="00886339" w:rsidRDefault="00CD727D" w:rsidP="003051B8">
      <w:pPr>
        <w:rPr>
          <w:lang w:val="en-AU"/>
          <w:rPrChange w:id="1605" w:author="Veerakumar" w:date="2014-10-27T01:38:00Z">
            <w:rPr/>
          </w:rPrChange>
        </w:rPr>
      </w:pPr>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w:t>
      </w:r>
      <w:proofErr w:type="spellStart"/>
      <w:r w:rsidR="0009088C" w:rsidRPr="007E7ED6">
        <w:rPr>
          <w:lang w:val="en-AU"/>
        </w:rPr>
        <w:t>vapor</w:t>
      </w:r>
      <w:proofErr w:type="spellEnd"/>
      <w:r w:rsidR="0009088C" w:rsidRPr="007E7ED6">
        <w:rPr>
          <w:lang w:val="en-AU"/>
        </w:rPr>
        <w:t xml:space="preserve"> in the air relative to what the air can hold.” </w:t>
      </w:r>
      <w:sdt>
        <w:sdtPr>
          <w:rPr>
            <w:lang w:val="en-AU"/>
          </w:rPr>
          <w:id w:val="-785503310"/>
          <w:citation/>
        </w:sdtPr>
        <w:sdtEndPr/>
        <w:sdtContent>
          <w:r w:rsidR="00752727" w:rsidRPr="009159E1">
            <w:rPr>
              <w:lang w:val="en-AU"/>
            </w:rPr>
            <w:fldChar w:fldCharType="begin"/>
          </w:r>
          <w:r w:rsidR="00752727" w:rsidRPr="00886339">
            <w:rPr>
              <w:lang w:val="en-AU"/>
              <w:rPrChange w:id="1606" w:author="Veerakumar" w:date="2014-10-27T01:38:00Z">
                <w:rPr>
                  <w:lang w:val="en-AU"/>
                </w:rPr>
              </w:rPrChange>
            </w:rPr>
            <w:instrText xml:space="preserve"> CITATION Edu14 \l 3081 </w:instrText>
          </w:r>
          <w:r w:rsidR="00752727" w:rsidRPr="00886339">
            <w:rPr>
              <w:lang w:val="en-AU"/>
              <w:rPrChange w:id="1607" w:author="Veerakumar" w:date="2014-10-27T01:38:00Z">
                <w:rPr>
                  <w:lang w:val="en-AU"/>
                </w:rPr>
              </w:rPrChange>
            </w:rPr>
            <w:fldChar w:fldCharType="separate"/>
          </w:r>
          <w:r w:rsidR="00BE1E9C" w:rsidRPr="009159E1">
            <w:rPr>
              <w:noProof/>
              <w:lang w:val="en-AU"/>
            </w:rPr>
            <w:t>[32]</w:t>
          </w:r>
          <w:r w:rsidR="00752727" w:rsidRPr="009159E1">
            <w:rPr>
              <w:lang w:val="en-AU"/>
            </w:rPr>
            <w:fldChar w:fldCharType="end"/>
          </w:r>
        </w:sdtContent>
      </w:sdt>
      <w:r w:rsidR="0009088C" w:rsidRPr="00886339">
        <w:rPr>
          <w:lang w:val="en-AU"/>
        </w:rPr>
        <w:t>.</w:t>
      </w:r>
    </w:p>
    <w:tbl>
      <w:tblPr>
        <w:tblW w:w="10485" w:type="dxa"/>
        <w:shd w:val="clear" w:color="auto" w:fill="F7F7F7"/>
        <w:tblCellMar>
          <w:top w:w="15" w:type="dxa"/>
          <w:left w:w="15" w:type="dxa"/>
          <w:bottom w:w="15" w:type="dxa"/>
          <w:right w:w="15" w:type="dxa"/>
        </w:tblCellMar>
        <w:tblLook w:val="04A0" w:firstRow="1" w:lastRow="0" w:firstColumn="1" w:lastColumn="0" w:noHBand="0" w:noVBand="1"/>
      </w:tblPr>
      <w:tblGrid>
        <w:gridCol w:w="3187"/>
        <w:gridCol w:w="2294"/>
        <w:gridCol w:w="2068"/>
        <w:gridCol w:w="2936"/>
      </w:tblGrid>
      <w:tr w:rsidR="00CD727D" w:rsidRPr="00886339" w:rsidTr="00CD727D">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886339" w:rsidRDefault="00CD727D">
            <w:pPr>
              <w:spacing w:before="120" w:after="240" w:line="285" w:lineRule="atLeast"/>
              <w:rPr>
                <w:rFonts w:ascii="Arial" w:hAnsi="Arial" w:cs="Arial"/>
                <w:color w:val="FFFFFF"/>
                <w:sz w:val="21"/>
                <w:szCs w:val="21"/>
                <w:lang w:val="en-AU"/>
                <w:rPrChange w:id="1608" w:author="Veerakumar" w:date="2014-10-27T01:38:00Z">
                  <w:rPr>
                    <w:rFonts w:ascii="Arial" w:hAnsi="Arial" w:cs="Arial"/>
                    <w:color w:val="FFFFFF"/>
                    <w:sz w:val="21"/>
                    <w:szCs w:val="21"/>
                  </w:rPr>
                </w:rPrChange>
              </w:rPr>
            </w:pPr>
            <w:r w:rsidRPr="00886339">
              <w:rPr>
                <w:rFonts w:ascii="Arial" w:hAnsi="Arial" w:cs="Arial"/>
                <w:color w:val="FFFFFF"/>
                <w:sz w:val="21"/>
                <w:szCs w:val="21"/>
                <w:lang w:val="en-AU"/>
                <w:rPrChange w:id="1609" w:author="Veerakumar" w:date="2014-10-27T01:38:00Z">
                  <w:rPr>
                    <w:rFonts w:ascii="Arial" w:hAnsi="Arial" w:cs="Arial"/>
                    <w:color w:val="FFFFFF"/>
                    <w:sz w:val="21"/>
                    <w:szCs w:val="21"/>
                  </w:rPr>
                </w:rPrChange>
              </w:rPr>
              <w:t>Sensor</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886339" w:rsidRDefault="00CD727D">
            <w:pPr>
              <w:spacing w:before="120" w:after="240" w:line="285" w:lineRule="atLeast"/>
              <w:rPr>
                <w:rFonts w:ascii="Arial" w:hAnsi="Arial" w:cs="Arial"/>
                <w:color w:val="FFFFFF"/>
                <w:sz w:val="21"/>
                <w:szCs w:val="21"/>
                <w:lang w:val="en-AU"/>
                <w:rPrChange w:id="1610" w:author="Veerakumar" w:date="2014-10-27T01:38:00Z">
                  <w:rPr>
                    <w:rFonts w:ascii="Arial" w:hAnsi="Arial" w:cs="Arial"/>
                    <w:color w:val="FFFFFF"/>
                    <w:sz w:val="21"/>
                    <w:szCs w:val="21"/>
                  </w:rPr>
                </w:rPrChange>
              </w:rPr>
            </w:pPr>
            <w:r w:rsidRPr="00886339">
              <w:rPr>
                <w:rFonts w:ascii="Arial" w:hAnsi="Arial" w:cs="Arial"/>
                <w:color w:val="FFFFFF"/>
                <w:sz w:val="21"/>
                <w:szCs w:val="21"/>
                <w:lang w:val="en-AU"/>
                <w:rPrChange w:id="1611" w:author="Veerakumar" w:date="2014-10-27T01:38:00Z">
                  <w:rPr>
                    <w:rFonts w:ascii="Arial" w:hAnsi="Arial" w:cs="Arial"/>
                    <w:color w:val="FFFFFF"/>
                    <w:sz w:val="21"/>
                    <w:szCs w:val="21"/>
                  </w:rPr>
                </w:rPrChange>
              </w:rPr>
              <w:t>Sensor event data</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886339" w:rsidRDefault="00CD727D">
            <w:pPr>
              <w:spacing w:before="120" w:after="240" w:line="285" w:lineRule="atLeast"/>
              <w:rPr>
                <w:rFonts w:ascii="Arial" w:hAnsi="Arial" w:cs="Arial"/>
                <w:color w:val="FFFFFF"/>
                <w:sz w:val="21"/>
                <w:szCs w:val="21"/>
                <w:lang w:val="en-AU"/>
                <w:rPrChange w:id="1612" w:author="Veerakumar" w:date="2014-10-27T01:38:00Z">
                  <w:rPr>
                    <w:rFonts w:ascii="Arial" w:hAnsi="Arial" w:cs="Arial"/>
                    <w:color w:val="FFFFFF"/>
                    <w:sz w:val="21"/>
                    <w:szCs w:val="21"/>
                  </w:rPr>
                </w:rPrChange>
              </w:rPr>
            </w:pPr>
            <w:r w:rsidRPr="00886339">
              <w:rPr>
                <w:rFonts w:ascii="Arial" w:hAnsi="Arial" w:cs="Arial"/>
                <w:color w:val="FFFFFF"/>
                <w:sz w:val="21"/>
                <w:szCs w:val="21"/>
                <w:lang w:val="en-AU"/>
                <w:rPrChange w:id="1613" w:author="Veerakumar" w:date="2014-10-27T01:38:00Z">
                  <w:rPr>
                    <w:rFonts w:ascii="Arial" w:hAnsi="Arial" w:cs="Arial"/>
                    <w:color w:val="FFFFFF"/>
                    <w:sz w:val="21"/>
                    <w:szCs w:val="21"/>
                  </w:rPr>
                </w:rPrChange>
              </w:rPr>
              <w:t>Units of measure</w:t>
            </w:r>
          </w:p>
        </w:tc>
        <w:tc>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p w:rsidR="00CD727D" w:rsidRPr="00886339" w:rsidRDefault="00CD727D">
            <w:pPr>
              <w:spacing w:before="120" w:after="240" w:line="285" w:lineRule="atLeast"/>
              <w:rPr>
                <w:rFonts w:ascii="Arial" w:hAnsi="Arial" w:cs="Arial"/>
                <w:color w:val="FFFFFF"/>
                <w:sz w:val="21"/>
                <w:szCs w:val="21"/>
                <w:lang w:val="en-AU"/>
                <w:rPrChange w:id="1614" w:author="Veerakumar" w:date="2014-10-27T01:38:00Z">
                  <w:rPr>
                    <w:rFonts w:ascii="Arial" w:hAnsi="Arial" w:cs="Arial"/>
                    <w:color w:val="FFFFFF"/>
                    <w:sz w:val="21"/>
                    <w:szCs w:val="21"/>
                  </w:rPr>
                </w:rPrChange>
              </w:rPr>
            </w:pPr>
            <w:r w:rsidRPr="00886339">
              <w:rPr>
                <w:rFonts w:ascii="Arial" w:hAnsi="Arial" w:cs="Arial"/>
                <w:color w:val="FFFFFF"/>
                <w:sz w:val="21"/>
                <w:szCs w:val="21"/>
                <w:lang w:val="en-AU"/>
                <w:rPrChange w:id="1615" w:author="Veerakumar" w:date="2014-10-27T01:38:00Z">
                  <w:rPr>
                    <w:rFonts w:ascii="Arial" w:hAnsi="Arial" w:cs="Arial"/>
                    <w:color w:val="FFFFFF"/>
                    <w:sz w:val="21"/>
                    <w:szCs w:val="21"/>
                  </w:rPr>
                </w:rPrChange>
              </w:rPr>
              <w:t>Data description</w:t>
            </w:r>
          </w:p>
        </w:tc>
      </w:tr>
      <w:tr w:rsidR="00CD727D" w:rsidRPr="00886339" w:rsidTr="00CD727D">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4B42C3">
            <w:pPr>
              <w:spacing w:before="120" w:line="285" w:lineRule="atLeast"/>
              <w:rPr>
                <w:rFonts w:ascii="Arial" w:hAnsi="Arial" w:cs="Arial"/>
                <w:color w:val="222222"/>
                <w:sz w:val="21"/>
                <w:szCs w:val="21"/>
                <w:lang w:val="en-AU"/>
                <w:rPrChange w:id="1616" w:author="Veerakumar" w:date="2014-10-27T01:38:00Z">
                  <w:rPr>
                    <w:rFonts w:ascii="Arial" w:hAnsi="Arial" w:cs="Arial"/>
                    <w:color w:val="222222"/>
                    <w:sz w:val="21"/>
                    <w:szCs w:val="21"/>
                  </w:rPr>
                </w:rPrChange>
              </w:rPr>
            </w:pPr>
            <w:r w:rsidRPr="00886339">
              <w:rPr>
                <w:lang w:val="en-AU"/>
                <w:rPrChange w:id="1617" w:author="Veerakumar" w:date="2014-10-27T01:38:00Z">
                  <w:rPr/>
                </w:rPrChange>
              </w:rPr>
              <w:fldChar w:fldCharType="begin"/>
            </w:r>
            <w:r w:rsidRPr="00886339">
              <w:rPr>
                <w:lang w:val="en-AU"/>
                <w:rPrChange w:id="1618" w:author="Veerakumar" w:date="2014-10-27T01:38:00Z">
                  <w:rPr/>
                </w:rPrChange>
              </w:rPr>
              <w:instrText xml:space="preserve"> HYPERLINK "http://developer.android.com/reference/android/hardware/Sensor.html" \l "TYPE_RELATIVE_HUMIDITY" </w:instrText>
            </w:r>
            <w:r w:rsidRPr="00886339">
              <w:rPr>
                <w:lang w:val="en-AU"/>
                <w:rPrChange w:id="1619" w:author="Veerakumar" w:date="2014-10-27T01:38:00Z">
                  <w:rPr/>
                </w:rPrChange>
              </w:rPr>
              <w:fldChar w:fldCharType="separate"/>
            </w:r>
            <w:r w:rsidR="00CD727D" w:rsidRPr="00886339">
              <w:rPr>
                <w:rStyle w:val="Hyperlink"/>
                <w:rFonts w:ascii="Courier New" w:hAnsi="Courier New" w:cs="Courier New"/>
                <w:color w:val="258AAF"/>
                <w:sz w:val="20"/>
                <w:szCs w:val="20"/>
                <w:lang w:val="en-AU"/>
                <w:rPrChange w:id="1620" w:author="Veerakumar" w:date="2014-10-27T01:38:00Z">
                  <w:rPr>
                    <w:rStyle w:val="Hyperlink"/>
                    <w:rFonts w:ascii="Courier New" w:hAnsi="Courier New" w:cs="Courier New"/>
                    <w:color w:val="258AAF"/>
                    <w:sz w:val="20"/>
                    <w:szCs w:val="20"/>
                  </w:rPr>
                </w:rPrChange>
              </w:rPr>
              <w:t>TYPE_RELATIVE_HUMIDITY</w:t>
            </w:r>
            <w:r w:rsidRPr="00886339">
              <w:rPr>
                <w:rStyle w:val="Hyperlink"/>
                <w:rFonts w:ascii="Courier New" w:hAnsi="Courier New" w:cs="Courier New"/>
                <w:color w:val="258AAF"/>
                <w:sz w:val="20"/>
                <w:szCs w:val="20"/>
                <w:lang w:val="en-AU"/>
                <w:rPrChange w:id="1621" w:author="Veerakumar" w:date="2014-10-27T01:38:00Z">
                  <w:rPr>
                    <w:rStyle w:val="Hyperlink"/>
                    <w:rFonts w:ascii="Courier New" w:hAnsi="Courier New" w:cs="Courier New"/>
                    <w:color w:val="258AAF"/>
                    <w:sz w:val="20"/>
                    <w:szCs w:val="20"/>
                  </w:rPr>
                </w:rPrChange>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pPr>
              <w:spacing w:before="120" w:line="285" w:lineRule="atLeast"/>
              <w:rPr>
                <w:rFonts w:ascii="Arial" w:hAnsi="Arial" w:cs="Arial"/>
                <w:color w:val="222222"/>
                <w:sz w:val="21"/>
                <w:szCs w:val="21"/>
                <w:lang w:val="en-AU"/>
                <w:rPrChange w:id="1622" w:author="Veerakumar" w:date="2014-10-27T01:38:00Z">
                  <w:rPr>
                    <w:rFonts w:ascii="Arial" w:hAnsi="Arial" w:cs="Arial"/>
                    <w:color w:val="222222"/>
                    <w:sz w:val="21"/>
                    <w:szCs w:val="21"/>
                  </w:rPr>
                </w:rPrChange>
              </w:rPr>
            </w:pPr>
            <w:r w:rsidRPr="00886339">
              <w:rPr>
                <w:rStyle w:val="HTMLCode"/>
                <w:rFonts w:eastAsia="Droid Sans Fallback"/>
                <w:color w:val="006600"/>
                <w:lang w:val="en-AU"/>
                <w:rPrChange w:id="1623" w:author="Veerakumar" w:date="2014-10-27T01:38:00Z">
                  <w:rPr>
                    <w:rStyle w:val="HTMLCode"/>
                    <w:rFonts w:eastAsia="Droid Sans Fallback"/>
                    <w:color w:val="006600"/>
                  </w:rPr>
                </w:rPrChange>
              </w:rPr>
              <w:t>event.values[0]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pPr>
              <w:spacing w:before="120" w:line="285" w:lineRule="atLeast"/>
              <w:rPr>
                <w:rFonts w:ascii="Arial" w:hAnsi="Arial" w:cs="Arial"/>
                <w:color w:val="222222"/>
                <w:sz w:val="21"/>
                <w:szCs w:val="21"/>
                <w:lang w:val="en-AU"/>
                <w:rPrChange w:id="1624" w:author="Veerakumar" w:date="2014-10-27T01:38:00Z">
                  <w:rPr>
                    <w:rFonts w:ascii="Arial" w:hAnsi="Arial" w:cs="Arial"/>
                    <w:color w:val="222222"/>
                    <w:sz w:val="21"/>
                    <w:szCs w:val="21"/>
                  </w:rPr>
                </w:rPrChange>
              </w:rPr>
            </w:pPr>
            <w:r w:rsidRPr="00886339">
              <w:rPr>
                <w:rFonts w:ascii="Arial" w:hAnsi="Arial" w:cs="Arial"/>
                <w:color w:val="222222"/>
                <w:sz w:val="21"/>
                <w:szCs w:val="21"/>
                <w:lang w:val="en-AU"/>
                <w:rPrChange w:id="1625" w:author="Veerakumar" w:date="2014-10-27T01:38:00Z">
                  <w:rPr>
                    <w:rFonts w:ascii="Arial" w:hAnsi="Arial" w:cs="Arial"/>
                    <w:color w:val="222222"/>
                    <w:sz w:val="21"/>
                    <w:szCs w:val="21"/>
                  </w:rPr>
                </w:rPrChange>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CD727D" w:rsidRPr="00886339" w:rsidRDefault="00CD727D" w:rsidP="003051B8">
            <w:pPr>
              <w:keepNext/>
              <w:spacing w:before="120" w:line="285" w:lineRule="atLeast"/>
              <w:rPr>
                <w:rFonts w:ascii="Arial" w:hAnsi="Arial" w:cs="Arial"/>
                <w:color w:val="222222"/>
                <w:sz w:val="21"/>
                <w:szCs w:val="21"/>
                <w:lang w:val="en-AU"/>
                <w:rPrChange w:id="1626" w:author="Veerakumar" w:date="2014-10-27T01:38:00Z">
                  <w:rPr>
                    <w:rFonts w:ascii="Arial" w:hAnsi="Arial" w:cs="Arial"/>
                    <w:color w:val="222222"/>
                    <w:sz w:val="21"/>
                    <w:szCs w:val="21"/>
                  </w:rPr>
                </w:rPrChange>
              </w:rPr>
            </w:pPr>
            <w:r w:rsidRPr="00886339">
              <w:rPr>
                <w:rFonts w:ascii="Arial" w:hAnsi="Arial" w:cs="Arial"/>
                <w:color w:val="222222"/>
                <w:sz w:val="21"/>
                <w:szCs w:val="21"/>
                <w:lang w:val="en-AU"/>
                <w:rPrChange w:id="1627" w:author="Veerakumar" w:date="2014-10-27T01:38:00Z">
                  <w:rPr>
                    <w:rFonts w:ascii="Arial" w:hAnsi="Arial" w:cs="Arial"/>
                    <w:color w:val="222222"/>
                    <w:sz w:val="21"/>
                    <w:szCs w:val="21"/>
                  </w:rPr>
                </w:rPrChange>
              </w:rPr>
              <w:t>Ambient relative humidity.</w:t>
            </w:r>
          </w:p>
        </w:tc>
      </w:tr>
    </w:tbl>
    <w:p w:rsidR="00CD727D" w:rsidRPr="00886339" w:rsidRDefault="00CD727D" w:rsidP="003051B8">
      <w:pPr>
        <w:pStyle w:val="Caption"/>
        <w:jc w:val="center"/>
        <w:rPr>
          <w:color w:val="auto"/>
          <w:lang w:val="en-AU"/>
          <w:rPrChange w:id="1628" w:author="Veerakumar" w:date="2014-10-27T01:38:00Z">
            <w:rPr>
              <w:color w:val="auto"/>
            </w:rPr>
          </w:rPrChange>
        </w:rPr>
      </w:pPr>
      <w:bookmarkStart w:id="1629" w:name="_Toc402057307"/>
      <w:r w:rsidRPr="00886339">
        <w:rPr>
          <w:color w:val="auto"/>
          <w:lang w:val="en-AU"/>
          <w:rPrChange w:id="1630" w:author="Veerakumar" w:date="2014-10-27T01:38:00Z">
            <w:rPr>
              <w:color w:val="auto"/>
            </w:rPr>
          </w:rPrChange>
        </w:rPr>
        <w:t xml:space="preserve">Table </w:t>
      </w:r>
      <w:ins w:id="1631" w:author="Veerakumar" w:date="2014-10-27T02:04:00Z">
        <w:r w:rsidR="0080139C">
          <w:rPr>
            <w:color w:val="auto"/>
            <w:lang w:val="en-AU"/>
          </w:rPr>
          <w:fldChar w:fldCharType="begin"/>
        </w:r>
        <w:r w:rsidR="0080139C">
          <w:rPr>
            <w:color w:val="auto"/>
            <w:lang w:val="en-AU"/>
          </w:rPr>
          <w:instrText xml:space="preserve"> SEQ Table \* ARABIC </w:instrText>
        </w:r>
      </w:ins>
      <w:r w:rsidR="0080139C">
        <w:rPr>
          <w:color w:val="auto"/>
          <w:lang w:val="en-AU"/>
        </w:rPr>
        <w:fldChar w:fldCharType="separate"/>
      </w:r>
      <w:ins w:id="1632" w:author="Veerakumar" w:date="2014-10-27T02:04:00Z">
        <w:r w:rsidR="0080139C">
          <w:rPr>
            <w:noProof/>
            <w:color w:val="auto"/>
            <w:lang w:val="en-AU"/>
          </w:rPr>
          <w:t>2</w:t>
        </w:r>
        <w:r w:rsidR="0080139C">
          <w:rPr>
            <w:color w:val="auto"/>
            <w:lang w:val="en-AU"/>
          </w:rPr>
          <w:fldChar w:fldCharType="end"/>
        </w:r>
      </w:ins>
      <w:del w:id="1633" w:author="Veerakumar" w:date="2014-10-27T02:04:00Z">
        <w:r w:rsidRPr="00886339" w:rsidDel="0080139C">
          <w:rPr>
            <w:color w:val="auto"/>
            <w:lang w:val="en-AU"/>
            <w:rPrChange w:id="1634" w:author="Veerakumar" w:date="2014-10-27T01:38:00Z">
              <w:rPr>
                <w:color w:val="auto"/>
              </w:rPr>
            </w:rPrChange>
          </w:rPr>
          <w:fldChar w:fldCharType="begin"/>
        </w:r>
        <w:r w:rsidRPr="00886339" w:rsidDel="0080139C">
          <w:rPr>
            <w:color w:val="auto"/>
            <w:lang w:val="en-AU"/>
            <w:rPrChange w:id="1635" w:author="Veerakumar" w:date="2014-10-27T01:38:00Z">
              <w:rPr>
                <w:color w:val="auto"/>
              </w:rPr>
            </w:rPrChange>
          </w:rPr>
          <w:delInstrText xml:space="preserve"> SEQ Table \* ARABIC </w:delInstrText>
        </w:r>
        <w:r w:rsidRPr="00886339" w:rsidDel="0080139C">
          <w:rPr>
            <w:color w:val="auto"/>
            <w:lang w:val="en-AU"/>
            <w:rPrChange w:id="1636" w:author="Veerakumar" w:date="2014-10-27T01:38:00Z">
              <w:rPr>
                <w:color w:val="auto"/>
              </w:rPr>
            </w:rPrChange>
          </w:rPr>
          <w:fldChar w:fldCharType="separate"/>
        </w:r>
        <w:r w:rsidRPr="00886339" w:rsidDel="0080139C">
          <w:rPr>
            <w:noProof/>
            <w:color w:val="auto"/>
            <w:lang w:val="en-AU"/>
            <w:rPrChange w:id="1637" w:author="Veerakumar" w:date="2014-10-27T01:38:00Z">
              <w:rPr>
                <w:noProof/>
                <w:color w:val="auto"/>
              </w:rPr>
            </w:rPrChange>
          </w:rPr>
          <w:delText>2</w:delText>
        </w:r>
        <w:r w:rsidRPr="00886339" w:rsidDel="0080139C">
          <w:rPr>
            <w:color w:val="auto"/>
            <w:lang w:val="en-AU"/>
            <w:rPrChange w:id="1638" w:author="Veerakumar" w:date="2014-10-27T01:38:00Z">
              <w:rPr>
                <w:color w:val="auto"/>
              </w:rPr>
            </w:rPrChange>
          </w:rPr>
          <w:fldChar w:fldCharType="end"/>
        </w:r>
      </w:del>
      <w:r w:rsidRPr="00886339">
        <w:rPr>
          <w:color w:val="auto"/>
          <w:lang w:val="en-AU"/>
          <w:rPrChange w:id="1639" w:author="Veerakumar" w:date="2014-10-27T01:38:00Z">
            <w:rPr>
              <w:color w:val="auto"/>
            </w:rPr>
          </w:rPrChange>
        </w:rPr>
        <w:t xml:space="preserve"> Data collected from hygrometer</w:t>
      </w:r>
      <w:r w:rsidR="00BE1E9C" w:rsidRPr="00886339">
        <w:rPr>
          <w:color w:val="auto"/>
          <w:lang w:val="en-AU"/>
          <w:rPrChange w:id="1640" w:author="Veerakumar" w:date="2014-10-27T01:38:00Z">
            <w:rPr>
              <w:color w:val="auto"/>
            </w:rPr>
          </w:rPrChange>
        </w:rPr>
        <w:t xml:space="preserve"> </w:t>
      </w:r>
      <w:sdt>
        <w:sdtPr>
          <w:rPr>
            <w:color w:val="auto"/>
            <w:lang w:val="en-AU"/>
            <w:rPrChange w:id="1641" w:author="Veerakumar" w:date="2014-10-27T01:38:00Z">
              <w:rPr>
                <w:color w:val="auto"/>
              </w:rPr>
            </w:rPrChange>
          </w:rPr>
          <w:id w:val="1228798702"/>
          <w:citation/>
        </w:sdtPr>
        <w:sdtContent>
          <w:r w:rsidR="00BE1E9C" w:rsidRPr="00886339">
            <w:rPr>
              <w:color w:val="auto"/>
              <w:lang w:val="en-AU"/>
              <w:rPrChange w:id="1642" w:author="Veerakumar" w:date="2014-10-27T01:38:00Z">
                <w:rPr>
                  <w:color w:val="auto"/>
                </w:rPr>
              </w:rPrChange>
            </w:rPr>
            <w:fldChar w:fldCharType="begin"/>
          </w:r>
          <w:r w:rsidR="00BE1E9C" w:rsidRPr="00886339">
            <w:rPr>
              <w:color w:val="auto"/>
              <w:lang w:val="en-AU"/>
              <w:rPrChange w:id="1643" w:author="Veerakumar" w:date="2014-10-27T01:38:00Z">
                <w:rPr>
                  <w:color w:val="auto"/>
                  <w:lang w:val="en-AU"/>
                </w:rPr>
              </w:rPrChange>
            </w:rPr>
            <w:instrText xml:space="preserve"> CITATION Goo141 \l 3081 </w:instrText>
          </w:r>
          <w:r w:rsidR="00BE1E9C" w:rsidRPr="00886339">
            <w:rPr>
              <w:color w:val="auto"/>
              <w:lang w:val="en-AU"/>
              <w:rPrChange w:id="1644" w:author="Veerakumar" w:date="2014-10-27T01:38:00Z">
                <w:rPr>
                  <w:color w:val="auto"/>
                </w:rPr>
              </w:rPrChange>
            </w:rPr>
            <w:fldChar w:fldCharType="separate"/>
          </w:r>
          <w:r w:rsidR="00BE1E9C" w:rsidRPr="00886339">
            <w:rPr>
              <w:noProof/>
              <w:color w:val="auto"/>
              <w:lang w:val="en-AU"/>
              <w:rPrChange w:id="1645" w:author="Veerakumar" w:date="2014-10-27T01:38:00Z">
                <w:rPr>
                  <w:noProof/>
                  <w:color w:val="auto"/>
                  <w:lang w:val="en-AU"/>
                </w:rPr>
              </w:rPrChange>
            </w:rPr>
            <w:t>[33]</w:t>
          </w:r>
          <w:r w:rsidR="00BE1E9C" w:rsidRPr="00886339">
            <w:rPr>
              <w:color w:val="auto"/>
              <w:lang w:val="en-AU"/>
              <w:rPrChange w:id="1646" w:author="Veerakumar" w:date="2014-10-27T01:38:00Z">
                <w:rPr>
                  <w:color w:val="auto"/>
                </w:rPr>
              </w:rPrChange>
            </w:rPr>
            <w:fldChar w:fldCharType="end"/>
          </w:r>
        </w:sdtContent>
      </w:sdt>
      <w:bookmarkEnd w:id="1629"/>
    </w:p>
    <w:p w:rsidR="00CD727D" w:rsidRPr="00886339" w:rsidRDefault="00CD727D" w:rsidP="003051B8">
      <w:pPr>
        <w:rPr>
          <w:lang w:val="en-AU"/>
          <w:rPrChange w:id="1647" w:author="Veerakumar" w:date="2014-10-27T01:38:00Z">
            <w:rPr/>
          </w:rPrChange>
        </w:rPr>
      </w:pPr>
      <w:r w:rsidRPr="00886339">
        <w:rPr>
          <w:lang w:val="en-AU"/>
          <w:rPrChange w:id="1648" w:author="Veerakumar" w:date="2014-10-27T01:38:00Z">
            <w:rPr/>
          </w:rPrChange>
        </w:rPr>
        <w:t xml:space="preserve">We note that the sensor delivers values in our </w:t>
      </w:r>
      <w:r w:rsidR="003763F5" w:rsidRPr="00886339">
        <w:rPr>
          <w:lang w:val="en-AU"/>
          <w:rPrChange w:id="1649" w:author="Veerakumar" w:date="2014-10-27T01:38:00Z">
            <w:rPr/>
          </w:rPrChange>
        </w:rPr>
        <w:t>2 other values in the presented array. These are ignored, and are of no use to us. However, for future progression, we will keep a log of them in the event they prove useful.</w:t>
      </w:r>
    </w:p>
    <w:p w:rsidR="00017EE0" w:rsidRPr="00886339" w:rsidRDefault="00017EE0" w:rsidP="003051B8">
      <w:pPr>
        <w:rPr>
          <w:lang w:val="en-AU"/>
          <w:rPrChange w:id="1650" w:author="Veerakumar" w:date="2014-10-27T01:38:00Z">
            <w:rPr/>
          </w:rPrChange>
        </w:rPr>
      </w:pPr>
      <w:r w:rsidRPr="00886339">
        <w:rPr>
          <w:lang w:val="en-AU"/>
          <w:rPrChange w:id="1651" w:author="Veerakumar" w:date="2014-10-27T01:38:00Z">
            <w:rPr/>
          </w:rPrChange>
        </w:rPr>
        <w:t xml:space="preserve">Furthermore, we use the AudioRecord object to record any speech made into the phone. </w:t>
      </w:r>
      <w:r w:rsidR="00F4144B" w:rsidRPr="00886339">
        <w:rPr>
          <w:lang w:val="en-AU"/>
          <w:rPrChange w:id="1652" w:author="Veerakumar" w:date="2014-10-27T01:38:00Z">
            <w:rPr/>
          </w:rPrChange>
        </w:rPr>
        <w:t>Whilst this is</w:t>
      </w:r>
      <w:r w:rsidRPr="00886339">
        <w:rPr>
          <w:lang w:val="en-AU"/>
          <w:rPrChange w:id="1653" w:author="Veerakumar" w:date="2014-10-27T01:38:00Z">
            <w:rPr/>
          </w:rPrChange>
        </w:rPr>
        <w:t xml:space="preserve"> reading, </w:t>
      </w:r>
      <w:r w:rsidR="00F4144B" w:rsidRPr="00886339">
        <w:rPr>
          <w:lang w:val="en-AU"/>
          <w:rPrChange w:id="1654" w:author="Veerakumar" w:date="2014-10-27T01:38:00Z">
            <w:rPr/>
          </w:rPrChange>
        </w:rPr>
        <w:t xml:space="preserve">the data collected into a buffer is </w:t>
      </w:r>
      <w:r w:rsidR="000C22FF" w:rsidRPr="00886339">
        <w:rPr>
          <w:lang w:val="en-AU"/>
          <w:rPrChange w:id="1655" w:author="Veerakumar" w:date="2014-10-27T01:38:00Z">
            <w:rPr/>
          </w:rPrChange>
        </w:rPr>
        <w:t xml:space="preserve">a representation of </w:t>
      </w:r>
      <w:r w:rsidRPr="00886339">
        <w:rPr>
          <w:lang w:val="en-AU"/>
          <w:rPrChange w:id="1656" w:author="Veerakumar" w:date="2014-10-27T01:38:00Z">
            <w:rPr/>
          </w:rPrChange>
        </w:rPr>
        <w:t xml:space="preserve">the amplitude of </w:t>
      </w:r>
      <w:r w:rsidR="000C22FF" w:rsidRPr="00886339">
        <w:rPr>
          <w:lang w:val="en-AU"/>
          <w:rPrChange w:id="1657" w:author="Veerakumar" w:date="2014-10-27T01:38:00Z">
            <w:rPr/>
          </w:rPrChange>
        </w:rPr>
        <w:t>the detected sound</w:t>
      </w:r>
      <w:r w:rsidR="00F4144B" w:rsidRPr="00886339">
        <w:rPr>
          <w:lang w:val="en-AU"/>
          <w:rPrChange w:id="1658" w:author="Veerakumar" w:date="2014-10-27T01:38:00Z">
            <w:rPr/>
          </w:rPrChange>
        </w:rPr>
        <w:t>. This occurs</w:t>
      </w:r>
      <w:r w:rsidR="000C22FF" w:rsidRPr="00886339">
        <w:rPr>
          <w:lang w:val="en-AU"/>
          <w:rPrChange w:id="1659" w:author="Veerakumar" w:date="2014-10-27T01:38:00Z">
            <w:rPr/>
          </w:rPrChange>
        </w:rPr>
        <w:t xml:space="preserve"> until </w:t>
      </w:r>
      <w:r w:rsidR="00F4144B" w:rsidRPr="00886339">
        <w:rPr>
          <w:lang w:val="en-AU"/>
          <w:rPrChange w:id="1660" w:author="Veerakumar" w:date="2014-10-27T01:38:00Z">
            <w:rPr/>
          </w:rPrChange>
        </w:rPr>
        <w:t xml:space="preserve">it is </w:t>
      </w:r>
      <w:r w:rsidR="000C22FF" w:rsidRPr="00886339">
        <w:rPr>
          <w:lang w:val="en-AU"/>
          <w:rPrChange w:id="1661" w:author="Veerakumar" w:date="2014-10-27T01:38:00Z">
            <w:rPr/>
          </w:rPrChange>
        </w:rPr>
        <w:t>directed to stop</w:t>
      </w:r>
      <w:r w:rsidR="00F4144B" w:rsidRPr="00886339">
        <w:rPr>
          <w:lang w:val="en-AU"/>
          <w:rPrChange w:id="1662" w:author="Veerakumar" w:date="2014-10-27T01:38:00Z">
            <w:rPr/>
          </w:rPrChange>
        </w:rPr>
        <w:t>, and from there we can process the data in a similar manner to the other collected data</w:t>
      </w:r>
      <w:r w:rsidR="000C22FF" w:rsidRPr="00886339">
        <w:rPr>
          <w:lang w:val="en-AU"/>
          <w:rPrChange w:id="1663" w:author="Veerakumar" w:date="2014-10-27T01:38:00Z">
            <w:rPr/>
          </w:rPrChange>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Change w:id="1664" w:author="Veerakumar" w:date="2014-10-27T01:38:00Z">
            <w:rPr>
              <w:lang w:val="en-AU"/>
            </w:rPr>
          </w:rPrChange>
        </w:rPr>
      </w:pPr>
      <w:r w:rsidRPr="00886339">
        <w:rPr>
          <w:lang w:val="en-AU"/>
          <w:rPrChange w:id="1665" w:author="Veerakumar" w:date="2014-10-27T01:38:00Z">
            <w:rPr>
              <w:lang w:val="en-AU"/>
            </w:rPr>
          </w:rPrChange>
        </w:rPr>
        <w:t>TextViews</w:t>
      </w:r>
    </w:p>
    <w:p w:rsidR="000915B0" w:rsidRPr="00886339" w:rsidRDefault="000915B0" w:rsidP="00406031">
      <w:pPr>
        <w:pStyle w:val="ListParagraph"/>
        <w:numPr>
          <w:ilvl w:val="0"/>
          <w:numId w:val="9"/>
        </w:numPr>
        <w:rPr>
          <w:lang w:val="en-AU"/>
          <w:rPrChange w:id="1666" w:author="Veerakumar" w:date="2014-10-27T01:38:00Z">
            <w:rPr>
              <w:lang w:val="en-AU"/>
            </w:rPr>
          </w:rPrChange>
        </w:rPr>
      </w:pPr>
      <w:r w:rsidRPr="00886339">
        <w:rPr>
          <w:lang w:val="en-AU"/>
          <w:rPrChange w:id="1667" w:author="Veerakumar" w:date="2014-10-27T01:38:00Z">
            <w:rPr>
              <w:lang w:val="en-AU"/>
            </w:rPr>
          </w:rPrChange>
        </w:rPr>
        <w:t>Buttons</w:t>
      </w:r>
    </w:p>
    <w:p w:rsidR="000915B0" w:rsidRPr="00886339" w:rsidRDefault="000915B0" w:rsidP="00406031">
      <w:pPr>
        <w:pStyle w:val="ListParagraph"/>
        <w:numPr>
          <w:ilvl w:val="0"/>
          <w:numId w:val="9"/>
        </w:numPr>
        <w:rPr>
          <w:lang w:val="en-AU"/>
          <w:rPrChange w:id="1668" w:author="Veerakumar" w:date="2014-10-27T01:38:00Z">
            <w:rPr>
              <w:lang w:val="en-AU"/>
            </w:rPr>
          </w:rPrChange>
        </w:rPr>
      </w:pPr>
      <w:r w:rsidRPr="00886339">
        <w:rPr>
          <w:lang w:val="en-AU"/>
          <w:rPrChange w:id="1669" w:author="Veerakumar" w:date="2014-10-27T01:38:00Z">
            <w:rPr>
              <w:lang w:val="en-AU"/>
            </w:rPr>
          </w:rPrChange>
        </w:rPr>
        <w:t>Dialogs</w:t>
      </w:r>
    </w:p>
    <w:p w:rsidR="00867873" w:rsidRPr="00886339" w:rsidRDefault="00E662AB" w:rsidP="00406031">
      <w:pPr>
        <w:rPr>
          <w:lang w:val="en-AU"/>
          <w:rPrChange w:id="1670" w:author="Veerakumar" w:date="2014-10-27T01:38:00Z">
            <w:rPr/>
          </w:rPrChange>
        </w:rPr>
      </w:pPr>
      <w:r w:rsidRPr="00886339">
        <w:rPr>
          <w:lang w:val="en-AU"/>
          <w:rPrChange w:id="1671" w:author="Veerakumar" w:date="2014-10-27T01:38:00Z">
            <w:rPr>
              <w:lang w:val="en-AU"/>
            </w:rPr>
          </w:rPrChange>
        </w:rPr>
        <w:t xml:space="preserve">We then use data stored aside, combined with new data to assess whether the person is currently stressed or not. </w:t>
      </w:r>
      <w:r w:rsidR="009474F8" w:rsidRPr="00886339">
        <w:rPr>
          <w:lang w:val="en-AU"/>
          <w:rPrChange w:id="1672" w:author="Veerakumar" w:date="2014-10-27T01:38:00Z">
            <w:rPr>
              <w:lang w:val="en-AU"/>
            </w:rPr>
          </w:rPrChange>
        </w:rPr>
        <w:t>These are done using implemented machine learning algorithms using standard Java classes</w:t>
      </w:r>
      <w:r w:rsidR="00454310" w:rsidRPr="00886339">
        <w:rPr>
          <w:lang w:val="en-AU"/>
          <w:rPrChange w:id="1673" w:author="Veerakumar" w:date="2014-10-27T01:38:00Z">
            <w:rPr>
              <w:lang w:val="en-AU"/>
            </w:rPr>
          </w:rPrChange>
        </w:rPr>
        <w:t xml:space="preserve">, which will return data to the </w:t>
      </w:r>
      <w:r w:rsidR="003F74F1" w:rsidRPr="00886339">
        <w:rPr>
          <w:lang w:val="en-AU"/>
          <w:rPrChange w:id="1674" w:author="Veerakumar" w:date="2014-10-27T01:38:00Z">
            <w:rPr>
              <w:lang w:val="en-AU"/>
            </w:rPr>
          </w:rPrChange>
        </w:rPr>
        <w:t xml:space="preserve">main activity </w:t>
      </w:r>
      <w:r w:rsidR="00454310" w:rsidRPr="00886339">
        <w:rPr>
          <w:lang w:val="en-AU"/>
          <w:rPrChange w:id="1675" w:author="Veerakumar" w:date="2014-10-27T01:38:00Z">
            <w:rPr>
              <w:lang w:val="en-AU"/>
            </w:rPr>
          </w:rPrChange>
        </w:rPr>
        <w:t>and show displays accordingly</w:t>
      </w:r>
      <w:r w:rsidR="00035AD0" w:rsidRPr="00886339">
        <w:rPr>
          <w:lang w:val="en-AU"/>
          <w:rPrChange w:id="1676" w:author="Veerakumar" w:date="2014-10-27T01:38:00Z">
            <w:rPr>
              <w:lang w:val="en-AU"/>
            </w:rPr>
          </w:rPrChange>
        </w:rPr>
        <w:t>, as well as add to our saved data</w:t>
      </w:r>
      <w:r w:rsidR="009474F8" w:rsidRPr="00886339">
        <w:rPr>
          <w:lang w:val="en-AU"/>
          <w:rPrChange w:id="1677" w:author="Veerakumar" w:date="2014-10-27T01:38:00Z">
            <w:rPr>
              <w:lang w:val="en-AU"/>
            </w:rPr>
          </w:rPrChange>
        </w:rPr>
        <w:t>.</w:t>
      </w:r>
    </w:p>
    <w:p w:rsidR="005A3DC5" w:rsidRPr="009159E1" w:rsidRDefault="00D47449" w:rsidP="00867873">
      <w:pPr>
        <w:pStyle w:val="Heading3"/>
      </w:pPr>
      <w:bookmarkStart w:id="1678" w:name="_Toc402133725"/>
      <w:r w:rsidRPr="00886339">
        <w:t>3.</w:t>
      </w:r>
      <w:r w:rsidR="005A3DC5" w:rsidRPr="009159E1">
        <w:t>1.2 Machine learning algorithms</w:t>
      </w:r>
      <w:bookmarkEnd w:id="1678"/>
    </w:p>
    <w:p w:rsidR="00DA58F4" w:rsidRPr="00886339" w:rsidRDefault="00DA58F4" w:rsidP="00406031">
      <w:pPr>
        <w:rPr>
          <w:lang w:val="en-AU"/>
          <w:rPrChange w:id="1679" w:author="Veerakumar" w:date="2014-10-27T01:38:00Z">
            <w:rPr/>
          </w:rPrChange>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886339" w:rsidRDefault="00DA58F4" w:rsidP="00406031">
      <w:pPr>
        <w:rPr>
          <w:lang w:val="en-AU"/>
          <w:rPrChange w:id="1680" w:author="Veerakumar" w:date="2014-10-27T01:38:00Z">
            <w:rPr/>
          </w:rPrChange>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886339" w:rsidRDefault="00EB7EBB" w:rsidP="00406031">
      <w:pPr>
        <w:rPr>
          <w:lang w:val="en-AU"/>
          <w:rPrChange w:id="1681" w:author="Veerakumar" w:date="2014-10-27T01:38:00Z">
            <w:rPr/>
          </w:rPrChange>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1682" w:name="_Toc402133726"/>
      <w:r w:rsidRPr="00886339">
        <w:lastRenderedPageBreak/>
        <w:t>3</w:t>
      </w:r>
      <w:r w:rsidR="005F214D" w:rsidRPr="009159E1">
        <w:t>.</w:t>
      </w:r>
      <w:r w:rsidRPr="009159E1">
        <w:t>3</w:t>
      </w:r>
      <w:r w:rsidR="005F214D" w:rsidRPr="009159E1">
        <w:t xml:space="preserve"> Process</w:t>
      </w:r>
      <w:bookmarkEnd w:id="1682"/>
    </w:p>
    <w:p w:rsidR="005F214D" w:rsidRPr="007E7ED6" w:rsidRDefault="00D47449" w:rsidP="00E64E80">
      <w:pPr>
        <w:pStyle w:val="Heading3"/>
      </w:pPr>
      <w:bookmarkStart w:id="1683" w:name="_Toc402133727"/>
      <w:r w:rsidRPr="007E7ED6">
        <w:t>3</w:t>
      </w:r>
      <w:r w:rsidR="005F214D" w:rsidRPr="007E7ED6">
        <w:t>.</w:t>
      </w:r>
      <w:r w:rsidRPr="007E7ED6">
        <w:t>3</w:t>
      </w:r>
      <w:r w:rsidR="005F214D" w:rsidRPr="007E7ED6">
        <w:t>.1 Data Gathering</w:t>
      </w:r>
      <w:bookmarkEnd w:id="1683"/>
    </w:p>
    <w:p w:rsidR="00865E7B" w:rsidRPr="00886339" w:rsidRDefault="00406031" w:rsidP="00C82891">
      <w:pPr>
        <w:rPr>
          <w:lang w:val="en-AU"/>
          <w:rPrChange w:id="1684" w:author="Veerakumar" w:date="2014-10-27T01:38:00Z">
            <w:rPr/>
          </w:rPrChange>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886339" w:rsidRDefault="00865E7B" w:rsidP="00C82891">
      <w:pPr>
        <w:rPr>
          <w:lang w:val="en-AU"/>
          <w:rPrChange w:id="1685" w:author="Veerakumar" w:date="2014-10-27T01:38:00Z">
            <w:rPr/>
          </w:rPrChange>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886339" w:rsidRDefault="00D13087" w:rsidP="00C82891">
      <w:pPr>
        <w:pStyle w:val="ListParagraph"/>
        <w:numPr>
          <w:ilvl w:val="0"/>
          <w:numId w:val="10"/>
        </w:numPr>
        <w:rPr>
          <w:lang w:val="en-AU"/>
          <w:rPrChange w:id="1686" w:author="Veerakumar" w:date="2014-10-27T01:38:00Z">
            <w:rPr/>
          </w:rPrChange>
        </w:rPr>
      </w:pPr>
      <w:r w:rsidRPr="00886339">
        <w:rPr>
          <w:lang w:val="en-AU"/>
        </w:rPr>
        <w:t>Hygrometer (from the SHTC1 chip)</w:t>
      </w:r>
    </w:p>
    <w:p w:rsidR="00D13087" w:rsidRPr="00886339" w:rsidRDefault="00D13087" w:rsidP="00C82891">
      <w:pPr>
        <w:pStyle w:val="ListParagraph"/>
        <w:numPr>
          <w:ilvl w:val="0"/>
          <w:numId w:val="10"/>
        </w:numPr>
        <w:rPr>
          <w:lang w:val="en-AU"/>
          <w:rPrChange w:id="1687" w:author="Veerakumar" w:date="2014-10-27T01:38:00Z">
            <w:rPr/>
          </w:rPrChange>
        </w:rPr>
      </w:pPr>
      <w:r w:rsidRPr="00886339">
        <w:rPr>
          <w:lang w:val="en-AU"/>
        </w:rPr>
        <w:t>Accelerometer</w:t>
      </w:r>
    </w:p>
    <w:p w:rsidR="00017EE0" w:rsidRPr="00886339" w:rsidRDefault="00017EE0" w:rsidP="00C82891">
      <w:pPr>
        <w:pStyle w:val="ListParagraph"/>
        <w:numPr>
          <w:ilvl w:val="0"/>
          <w:numId w:val="10"/>
        </w:numPr>
        <w:rPr>
          <w:lang w:val="en-AU"/>
          <w:rPrChange w:id="1688" w:author="Veerakumar" w:date="2014-10-27T01:38:00Z">
            <w:rPr/>
          </w:rPrChange>
        </w:rPr>
      </w:pPr>
      <w:r w:rsidRPr="00886339">
        <w:rPr>
          <w:lang w:val="en-AU"/>
        </w:rPr>
        <w:t>Microphone</w:t>
      </w:r>
    </w:p>
    <w:p w:rsidR="00865E7B" w:rsidRPr="00886339" w:rsidRDefault="00406031" w:rsidP="00C82891">
      <w:pPr>
        <w:rPr>
          <w:lang w:val="en-AU"/>
          <w:rPrChange w:id="1689" w:author="Veerakumar" w:date="2014-10-27T01:38:00Z">
            <w:rPr/>
          </w:rPrChange>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886339" w:rsidRDefault="00F34D64" w:rsidP="00C82891">
      <w:pPr>
        <w:rPr>
          <w:lang w:val="en-AU"/>
          <w:rPrChange w:id="1690" w:author="Veerakumar" w:date="2014-10-27T01:38:00Z">
            <w:rPr/>
          </w:rPrChange>
        </w:rPr>
      </w:pPr>
      <w:r w:rsidRPr="00886339">
        <w:rPr>
          <w:lang w:val="en-AU"/>
        </w:rPr>
        <w:t>To formalise our processes</w:t>
      </w:r>
      <w:r w:rsidRPr="009159E1">
        <w:rPr>
          <w:lang w:val="en-AU"/>
        </w:rPr>
        <w:t xml:space="preserve"> of data collection, the following method was used:</w:t>
      </w:r>
    </w:p>
    <w:p w:rsidR="00F34D64" w:rsidRPr="00886339" w:rsidRDefault="00611683" w:rsidP="00C82891">
      <w:pPr>
        <w:pStyle w:val="ListParagraph"/>
        <w:numPr>
          <w:ilvl w:val="0"/>
          <w:numId w:val="11"/>
        </w:numPr>
        <w:rPr>
          <w:lang w:val="en-AU"/>
          <w:rPrChange w:id="1691" w:author="Veerakumar" w:date="2014-10-27T01:38:00Z">
            <w:rPr/>
          </w:rPrChange>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886339" w:rsidRDefault="00611683" w:rsidP="00C82891">
      <w:pPr>
        <w:pStyle w:val="ListParagraph"/>
        <w:numPr>
          <w:ilvl w:val="0"/>
          <w:numId w:val="11"/>
        </w:numPr>
        <w:rPr>
          <w:lang w:val="en-AU"/>
          <w:rPrChange w:id="1692" w:author="Veerakumar" w:date="2014-10-27T01:38:00Z">
            <w:rPr/>
          </w:rPrChange>
        </w:rPr>
      </w:pPr>
      <w:r w:rsidRPr="00886339">
        <w:rPr>
          <w:lang w:val="en-AU"/>
        </w:rPr>
        <w:t>A bash process was set up to record all log files</w:t>
      </w:r>
    </w:p>
    <w:p w:rsidR="00611683" w:rsidRPr="00886339" w:rsidRDefault="00611683" w:rsidP="00C82891">
      <w:pPr>
        <w:pStyle w:val="ListParagraph"/>
        <w:jc w:val="center"/>
        <w:rPr>
          <w:lang w:val="en-AU"/>
          <w:rPrChange w:id="1693" w:author="Veerakumar" w:date="2014-10-27T01:38:00Z">
            <w:rPr/>
          </w:rPrChange>
        </w:rPr>
      </w:pPr>
      <w:proofErr w:type="gramStart"/>
      <w:r w:rsidRPr="00886339">
        <w:rPr>
          <w:i/>
          <w:lang w:val="en-AU"/>
        </w:rPr>
        <w:t>a</w:t>
      </w:r>
      <w:r w:rsidRPr="009159E1">
        <w:rPr>
          <w:i/>
          <w:lang w:val="en-AU"/>
        </w:rPr>
        <w:t>db</w:t>
      </w:r>
      <w:proofErr w:type="gramEnd"/>
      <w:r w:rsidRPr="009159E1">
        <w:rPr>
          <w:i/>
          <w:lang w:val="en-AU"/>
        </w:rPr>
        <w:t xml:space="preserve"> –d logcat &gt; output.txt</w:t>
      </w:r>
    </w:p>
    <w:p w:rsidR="00611683" w:rsidRPr="00886339" w:rsidRDefault="00611683" w:rsidP="00C82891">
      <w:pPr>
        <w:pStyle w:val="ListParagraph"/>
        <w:rPr>
          <w:i/>
          <w:lang w:val="en-AU"/>
          <w:rPrChange w:id="1694" w:author="Veerakumar" w:date="2014-10-27T01:38:00Z">
            <w:rPr>
              <w:i/>
            </w:rPr>
          </w:rPrChange>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886339" w:rsidRDefault="009B77FE" w:rsidP="00C82891">
      <w:pPr>
        <w:pStyle w:val="ListParagraph"/>
        <w:numPr>
          <w:ilvl w:val="0"/>
          <w:numId w:val="11"/>
        </w:numPr>
        <w:rPr>
          <w:i/>
          <w:lang w:val="en-AU"/>
          <w:rPrChange w:id="1695" w:author="Veerakumar" w:date="2014-10-27T01:38:00Z">
            <w:rPr>
              <w:i/>
            </w:rPr>
          </w:rPrChange>
        </w:rPr>
      </w:pPr>
      <w:r w:rsidRPr="00886339">
        <w:rPr>
          <w:lang w:val="en-AU"/>
        </w:rPr>
        <w:t>2 people are taken, and kept in a calm and relaxed environment. These people are to use the application in the following steps.</w:t>
      </w:r>
    </w:p>
    <w:p w:rsidR="00611683" w:rsidRPr="00886339" w:rsidRDefault="009B77FE" w:rsidP="00C82891">
      <w:pPr>
        <w:pStyle w:val="ListParagraph"/>
        <w:numPr>
          <w:ilvl w:val="0"/>
          <w:numId w:val="11"/>
        </w:numPr>
        <w:rPr>
          <w:i/>
          <w:lang w:val="en-AU"/>
          <w:rPrChange w:id="1696" w:author="Veerakumar" w:date="2014-10-27T01:38:00Z">
            <w:rPr>
              <w:i/>
            </w:rPr>
          </w:rPrChange>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886339" w:rsidRDefault="00F602C5" w:rsidP="00C82891">
      <w:pPr>
        <w:pStyle w:val="ListParagraph"/>
        <w:numPr>
          <w:ilvl w:val="0"/>
          <w:numId w:val="11"/>
        </w:numPr>
        <w:rPr>
          <w:i/>
          <w:lang w:val="en-AU"/>
          <w:rPrChange w:id="1697" w:author="Veerakumar" w:date="2014-10-27T01:38:00Z">
            <w:rPr>
              <w:i/>
            </w:rPr>
          </w:rPrChange>
        </w:rPr>
      </w:pPr>
      <w:r w:rsidRPr="00886339">
        <w:rPr>
          <w:lang w:val="en-AU"/>
        </w:rPr>
        <w:t>Step 3 is repeated, with the user now elevating their voice</w:t>
      </w:r>
    </w:p>
    <w:p w:rsidR="00F602C5" w:rsidRPr="00886339" w:rsidRDefault="00F602C5" w:rsidP="00C82891">
      <w:pPr>
        <w:pStyle w:val="ListParagraph"/>
        <w:numPr>
          <w:ilvl w:val="0"/>
          <w:numId w:val="11"/>
        </w:numPr>
        <w:rPr>
          <w:i/>
          <w:lang w:val="en-AU"/>
          <w:rPrChange w:id="1698" w:author="Veerakumar" w:date="2014-10-27T01:38:00Z">
            <w:rPr>
              <w:i/>
            </w:rPr>
          </w:rPrChange>
        </w:rPr>
      </w:pPr>
      <w:r w:rsidRPr="00886339">
        <w:rPr>
          <w:lang w:val="en-AU"/>
        </w:rPr>
        <w:t>The user is then asked to walk on a straight plane for one minute</w:t>
      </w:r>
    </w:p>
    <w:p w:rsidR="00173EDA" w:rsidRPr="00886339" w:rsidRDefault="00173EDA" w:rsidP="00C82891">
      <w:pPr>
        <w:pStyle w:val="ListParagraph"/>
        <w:numPr>
          <w:ilvl w:val="0"/>
          <w:numId w:val="11"/>
        </w:numPr>
        <w:rPr>
          <w:i/>
          <w:lang w:val="en-AU"/>
          <w:rPrChange w:id="1699" w:author="Veerakumar" w:date="2014-10-27T01:38:00Z">
            <w:rPr>
              <w:i/>
            </w:rPr>
          </w:rPrChange>
        </w:rPr>
      </w:pPr>
      <w:r w:rsidRPr="00886339">
        <w:rPr>
          <w:lang w:val="en-AU"/>
        </w:rPr>
        <w:lastRenderedPageBreak/>
        <w:t>The user then is</w:t>
      </w:r>
      <w:r w:rsidRPr="009159E1">
        <w:rPr>
          <w:lang w:val="en-AU"/>
        </w:rPr>
        <w:t xml:space="preserve"> asked to pace back and forth over a 7 metre space for one minute, with an activated accelerometer</w:t>
      </w:r>
    </w:p>
    <w:p w:rsidR="00173EDA" w:rsidRPr="00886339" w:rsidRDefault="00173EDA" w:rsidP="00C82891">
      <w:pPr>
        <w:pStyle w:val="ListParagraph"/>
        <w:numPr>
          <w:ilvl w:val="0"/>
          <w:numId w:val="11"/>
        </w:numPr>
        <w:rPr>
          <w:i/>
          <w:lang w:val="en-AU"/>
          <w:rPrChange w:id="1700" w:author="Veerakumar" w:date="2014-10-27T01:38:00Z">
            <w:rPr>
              <w:i/>
            </w:rPr>
          </w:rPrChange>
        </w:rPr>
      </w:pPr>
      <w:r w:rsidRPr="00886339">
        <w:rPr>
          <w:lang w:val="en-AU"/>
        </w:rPr>
        <w:t xml:space="preserve">The user is then asked to simply hold the bottom of the </w:t>
      </w:r>
      <w:commentRangeStart w:id="1701"/>
      <w:r w:rsidRPr="00886339">
        <w:rPr>
          <w:lang w:val="en-AU"/>
        </w:rPr>
        <w:t>phone</w:t>
      </w:r>
      <w:commentRangeEnd w:id="1701"/>
      <w:r w:rsidRPr="00886339">
        <w:rPr>
          <w:rStyle w:val="CommentReference"/>
          <w:lang w:val="en-AU"/>
          <w:rPrChange w:id="1702" w:author="Veerakumar" w:date="2014-10-27T01:38:00Z">
            <w:rPr>
              <w:rStyle w:val="CommentReference"/>
            </w:rPr>
          </w:rPrChange>
        </w:rPr>
        <w:commentReference w:id="1701"/>
      </w:r>
      <w:r w:rsidRPr="00886339">
        <w:rPr>
          <w:lang w:val="en-AU"/>
        </w:rPr>
        <w:t xml:space="preserve"> for another one minute, with an activated hygrometer</w:t>
      </w:r>
    </w:p>
    <w:p w:rsidR="00B2175B" w:rsidRPr="00886339" w:rsidRDefault="00B2175B" w:rsidP="00C82891">
      <w:pPr>
        <w:pStyle w:val="ListParagraph"/>
        <w:numPr>
          <w:ilvl w:val="0"/>
          <w:numId w:val="11"/>
        </w:numPr>
        <w:rPr>
          <w:i/>
          <w:lang w:val="en-AU"/>
          <w:rPrChange w:id="1703" w:author="Veerakumar" w:date="2014-10-27T01:38:00Z">
            <w:rPr>
              <w:i/>
            </w:rPr>
          </w:rPrChange>
        </w:rPr>
      </w:pPr>
      <w:r w:rsidRPr="00886339">
        <w:rPr>
          <w:lang w:val="en-AU"/>
        </w:rPr>
        <w:t>Step 7 is repeated, after dampening the u</w:t>
      </w:r>
      <w:r w:rsidRPr="009159E1">
        <w:rPr>
          <w:lang w:val="en-AU"/>
        </w:rPr>
        <w:t>ser’s hand lightly</w:t>
      </w:r>
    </w:p>
    <w:p w:rsidR="007200EF" w:rsidRPr="00886339" w:rsidRDefault="007200EF" w:rsidP="00C82891">
      <w:pPr>
        <w:pStyle w:val="ListParagraph"/>
        <w:numPr>
          <w:ilvl w:val="0"/>
          <w:numId w:val="11"/>
        </w:numPr>
        <w:rPr>
          <w:lang w:val="en-AU"/>
          <w:rPrChange w:id="1704" w:author="Veerakumar" w:date="2014-10-27T01:38:00Z">
            <w:rPr/>
          </w:rPrChange>
        </w:rPr>
      </w:pPr>
      <w:r w:rsidRPr="00886339">
        <w:rPr>
          <w:lang w:val="en-AU"/>
        </w:rPr>
        <w:t xml:space="preserve">This process is repeated 3 times, </w:t>
      </w:r>
      <w:ins w:id="1705" w:author="Veerakumar" w:date="2014-10-26T23:01:00Z">
        <w:r w:rsidR="00E32B7D" w:rsidRPr="009159E1">
          <w:rPr>
            <w:lang w:val="en-AU"/>
          </w:rPr>
          <w:t xml:space="preserve">followed by a repetition of all steps </w:t>
        </w:r>
      </w:ins>
      <w:r w:rsidRPr="009159E1">
        <w:rPr>
          <w:lang w:val="en-AU"/>
        </w:rPr>
        <w:t xml:space="preserve">for </w:t>
      </w:r>
      <w:r w:rsidR="009B77FE" w:rsidRPr="009159E1">
        <w:rPr>
          <w:lang w:val="en-AU"/>
        </w:rPr>
        <w:t>the other user</w:t>
      </w:r>
      <w:r w:rsidRPr="009159E1">
        <w:rPr>
          <w:lang w:val="en-AU"/>
        </w:rPr>
        <w:t>.</w:t>
      </w:r>
    </w:p>
    <w:p w:rsidR="005F214D" w:rsidRPr="009159E1" w:rsidRDefault="00D47449" w:rsidP="00E64E80">
      <w:pPr>
        <w:pStyle w:val="Heading3"/>
      </w:pPr>
      <w:bookmarkStart w:id="1706" w:name="_Toc402133728"/>
      <w:r w:rsidRPr="00886339">
        <w:t>3</w:t>
      </w:r>
      <w:r w:rsidR="005F214D" w:rsidRPr="009159E1">
        <w:t>.</w:t>
      </w:r>
      <w:r w:rsidRPr="009159E1">
        <w:t>3</w:t>
      </w:r>
      <w:r w:rsidR="005F214D" w:rsidRPr="009159E1">
        <w:t>.2 Manual Inferences</w:t>
      </w:r>
      <w:bookmarkEnd w:id="1706"/>
    </w:p>
    <w:p w:rsidR="000946EB" w:rsidRPr="00886339" w:rsidRDefault="000946EB" w:rsidP="00C82891">
      <w:pPr>
        <w:rPr>
          <w:lang w:val="en-AU"/>
          <w:rPrChange w:id="1707" w:author="Veerakumar" w:date="2014-10-27T01:38:00Z">
            <w:rPr/>
          </w:rPrChange>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ins w:id="1708" w:author="Veerakumar" w:date="2014-10-27T01:45:00Z"/>
          <w:lang w:val="en-AU"/>
        </w:rPr>
      </w:pPr>
      <w:ins w:id="1709" w:author="Veerakumar" w:date="2014-10-27T01:41:00Z">
        <w:r>
          <w:rPr>
            <w:lang w:val="en-AU"/>
          </w:rPr>
          <w:t>Simple averages are used on the</w:t>
        </w:r>
      </w:ins>
      <w:ins w:id="1710" w:author="Veerakumar" w:date="2014-10-27T01:44:00Z">
        <w:r w:rsidR="007E7ED6">
          <w:rPr>
            <w:lang w:val="en-AU"/>
          </w:rPr>
          <w:t xml:space="preserve"> logged</w:t>
        </w:r>
      </w:ins>
      <w:ins w:id="1711" w:author="Veerakumar" w:date="2014-10-27T01:41:00Z">
        <w:r>
          <w:rPr>
            <w:lang w:val="en-AU"/>
          </w:rPr>
          <w:t xml:space="preserve"> data to </w:t>
        </w:r>
      </w:ins>
      <w:ins w:id="1712" w:author="Veerakumar" w:date="2014-10-27T01:45:00Z">
        <w:r w:rsidR="007E7ED6">
          <w:rPr>
            <w:lang w:val="en-AU"/>
          </w:rPr>
          <w:t xml:space="preserve">determine what kind of values we are dealing with. We find this suitable due to the relatively low variance with </w:t>
        </w:r>
      </w:ins>
      <w:del w:id="1713" w:author="Veerakumar" w:date="2014-10-27T01:41:00Z">
        <w:r w:rsidR="00ED1D94" w:rsidRPr="00886339" w:rsidDel="009159E1">
          <w:rPr>
            <w:lang w:val="en-AU"/>
          </w:rPr>
          <w:delText xml:space="preserve"> </w:delText>
        </w:r>
      </w:del>
      <w:ins w:id="1714" w:author="Veerakumar" w:date="2014-10-27T01:45:00Z">
        <w:r w:rsidR="007E7ED6">
          <w:rPr>
            <w:lang w:val="en-AU"/>
          </w:rPr>
          <w:t>few outliers.</w:t>
        </w:r>
      </w:ins>
    </w:p>
    <w:tbl>
      <w:tblPr>
        <w:tblStyle w:val="TableGrid"/>
        <w:tblW w:w="0" w:type="auto"/>
        <w:tblLook w:val="04A0" w:firstRow="1" w:lastRow="0" w:firstColumn="1" w:lastColumn="0" w:noHBand="0" w:noVBand="1"/>
        <w:tblPrChange w:id="1715" w:author="Veerakumar" w:date="2014-10-27T02:03:00Z">
          <w:tblPr>
            <w:tblStyle w:val="TableGrid"/>
            <w:tblW w:w="0" w:type="auto"/>
            <w:tblLook w:val="04A0" w:firstRow="1" w:lastRow="0" w:firstColumn="1" w:lastColumn="0" w:noHBand="0" w:noVBand="1"/>
          </w:tblPr>
        </w:tblPrChange>
      </w:tblPr>
      <w:tblGrid>
        <w:gridCol w:w="3396"/>
        <w:gridCol w:w="3396"/>
        <w:gridCol w:w="3396"/>
        <w:tblGridChange w:id="1716">
          <w:tblGrid>
            <w:gridCol w:w="3396"/>
            <w:gridCol w:w="3396"/>
            <w:gridCol w:w="3396"/>
          </w:tblGrid>
        </w:tblGridChange>
      </w:tblGrid>
      <w:tr w:rsidR="007E7ED6" w:rsidTr="00A321A9">
        <w:trPr>
          <w:ins w:id="1717" w:author="Veerakumar" w:date="2014-10-27T01:46:00Z"/>
        </w:trPr>
        <w:tc>
          <w:tcPr>
            <w:tcW w:w="3396" w:type="dxa"/>
            <w:vAlign w:val="center"/>
            <w:tcPrChange w:id="1718" w:author="Veerakumar" w:date="2014-10-27T02:03:00Z">
              <w:tcPr>
                <w:tcW w:w="3396" w:type="dxa"/>
              </w:tcPr>
            </w:tcPrChange>
          </w:tcPr>
          <w:p w:rsidR="007E7ED6" w:rsidRPr="007E7ED6" w:rsidRDefault="007E7ED6" w:rsidP="00A321A9">
            <w:pPr>
              <w:spacing w:line="240" w:lineRule="auto"/>
              <w:jc w:val="center"/>
              <w:rPr>
                <w:ins w:id="1719" w:author="Veerakumar" w:date="2014-10-27T01:46:00Z"/>
                <w:b/>
                <w:u w:val="single"/>
                <w:lang w:val="en-AU"/>
                <w:rPrChange w:id="1720" w:author="Veerakumar" w:date="2014-10-27T01:48:00Z">
                  <w:rPr>
                    <w:ins w:id="1721" w:author="Veerakumar" w:date="2014-10-27T01:46:00Z"/>
                    <w:lang w:val="en-AU"/>
                  </w:rPr>
                </w:rPrChange>
              </w:rPr>
              <w:pPrChange w:id="1722" w:author="Veerakumar" w:date="2014-10-27T02:03:00Z">
                <w:pPr/>
              </w:pPrChange>
            </w:pPr>
            <w:ins w:id="1723" w:author="Veerakumar" w:date="2014-10-27T01:46:00Z">
              <w:r w:rsidRPr="007E7ED6">
                <w:rPr>
                  <w:b/>
                  <w:u w:val="single"/>
                  <w:lang w:val="en-AU"/>
                  <w:rPrChange w:id="1724" w:author="Veerakumar" w:date="2014-10-27T01:48:00Z">
                    <w:rPr>
                      <w:lang w:val="en-AU"/>
                    </w:rPr>
                  </w:rPrChange>
                </w:rPr>
                <w:t>Data</w:t>
              </w:r>
            </w:ins>
          </w:p>
        </w:tc>
        <w:tc>
          <w:tcPr>
            <w:tcW w:w="3396" w:type="dxa"/>
            <w:vAlign w:val="center"/>
            <w:tcPrChange w:id="1725" w:author="Veerakumar" w:date="2014-10-27T02:03:00Z">
              <w:tcPr>
                <w:tcW w:w="3396" w:type="dxa"/>
              </w:tcPr>
            </w:tcPrChange>
          </w:tcPr>
          <w:p w:rsidR="007E7ED6" w:rsidRPr="007E7ED6" w:rsidRDefault="007E7ED6" w:rsidP="00A321A9">
            <w:pPr>
              <w:spacing w:line="240" w:lineRule="auto"/>
              <w:jc w:val="center"/>
              <w:rPr>
                <w:ins w:id="1726" w:author="Veerakumar" w:date="2014-10-27T01:46:00Z"/>
                <w:b/>
                <w:u w:val="single"/>
                <w:lang w:val="en-AU"/>
                <w:rPrChange w:id="1727" w:author="Veerakumar" w:date="2014-10-27T01:48:00Z">
                  <w:rPr>
                    <w:ins w:id="1728" w:author="Veerakumar" w:date="2014-10-27T01:46:00Z"/>
                    <w:lang w:val="en-AU"/>
                  </w:rPr>
                </w:rPrChange>
              </w:rPr>
              <w:pPrChange w:id="1729" w:author="Veerakumar" w:date="2014-10-27T02:03:00Z">
                <w:pPr/>
              </w:pPrChange>
            </w:pPr>
            <w:ins w:id="1730" w:author="Veerakumar" w:date="2014-10-27T01:46:00Z">
              <w:r w:rsidRPr="007E7ED6">
                <w:rPr>
                  <w:b/>
                  <w:u w:val="single"/>
                  <w:lang w:val="en-AU"/>
                  <w:rPrChange w:id="1731" w:author="Veerakumar" w:date="2014-10-27T01:48:00Z">
                    <w:rPr>
                      <w:lang w:val="en-AU"/>
                    </w:rPr>
                  </w:rPrChange>
                </w:rPr>
                <w:t>‘Stressed’ state</w:t>
              </w:r>
            </w:ins>
          </w:p>
        </w:tc>
        <w:tc>
          <w:tcPr>
            <w:tcW w:w="3396" w:type="dxa"/>
            <w:vAlign w:val="center"/>
            <w:tcPrChange w:id="1732" w:author="Veerakumar" w:date="2014-10-27T02:03:00Z">
              <w:tcPr>
                <w:tcW w:w="3396" w:type="dxa"/>
              </w:tcPr>
            </w:tcPrChange>
          </w:tcPr>
          <w:p w:rsidR="007E7ED6" w:rsidRPr="007E7ED6" w:rsidRDefault="007E7ED6" w:rsidP="00A321A9">
            <w:pPr>
              <w:spacing w:line="240" w:lineRule="auto"/>
              <w:jc w:val="center"/>
              <w:rPr>
                <w:ins w:id="1733" w:author="Veerakumar" w:date="2014-10-27T01:46:00Z"/>
                <w:b/>
                <w:u w:val="single"/>
                <w:lang w:val="en-AU"/>
                <w:rPrChange w:id="1734" w:author="Veerakumar" w:date="2014-10-27T01:48:00Z">
                  <w:rPr>
                    <w:ins w:id="1735" w:author="Veerakumar" w:date="2014-10-27T01:46:00Z"/>
                    <w:lang w:val="en-AU"/>
                  </w:rPr>
                </w:rPrChange>
              </w:rPr>
              <w:pPrChange w:id="1736" w:author="Veerakumar" w:date="2014-10-27T02:03:00Z">
                <w:pPr/>
              </w:pPrChange>
            </w:pPr>
            <w:ins w:id="1737" w:author="Veerakumar" w:date="2014-10-27T01:46:00Z">
              <w:r w:rsidRPr="007E7ED6">
                <w:rPr>
                  <w:b/>
                  <w:u w:val="single"/>
                  <w:lang w:val="en-AU"/>
                  <w:rPrChange w:id="1738" w:author="Veerakumar" w:date="2014-10-27T01:48:00Z">
                    <w:rPr>
                      <w:lang w:val="en-AU"/>
                    </w:rPr>
                  </w:rPrChange>
                </w:rPr>
                <w:t>‘Not stressed’ state</w:t>
              </w:r>
            </w:ins>
          </w:p>
        </w:tc>
      </w:tr>
      <w:tr w:rsidR="007E7ED6" w:rsidTr="007E7ED6">
        <w:trPr>
          <w:ins w:id="1739" w:author="Veerakumar" w:date="2014-10-27T01:46:00Z"/>
        </w:trPr>
        <w:tc>
          <w:tcPr>
            <w:tcW w:w="3396" w:type="dxa"/>
            <w:vAlign w:val="center"/>
            <w:tcPrChange w:id="1740" w:author="Veerakumar" w:date="2014-10-27T01:47:00Z">
              <w:tcPr>
                <w:tcW w:w="3396" w:type="dxa"/>
              </w:tcPr>
            </w:tcPrChange>
          </w:tcPr>
          <w:p w:rsidR="007E7ED6" w:rsidRPr="00A321A9" w:rsidRDefault="007E7ED6" w:rsidP="00A321A9">
            <w:pPr>
              <w:pStyle w:val="NoSpacing"/>
              <w:jc w:val="center"/>
              <w:rPr>
                <w:ins w:id="1741" w:author="Veerakumar" w:date="2014-10-27T01:46:00Z"/>
                <w:rFonts w:asciiTheme="minorHAnsi" w:hAnsiTheme="minorHAnsi"/>
                <w:b/>
                <w:lang w:val="en-AU"/>
                <w:rPrChange w:id="1742" w:author="Veerakumar" w:date="2014-10-27T02:03:00Z">
                  <w:rPr>
                    <w:ins w:id="1743" w:author="Veerakumar" w:date="2014-10-27T01:46:00Z"/>
                    <w:lang w:val="en-AU"/>
                  </w:rPr>
                </w:rPrChange>
              </w:rPr>
              <w:pPrChange w:id="1744" w:author="Veerakumar" w:date="2014-10-27T02:01:00Z">
                <w:pPr/>
              </w:pPrChange>
            </w:pPr>
            <w:ins w:id="1745" w:author="Veerakumar" w:date="2014-10-27T01:46:00Z">
              <w:r w:rsidRPr="00A321A9">
                <w:rPr>
                  <w:rFonts w:asciiTheme="minorHAnsi" w:hAnsiTheme="minorHAnsi"/>
                  <w:b/>
                  <w:lang w:val="en-AU"/>
                  <w:rPrChange w:id="1746" w:author="Veerakumar" w:date="2014-10-27T02:03:00Z">
                    <w:rPr>
                      <w:lang w:val="en-AU"/>
                    </w:rPr>
                  </w:rPrChange>
                </w:rPr>
                <w:t>Amplitude of voice</w:t>
              </w:r>
            </w:ins>
          </w:p>
        </w:tc>
        <w:tc>
          <w:tcPr>
            <w:tcW w:w="3396" w:type="dxa"/>
            <w:vAlign w:val="center"/>
            <w:tcPrChange w:id="1747" w:author="Veerakumar" w:date="2014-10-27T01:47:00Z">
              <w:tcPr>
                <w:tcW w:w="3396" w:type="dxa"/>
              </w:tcPr>
            </w:tcPrChange>
          </w:tcPr>
          <w:p w:rsidR="007E7ED6" w:rsidRPr="00A321A9" w:rsidRDefault="00A321A9" w:rsidP="00A321A9">
            <w:pPr>
              <w:pStyle w:val="NoSpacing"/>
              <w:jc w:val="center"/>
              <w:rPr>
                <w:ins w:id="1748" w:author="Veerakumar" w:date="2014-10-27T01:46:00Z"/>
                <w:rFonts w:asciiTheme="minorHAnsi" w:hAnsiTheme="minorHAnsi"/>
                <w:lang w:val="en-AU"/>
                <w:rPrChange w:id="1749" w:author="Veerakumar" w:date="2014-10-27T02:03:00Z">
                  <w:rPr>
                    <w:ins w:id="1750" w:author="Veerakumar" w:date="2014-10-27T01:46:00Z"/>
                    <w:lang w:val="en-AU"/>
                  </w:rPr>
                </w:rPrChange>
              </w:rPr>
              <w:pPrChange w:id="1751" w:author="Veerakumar" w:date="2014-10-27T02:01:00Z">
                <w:pPr/>
              </w:pPrChange>
            </w:pPr>
            <w:ins w:id="1752" w:author="Veerakumar" w:date="2014-10-27T01:47:00Z">
              <w:r w:rsidRPr="00A321A9">
                <w:rPr>
                  <w:rFonts w:asciiTheme="minorHAnsi" w:hAnsiTheme="minorHAnsi"/>
                  <w:lang w:val="en-AU"/>
                  <w:rPrChange w:id="1753" w:author="Veerakumar" w:date="2014-10-27T02:03:00Z">
                    <w:rPr>
                      <w:lang w:val="en-AU"/>
                    </w:rPr>
                  </w:rPrChange>
                </w:rPr>
                <w:t>5</w:t>
              </w:r>
            </w:ins>
            <w:ins w:id="1754" w:author="Veerakumar" w:date="2014-10-27T02:02:00Z">
              <w:r w:rsidRPr="00A321A9">
                <w:rPr>
                  <w:rFonts w:asciiTheme="minorHAnsi" w:hAnsiTheme="minorHAnsi"/>
                  <w:lang w:val="en-AU"/>
                  <w:rPrChange w:id="1755" w:author="Veerakumar" w:date="2014-10-27T02:03:00Z">
                    <w:rPr>
                      <w:lang w:val="en-AU"/>
                    </w:rPr>
                  </w:rPrChange>
                </w:rPr>
                <w:t>1.9</w:t>
              </w:r>
            </w:ins>
          </w:p>
        </w:tc>
        <w:tc>
          <w:tcPr>
            <w:tcW w:w="3396" w:type="dxa"/>
            <w:vAlign w:val="center"/>
            <w:tcPrChange w:id="1756" w:author="Veerakumar" w:date="2014-10-27T01:47:00Z">
              <w:tcPr>
                <w:tcW w:w="3396" w:type="dxa"/>
              </w:tcPr>
            </w:tcPrChange>
          </w:tcPr>
          <w:p w:rsidR="007E7ED6" w:rsidRPr="00A321A9" w:rsidRDefault="00A321A9" w:rsidP="00A321A9">
            <w:pPr>
              <w:pStyle w:val="NoSpacing"/>
              <w:jc w:val="center"/>
              <w:rPr>
                <w:ins w:id="1757" w:author="Veerakumar" w:date="2014-10-27T01:46:00Z"/>
                <w:rFonts w:asciiTheme="minorHAnsi" w:hAnsiTheme="minorHAnsi"/>
                <w:lang w:val="en-AU"/>
                <w:rPrChange w:id="1758" w:author="Veerakumar" w:date="2014-10-27T02:03:00Z">
                  <w:rPr>
                    <w:ins w:id="1759" w:author="Veerakumar" w:date="2014-10-27T01:46:00Z"/>
                    <w:lang w:val="en-AU"/>
                  </w:rPr>
                </w:rPrChange>
              </w:rPr>
              <w:pPrChange w:id="1760" w:author="Veerakumar" w:date="2014-10-27T02:01:00Z">
                <w:pPr/>
              </w:pPrChange>
            </w:pPr>
            <w:ins w:id="1761" w:author="Veerakumar" w:date="2014-10-27T01:47:00Z">
              <w:r w:rsidRPr="00A321A9">
                <w:rPr>
                  <w:rFonts w:asciiTheme="minorHAnsi" w:hAnsiTheme="minorHAnsi"/>
                  <w:lang w:val="en-AU"/>
                  <w:rPrChange w:id="1762" w:author="Veerakumar" w:date="2014-10-27T02:03:00Z">
                    <w:rPr>
                      <w:lang w:val="en-AU"/>
                    </w:rPr>
                  </w:rPrChange>
                </w:rPr>
                <w:t>1</w:t>
              </w:r>
            </w:ins>
            <w:ins w:id="1763" w:author="Veerakumar" w:date="2014-10-27T02:02:00Z">
              <w:r w:rsidRPr="00A321A9">
                <w:rPr>
                  <w:rFonts w:asciiTheme="minorHAnsi" w:hAnsiTheme="minorHAnsi"/>
                  <w:lang w:val="en-AU"/>
                  <w:rPrChange w:id="1764" w:author="Veerakumar" w:date="2014-10-27T02:03:00Z">
                    <w:rPr>
                      <w:lang w:val="en-AU"/>
                    </w:rPr>
                  </w:rPrChange>
                </w:rPr>
                <w:t>68.4</w:t>
              </w:r>
            </w:ins>
          </w:p>
        </w:tc>
      </w:tr>
      <w:tr w:rsidR="007E7ED6" w:rsidTr="007E7ED6">
        <w:trPr>
          <w:ins w:id="1765" w:author="Veerakumar" w:date="2014-10-27T01:46:00Z"/>
        </w:trPr>
        <w:tc>
          <w:tcPr>
            <w:tcW w:w="3396" w:type="dxa"/>
            <w:vAlign w:val="center"/>
            <w:tcPrChange w:id="1766" w:author="Veerakumar" w:date="2014-10-27T01:47:00Z">
              <w:tcPr>
                <w:tcW w:w="3396" w:type="dxa"/>
              </w:tcPr>
            </w:tcPrChange>
          </w:tcPr>
          <w:p w:rsidR="007E7ED6" w:rsidRPr="00A321A9" w:rsidRDefault="00A321A9" w:rsidP="00A321A9">
            <w:pPr>
              <w:pStyle w:val="NoSpacing"/>
              <w:jc w:val="center"/>
              <w:rPr>
                <w:ins w:id="1767" w:author="Veerakumar" w:date="2014-10-27T02:00:00Z"/>
                <w:rFonts w:asciiTheme="minorHAnsi" w:hAnsiTheme="minorHAnsi" w:cs="Arial"/>
                <w:b/>
                <w:color w:val="222222"/>
                <w:u w:val="single"/>
                <w:shd w:val="clear" w:color="auto" w:fill="FFFFFF"/>
                <w:vertAlign w:val="subscript"/>
                <w:rPrChange w:id="1768" w:author="Veerakumar" w:date="2014-10-27T02:03:00Z">
                  <w:rPr>
                    <w:ins w:id="1769" w:author="Veerakumar" w:date="2014-10-27T02:00:00Z"/>
                    <w:rFonts w:ascii="Arial" w:hAnsi="Arial" w:cs="Arial"/>
                    <w:color w:val="222222"/>
                    <w:u w:val="single"/>
                    <w:shd w:val="clear" w:color="auto" w:fill="FFFFFF"/>
                    <w:vertAlign w:val="subscript"/>
                  </w:rPr>
                </w:rPrChange>
              </w:rPr>
              <w:pPrChange w:id="1770" w:author="Veerakumar" w:date="2014-10-27T02:01:00Z">
                <w:pPr/>
              </w:pPrChange>
            </w:pPr>
            <w:proofErr w:type="spellStart"/>
            <w:ins w:id="1771" w:author="Veerakumar" w:date="2014-10-27T02:00:00Z">
              <w:r w:rsidRPr="00A321A9">
                <w:rPr>
                  <w:rFonts w:asciiTheme="minorHAnsi" w:hAnsiTheme="minorHAnsi" w:cs="Arial"/>
                  <w:b/>
                  <w:color w:val="222222"/>
                  <w:u w:val="single"/>
                  <w:shd w:val="clear" w:color="auto" w:fill="FFFFFF"/>
                  <w:rPrChange w:id="1772" w:author="Veerakumar" w:date="2014-10-27T02:03:00Z">
                    <w:rPr>
                      <w:rFonts w:ascii="Arial" w:hAnsi="Arial" w:cs="Arial"/>
                      <w:color w:val="222222"/>
                      <w:shd w:val="clear" w:color="auto" w:fill="FFFFFF"/>
                    </w:rPr>
                  </w:rPrChange>
                </w:rPr>
                <w:t>Δ</w:t>
              </w:r>
              <w:r w:rsidRPr="00A321A9">
                <w:rPr>
                  <w:rFonts w:asciiTheme="minorHAnsi" w:hAnsiTheme="minorHAnsi" w:cs="Arial"/>
                  <w:b/>
                  <w:color w:val="222222"/>
                  <w:u w:val="single"/>
                  <w:shd w:val="clear" w:color="auto" w:fill="FFFFFF"/>
                  <w:rPrChange w:id="1773" w:author="Veerakumar" w:date="2014-10-27T02:03:00Z">
                    <w:rPr>
                      <w:rFonts w:ascii="Arial" w:hAnsi="Arial" w:cs="Arial"/>
                      <w:color w:val="222222"/>
                      <w:shd w:val="clear" w:color="auto" w:fill="FFFFFF"/>
                    </w:rPr>
                  </w:rPrChange>
                </w:rPr>
                <w:t>a</w:t>
              </w:r>
              <w:r w:rsidRPr="00A321A9">
                <w:rPr>
                  <w:rFonts w:asciiTheme="minorHAnsi" w:hAnsiTheme="minorHAnsi" w:cs="Arial"/>
                  <w:b/>
                  <w:color w:val="222222"/>
                  <w:u w:val="single"/>
                  <w:shd w:val="clear" w:color="auto" w:fill="FFFFFF"/>
                  <w:vertAlign w:val="subscript"/>
                  <w:rPrChange w:id="1774" w:author="Veerakumar" w:date="2014-10-27T02:03:00Z">
                    <w:rPr>
                      <w:rFonts w:ascii="Arial" w:hAnsi="Arial" w:cs="Arial"/>
                      <w:color w:val="222222"/>
                      <w:shd w:val="clear" w:color="auto" w:fill="FFFFFF"/>
                      <w:vertAlign w:val="subscript"/>
                    </w:rPr>
                  </w:rPrChange>
                </w:rPr>
                <w:t>z</w:t>
              </w:r>
              <w:proofErr w:type="spellEnd"/>
            </w:ins>
          </w:p>
          <w:p w:rsidR="00A321A9" w:rsidRPr="00A321A9" w:rsidRDefault="00A321A9" w:rsidP="00A321A9">
            <w:pPr>
              <w:pStyle w:val="NoSpacing"/>
              <w:jc w:val="center"/>
              <w:rPr>
                <w:ins w:id="1775" w:author="Veerakumar" w:date="2014-10-27T01:46:00Z"/>
                <w:rFonts w:asciiTheme="minorHAnsi" w:hAnsiTheme="minorHAnsi" w:cs="Arial"/>
                <w:b/>
                <w:color w:val="222222"/>
                <w:u w:val="single"/>
                <w:shd w:val="clear" w:color="auto" w:fill="FFFFFF"/>
                <w:vertAlign w:val="subscript"/>
                <w:rPrChange w:id="1776" w:author="Veerakumar" w:date="2014-10-27T02:03:00Z">
                  <w:rPr>
                    <w:ins w:id="1777" w:author="Veerakumar" w:date="2014-10-27T01:46:00Z"/>
                    <w:lang w:val="en-AU"/>
                  </w:rPr>
                </w:rPrChange>
              </w:rPr>
              <w:pPrChange w:id="1778" w:author="Veerakumar" w:date="2014-10-27T02:01:00Z">
                <w:pPr/>
              </w:pPrChange>
            </w:pPr>
            <w:proofErr w:type="spellStart"/>
            <w:ins w:id="1779" w:author="Veerakumar" w:date="2014-10-27T02:01:00Z">
              <w:r w:rsidRPr="00A321A9">
                <w:rPr>
                  <w:rFonts w:asciiTheme="minorHAnsi" w:hAnsiTheme="minorHAnsi" w:cs="Arial"/>
                  <w:b/>
                  <w:color w:val="222222"/>
                  <w:u w:val="single"/>
                  <w:shd w:val="clear" w:color="auto" w:fill="FFFFFF"/>
                  <w:rPrChange w:id="1780" w:author="Veerakumar" w:date="2014-10-27T02:03:00Z">
                    <w:rPr>
                      <w:rFonts w:ascii="Arial" w:hAnsi="Arial" w:cs="Arial"/>
                      <w:b/>
                      <w:color w:val="222222"/>
                      <w:u w:val="single"/>
                      <w:shd w:val="clear" w:color="auto" w:fill="FFFFFF"/>
                    </w:rPr>
                  </w:rPrChange>
                </w:rPr>
                <w:t>Δa</w:t>
              </w:r>
              <w:r w:rsidRPr="00A321A9">
                <w:rPr>
                  <w:rFonts w:asciiTheme="minorHAnsi" w:hAnsiTheme="minorHAnsi" w:cs="Arial"/>
                  <w:b/>
                  <w:color w:val="222222"/>
                  <w:u w:val="single"/>
                  <w:shd w:val="clear" w:color="auto" w:fill="FFFFFF"/>
                  <w:vertAlign w:val="subscript"/>
                  <w:rPrChange w:id="1781" w:author="Veerakumar" w:date="2014-10-27T02:03:00Z">
                    <w:rPr>
                      <w:rFonts w:ascii="Arial" w:hAnsi="Arial" w:cs="Arial"/>
                      <w:b/>
                      <w:color w:val="222222"/>
                      <w:u w:val="single"/>
                      <w:shd w:val="clear" w:color="auto" w:fill="FFFFFF"/>
                    </w:rPr>
                  </w:rPrChange>
                </w:rPr>
                <w:t>y</w:t>
              </w:r>
            </w:ins>
            <w:proofErr w:type="spellEnd"/>
          </w:p>
        </w:tc>
        <w:tc>
          <w:tcPr>
            <w:tcW w:w="3396" w:type="dxa"/>
            <w:vAlign w:val="center"/>
            <w:tcPrChange w:id="1782" w:author="Veerakumar" w:date="2014-10-27T01:47:00Z">
              <w:tcPr>
                <w:tcW w:w="3396" w:type="dxa"/>
              </w:tcPr>
            </w:tcPrChange>
          </w:tcPr>
          <w:p w:rsidR="007E7ED6" w:rsidRPr="00A321A9" w:rsidRDefault="00A321A9" w:rsidP="00A321A9">
            <w:pPr>
              <w:pStyle w:val="NoSpacing"/>
              <w:jc w:val="center"/>
              <w:rPr>
                <w:ins w:id="1783" w:author="Veerakumar" w:date="2014-10-27T01:46:00Z"/>
                <w:rFonts w:asciiTheme="minorHAnsi" w:hAnsiTheme="minorHAnsi"/>
                <w:lang w:val="en-AU"/>
                <w:rPrChange w:id="1784" w:author="Veerakumar" w:date="2014-10-27T02:03:00Z">
                  <w:rPr>
                    <w:ins w:id="1785" w:author="Veerakumar" w:date="2014-10-27T01:46:00Z"/>
                    <w:lang w:val="en-AU"/>
                  </w:rPr>
                </w:rPrChange>
              </w:rPr>
              <w:pPrChange w:id="1786" w:author="Veerakumar" w:date="2014-10-27T02:01:00Z">
                <w:pPr/>
              </w:pPrChange>
            </w:pPr>
            <w:ins w:id="1787" w:author="Veerakumar" w:date="2014-10-27T02:02:00Z">
              <w:r w:rsidRPr="00A321A9">
                <w:rPr>
                  <w:rFonts w:asciiTheme="minorHAnsi" w:hAnsiTheme="minorHAnsi"/>
                  <w:lang w:val="en-AU"/>
                  <w:rPrChange w:id="1788" w:author="Veerakumar" w:date="2014-10-27T02:03:00Z">
                    <w:rPr>
                      <w:lang w:val="en-AU"/>
                    </w:rPr>
                  </w:rPrChange>
                </w:rPr>
                <w:t>0</w:t>
              </w:r>
            </w:ins>
          </w:p>
        </w:tc>
        <w:tc>
          <w:tcPr>
            <w:tcW w:w="3396" w:type="dxa"/>
            <w:vAlign w:val="center"/>
            <w:tcPrChange w:id="1789" w:author="Veerakumar" w:date="2014-10-27T01:47:00Z">
              <w:tcPr>
                <w:tcW w:w="3396" w:type="dxa"/>
              </w:tcPr>
            </w:tcPrChange>
          </w:tcPr>
          <w:p w:rsidR="007E7ED6" w:rsidRPr="00A321A9" w:rsidRDefault="00A321A9" w:rsidP="00A321A9">
            <w:pPr>
              <w:pStyle w:val="NoSpacing"/>
              <w:jc w:val="center"/>
              <w:rPr>
                <w:ins w:id="1790" w:author="Veerakumar" w:date="2014-10-27T01:46:00Z"/>
                <w:rFonts w:asciiTheme="minorHAnsi" w:hAnsiTheme="minorHAnsi"/>
                <w:lang w:val="en-AU"/>
                <w:rPrChange w:id="1791" w:author="Veerakumar" w:date="2014-10-27T02:03:00Z">
                  <w:rPr>
                    <w:ins w:id="1792" w:author="Veerakumar" w:date="2014-10-27T01:46:00Z"/>
                    <w:lang w:val="en-AU"/>
                  </w:rPr>
                </w:rPrChange>
              </w:rPr>
              <w:pPrChange w:id="1793" w:author="Veerakumar" w:date="2014-10-27T02:01:00Z">
                <w:pPr/>
              </w:pPrChange>
            </w:pPr>
            <w:ins w:id="1794" w:author="Veerakumar" w:date="2014-10-27T01:59:00Z">
              <w:r w:rsidRPr="00A321A9">
                <w:rPr>
                  <w:rFonts w:asciiTheme="minorHAnsi" w:hAnsiTheme="minorHAnsi"/>
                  <w:lang w:val="en-AU"/>
                  <w:rPrChange w:id="1795" w:author="Veerakumar" w:date="2014-10-27T02:03:00Z">
                    <w:rPr>
                      <w:lang w:val="en-AU"/>
                    </w:rPr>
                  </w:rPrChange>
                </w:rPr>
                <w:t>8</w:t>
              </w:r>
            </w:ins>
          </w:p>
        </w:tc>
      </w:tr>
      <w:tr w:rsidR="00A321A9" w:rsidTr="007E7ED6">
        <w:trPr>
          <w:ins w:id="1796" w:author="Veerakumar" w:date="2014-10-27T01:46:00Z"/>
        </w:trPr>
        <w:tc>
          <w:tcPr>
            <w:tcW w:w="3396" w:type="dxa"/>
            <w:vAlign w:val="center"/>
            <w:tcPrChange w:id="1797" w:author="Veerakumar" w:date="2014-10-27T01:47:00Z">
              <w:tcPr>
                <w:tcW w:w="3396" w:type="dxa"/>
              </w:tcPr>
            </w:tcPrChange>
          </w:tcPr>
          <w:p w:rsidR="00A321A9" w:rsidRPr="00A321A9" w:rsidRDefault="00A321A9" w:rsidP="00CA44B2">
            <w:pPr>
              <w:pStyle w:val="NoSpacing"/>
              <w:jc w:val="center"/>
              <w:rPr>
                <w:ins w:id="1798" w:author="Veerakumar" w:date="2014-10-27T02:01:00Z"/>
                <w:rFonts w:asciiTheme="minorHAnsi" w:hAnsiTheme="minorHAnsi" w:cs="Arial"/>
                <w:b/>
                <w:color w:val="222222"/>
                <w:u w:val="single"/>
                <w:shd w:val="clear" w:color="auto" w:fill="FFFFFF"/>
                <w:vertAlign w:val="subscript"/>
                <w:rPrChange w:id="1799" w:author="Veerakumar" w:date="2014-10-27T02:03:00Z">
                  <w:rPr>
                    <w:ins w:id="1800" w:author="Veerakumar" w:date="2014-10-27T02:01:00Z"/>
                    <w:rFonts w:ascii="Arial" w:hAnsi="Arial" w:cs="Arial"/>
                    <w:b/>
                    <w:color w:val="222222"/>
                    <w:u w:val="single"/>
                    <w:shd w:val="clear" w:color="auto" w:fill="FFFFFF"/>
                    <w:vertAlign w:val="subscript"/>
                  </w:rPr>
                </w:rPrChange>
              </w:rPr>
            </w:pPr>
            <w:proofErr w:type="spellStart"/>
            <w:ins w:id="1801" w:author="Veerakumar" w:date="2014-10-27T02:01:00Z">
              <w:r w:rsidRPr="00A321A9">
                <w:rPr>
                  <w:rFonts w:asciiTheme="minorHAnsi" w:hAnsiTheme="minorHAnsi" w:cs="Arial"/>
                  <w:b/>
                  <w:color w:val="222222"/>
                  <w:u w:val="single"/>
                  <w:shd w:val="clear" w:color="auto" w:fill="FFFFFF"/>
                  <w:rPrChange w:id="1802" w:author="Veerakumar" w:date="2014-10-27T02:03:00Z">
                    <w:rPr>
                      <w:rFonts w:ascii="Arial" w:hAnsi="Arial" w:cs="Arial"/>
                      <w:b/>
                      <w:color w:val="222222"/>
                      <w:u w:val="single"/>
                      <w:shd w:val="clear" w:color="auto" w:fill="FFFFFF"/>
                    </w:rPr>
                  </w:rPrChange>
                </w:rPr>
                <w:t>Δa</w:t>
              </w:r>
              <w:r w:rsidRPr="00A321A9">
                <w:rPr>
                  <w:rFonts w:asciiTheme="minorHAnsi" w:hAnsiTheme="minorHAnsi" w:cs="Arial"/>
                  <w:b/>
                  <w:color w:val="222222"/>
                  <w:u w:val="single"/>
                  <w:shd w:val="clear" w:color="auto" w:fill="FFFFFF"/>
                  <w:vertAlign w:val="subscript"/>
                  <w:rPrChange w:id="1803" w:author="Veerakumar" w:date="2014-10-27T02:03:00Z">
                    <w:rPr>
                      <w:rFonts w:ascii="Arial" w:hAnsi="Arial" w:cs="Arial"/>
                      <w:b/>
                      <w:color w:val="222222"/>
                      <w:u w:val="single"/>
                      <w:shd w:val="clear" w:color="auto" w:fill="FFFFFF"/>
                      <w:vertAlign w:val="subscript"/>
                    </w:rPr>
                  </w:rPrChange>
                </w:rPr>
                <w:t>z</w:t>
              </w:r>
              <w:proofErr w:type="spellEnd"/>
            </w:ins>
          </w:p>
          <w:p w:rsidR="00A321A9" w:rsidRPr="00A321A9" w:rsidRDefault="00A321A9" w:rsidP="00A321A9">
            <w:pPr>
              <w:pStyle w:val="NoSpacing"/>
              <w:jc w:val="center"/>
              <w:rPr>
                <w:ins w:id="1804" w:author="Veerakumar" w:date="2014-10-27T01:46:00Z"/>
                <w:rFonts w:asciiTheme="minorHAnsi" w:hAnsiTheme="minorHAnsi"/>
                <w:b/>
                <w:lang w:val="en-AU"/>
                <w:rPrChange w:id="1805" w:author="Veerakumar" w:date="2014-10-27T02:03:00Z">
                  <w:rPr>
                    <w:ins w:id="1806" w:author="Veerakumar" w:date="2014-10-27T01:46:00Z"/>
                    <w:lang w:val="en-AU"/>
                  </w:rPr>
                </w:rPrChange>
              </w:rPr>
              <w:pPrChange w:id="1807" w:author="Veerakumar" w:date="2014-10-27T02:01:00Z">
                <w:pPr/>
              </w:pPrChange>
            </w:pPr>
            <w:proofErr w:type="spellStart"/>
            <w:ins w:id="1808" w:author="Veerakumar" w:date="2014-10-27T02:01:00Z">
              <w:r w:rsidRPr="00A321A9">
                <w:rPr>
                  <w:rFonts w:asciiTheme="minorHAnsi" w:hAnsiTheme="minorHAnsi" w:cs="Arial"/>
                  <w:b/>
                  <w:color w:val="222222"/>
                  <w:u w:val="single"/>
                  <w:shd w:val="clear" w:color="auto" w:fill="FFFFFF"/>
                  <w:rPrChange w:id="1809" w:author="Veerakumar" w:date="2014-10-27T02:03:00Z">
                    <w:rPr>
                      <w:rFonts w:ascii="Arial" w:hAnsi="Arial" w:cs="Arial"/>
                      <w:b/>
                      <w:color w:val="222222"/>
                      <w:u w:val="single"/>
                      <w:shd w:val="clear" w:color="auto" w:fill="FFFFFF"/>
                    </w:rPr>
                  </w:rPrChange>
                </w:rPr>
                <w:t>Δa</w:t>
              </w:r>
              <w:r w:rsidRPr="00A321A9">
                <w:rPr>
                  <w:rFonts w:asciiTheme="minorHAnsi" w:hAnsiTheme="minorHAnsi" w:cs="Arial"/>
                  <w:b/>
                  <w:color w:val="222222"/>
                  <w:u w:val="single"/>
                  <w:shd w:val="clear" w:color="auto" w:fill="FFFFFF"/>
                  <w:vertAlign w:val="subscript"/>
                  <w:rPrChange w:id="1810" w:author="Veerakumar" w:date="2014-10-27T02:03:00Z">
                    <w:rPr>
                      <w:rFonts w:ascii="Arial" w:hAnsi="Arial" w:cs="Arial"/>
                      <w:b/>
                      <w:color w:val="222222"/>
                      <w:u w:val="single"/>
                      <w:shd w:val="clear" w:color="auto" w:fill="FFFFFF"/>
                    </w:rPr>
                  </w:rPrChange>
                </w:rPr>
                <w:t>x</w:t>
              </w:r>
            </w:ins>
            <w:proofErr w:type="spellEnd"/>
          </w:p>
        </w:tc>
        <w:tc>
          <w:tcPr>
            <w:tcW w:w="3396" w:type="dxa"/>
            <w:vAlign w:val="center"/>
            <w:tcPrChange w:id="1811" w:author="Veerakumar" w:date="2014-10-27T01:47:00Z">
              <w:tcPr>
                <w:tcW w:w="3396" w:type="dxa"/>
              </w:tcPr>
            </w:tcPrChange>
          </w:tcPr>
          <w:p w:rsidR="00A321A9" w:rsidRPr="00A321A9" w:rsidRDefault="00A321A9" w:rsidP="00A321A9">
            <w:pPr>
              <w:pStyle w:val="NoSpacing"/>
              <w:jc w:val="center"/>
              <w:rPr>
                <w:ins w:id="1812" w:author="Veerakumar" w:date="2014-10-27T01:46:00Z"/>
                <w:rFonts w:asciiTheme="minorHAnsi" w:hAnsiTheme="minorHAnsi"/>
                <w:lang w:val="en-AU"/>
                <w:rPrChange w:id="1813" w:author="Veerakumar" w:date="2014-10-27T02:03:00Z">
                  <w:rPr>
                    <w:ins w:id="1814" w:author="Veerakumar" w:date="2014-10-27T01:46:00Z"/>
                    <w:lang w:val="en-AU"/>
                  </w:rPr>
                </w:rPrChange>
              </w:rPr>
              <w:pPrChange w:id="1815" w:author="Veerakumar" w:date="2014-10-27T02:02:00Z">
                <w:pPr/>
              </w:pPrChange>
            </w:pPr>
            <w:ins w:id="1816" w:author="Veerakumar" w:date="2014-10-27T02:01:00Z">
              <w:r w:rsidRPr="00A321A9">
                <w:rPr>
                  <w:rFonts w:asciiTheme="minorHAnsi" w:hAnsiTheme="minorHAnsi"/>
                  <w:lang w:val="en-AU"/>
                  <w:rPrChange w:id="1817" w:author="Veerakumar" w:date="2014-10-27T02:03:00Z">
                    <w:rPr>
                      <w:lang w:val="en-AU"/>
                    </w:rPr>
                  </w:rPrChange>
                </w:rPr>
                <w:t>0</w:t>
              </w:r>
            </w:ins>
          </w:p>
        </w:tc>
        <w:tc>
          <w:tcPr>
            <w:tcW w:w="3396" w:type="dxa"/>
            <w:vAlign w:val="center"/>
            <w:tcPrChange w:id="1818" w:author="Veerakumar" w:date="2014-10-27T01:47:00Z">
              <w:tcPr>
                <w:tcW w:w="3396" w:type="dxa"/>
              </w:tcPr>
            </w:tcPrChange>
          </w:tcPr>
          <w:p w:rsidR="00A321A9" w:rsidRPr="00A321A9" w:rsidRDefault="00A321A9" w:rsidP="00A321A9">
            <w:pPr>
              <w:pStyle w:val="NoSpacing"/>
              <w:jc w:val="center"/>
              <w:rPr>
                <w:ins w:id="1819" w:author="Veerakumar" w:date="2014-10-27T01:46:00Z"/>
                <w:rFonts w:asciiTheme="minorHAnsi" w:hAnsiTheme="minorHAnsi"/>
                <w:lang w:val="en-AU"/>
                <w:rPrChange w:id="1820" w:author="Veerakumar" w:date="2014-10-27T02:03:00Z">
                  <w:rPr>
                    <w:ins w:id="1821" w:author="Veerakumar" w:date="2014-10-27T01:46:00Z"/>
                    <w:lang w:val="en-AU"/>
                  </w:rPr>
                </w:rPrChange>
              </w:rPr>
              <w:pPrChange w:id="1822" w:author="Veerakumar" w:date="2014-10-27T02:01:00Z">
                <w:pPr/>
              </w:pPrChange>
            </w:pPr>
            <w:ins w:id="1823" w:author="Veerakumar" w:date="2014-10-27T01:59:00Z">
              <w:r w:rsidRPr="00A321A9">
                <w:rPr>
                  <w:rFonts w:asciiTheme="minorHAnsi" w:hAnsiTheme="minorHAnsi"/>
                  <w:lang w:val="en-AU"/>
                  <w:rPrChange w:id="1824" w:author="Veerakumar" w:date="2014-10-27T02:03:00Z">
                    <w:rPr>
                      <w:lang w:val="en-AU"/>
                    </w:rPr>
                  </w:rPrChange>
                </w:rPr>
                <w:t>8</w:t>
              </w:r>
            </w:ins>
          </w:p>
        </w:tc>
      </w:tr>
      <w:tr w:rsidR="00A321A9" w:rsidTr="007E7ED6">
        <w:trPr>
          <w:ins w:id="1825" w:author="Veerakumar" w:date="2014-10-27T01:46:00Z"/>
        </w:trPr>
        <w:tc>
          <w:tcPr>
            <w:tcW w:w="3396" w:type="dxa"/>
            <w:vAlign w:val="center"/>
            <w:tcPrChange w:id="1826" w:author="Veerakumar" w:date="2014-10-27T01:47:00Z">
              <w:tcPr>
                <w:tcW w:w="3396" w:type="dxa"/>
              </w:tcPr>
            </w:tcPrChange>
          </w:tcPr>
          <w:p w:rsidR="00A321A9" w:rsidRPr="00A321A9" w:rsidRDefault="00A321A9" w:rsidP="00A321A9">
            <w:pPr>
              <w:pStyle w:val="NoSpacing"/>
              <w:jc w:val="center"/>
              <w:rPr>
                <w:ins w:id="1827" w:author="Veerakumar" w:date="2014-10-27T01:46:00Z"/>
                <w:rFonts w:asciiTheme="minorHAnsi" w:hAnsiTheme="minorHAnsi"/>
                <w:b/>
                <w:lang w:val="en-AU"/>
                <w:rPrChange w:id="1828" w:author="Veerakumar" w:date="2014-10-27T02:03:00Z">
                  <w:rPr>
                    <w:ins w:id="1829" w:author="Veerakumar" w:date="2014-10-27T01:46:00Z"/>
                    <w:lang w:val="en-AU"/>
                  </w:rPr>
                </w:rPrChange>
              </w:rPr>
              <w:pPrChange w:id="1830" w:author="Veerakumar" w:date="2014-10-27T02:01:00Z">
                <w:pPr/>
              </w:pPrChange>
            </w:pPr>
            <w:ins w:id="1831" w:author="Veerakumar" w:date="2014-10-27T02:02:00Z">
              <w:r w:rsidRPr="00A321A9">
                <w:rPr>
                  <w:rFonts w:asciiTheme="minorHAnsi" w:hAnsiTheme="minorHAnsi"/>
                  <w:b/>
                  <w:lang w:val="en-AU"/>
                  <w:rPrChange w:id="1832" w:author="Veerakumar" w:date="2014-10-27T02:03:00Z">
                    <w:rPr>
                      <w:b/>
                      <w:lang w:val="en-AU"/>
                    </w:rPr>
                  </w:rPrChange>
                </w:rPr>
                <w:t>Relative Humidity</w:t>
              </w:r>
            </w:ins>
          </w:p>
        </w:tc>
        <w:tc>
          <w:tcPr>
            <w:tcW w:w="3396" w:type="dxa"/>
            <w:vAlign w:val="center"/>
            <w:tcPrChange w:id="1833" w:author="Veerakumar" w:date="2014-10-27T01:47:00Z">
              <w:tcPr>
                <w:tcW w:w="3396" w:type="dxa"/>
              </w:tcPr>
            </w:tcPrChange>
          </w:tcPr>
          <w:p w:rsidR="00A321A9" w:rsidRPr="00A321A9" w:rsidRDefault="00A321A9" w:rsidP="00A321A9">
            <w:pPr>
              <w:pStyle w:val="NoSpacing"/>
              <w:jc w:val="center"/>
              <w:rPr>
                <w:ins w:id="1834" w:author="Veerakumar" w:date="2014-10-27T01:46:00Z"/>
                <w:rFonts w:asciiTheme="minorHAnsi" w:hAnsiTheme="minorHAnsi"/>
                <w:lang w:val="en-AU"/>
                <w:rPrChange w:id="1835" w:author="Veerakumar" w:date="2014-10-27T02:03:00Z">
                  <w:rPr>
                    <w:ins w:id="1836" w:author="Veerakumar" w:date="2014-10-27T01:46:00Z"/>
                    <w:lang w:val="en-AU"/>
                  </w:rPr>
                </w:rPrChange>
              </w:rPr>
              <w:pPrChange w:id="1837" w:author="Veerakumar" w:date="2014-10-27T02:01:00Z">
                <w:pPr/>
              </w:pPrChange>
            </w:pPr>
            <w:ins w:id="1838" w:author="Veerakumar" w:date="2014-10-27T02:02:00Z">
              <w:r w:rsidRPr="00A321A9">
                <w:rPr>
                  <w:rFonts w:asciiTheme="minorHAnsi" w:hAnsiTheme="minorHAnsi"/>
                  <w:lang w:val="en-AU"/>
                  <w:rPrChange w:id="1839" w:author="Veerakumar" w:date="2014-10-27T02:03:00Z">
                    <w:rPr>
                      <w:lang w:val="en-AU"/>
                    </w:rPr>
                  </w:rPrChange>
                </w:rPr>
                <w:t>65</w:t>
              </w:r>
            </w:ins>
            <w:ins w:id="1840" w:author="Veerakumar" w:date="2014-10-27T02:03:00Z">
              <w:r w:rsidRPr="00A321A9">
                <w:rPr>
                  <w:rFonts w:asciiTheme="minorHAnsi" w:hAnsiTheme="minorHAnsi"/>
                  <w:lang w:val="en-AU"/>
                  <w:rPrChange w:id="1841" w:author="Veerakumar" w:date="2014-10-27T02:03:00Z">
                    <w:rPr>
                      <w:lang w:val="en-AU"/>
                    </w:rPr>
                  </w:rPrChange>
                </w:rPr>
                <w:t>.1</w:t>
              </w:r>
            </w:ins>
          </w:p>
        </w:tc>
        <w:tc>
          <w:tcPr>
            <w:tcW w:w="3396" w:type="dxa"/>
            <w:vAlign w:val="center"/>
            <w:tcPrChange w:id="1842" w:author="Veerakumar" w:date="2014-10-27T01:47:00Z">
              <w:tcPr>
                <w:tcW w:w="3396" w:type="dxa"/>
              </w:tcPr>
            </w:tcPrChange>
          </w:tcPr>
          <w:p w:rsidR="00A321A9" w:rsidRPr="00A321A9" w:rsidRDefault="00A321A9" w:rsidP="0080139C">
            <w:pPr>
              <w:pStyle w:val="NoSpacing"/>
              <w:keepNext/>
              <w:jc w:val="center"/>
              <w:rPr>
                <w:ins w:id="1843" w:author="Veerakumar" w:date="2014-10-27T01:46:00Z"/>
                <w:rFonts w:asciiTheme="minorHAnsi" w:hAnsiTheme="minorHAnsi"/>
                <w:lang w:val="en-AU"/>
                <w:rPrChange w:id="1844" w:author="Veerakumar" w:date="2014-10-27T02:03:00Z">
                  <w:rPr>
                    <w:ins w:id="1845" w:author="Veerakumar" w:date="2014-10-27T01:46:00Z"/>
                    <w:lang w:val="en-AU"/>
                  </w:rPr>
                </w:rPrChange>
              </w:rPr>
              <w:pPrChange w:id="1846" w:author="Veerakumar" w:date="2014-10-27T02:04:00Z">
                <w:pPr/>
              </w:pPrChange>
            </w:pPr>
            <w:ins w:id="1847" w:author="Veerakumar" w:date="2014-10-27T02:03:00Z">
              <w:r w:rsidRPr="00A321A9">
                <w:rPr>
                  <w:rFonts w:asciiTheme="minorHAnsi" w:hAnsiTheme="minorHAnsi"/>
                  <w:lang w:val="en-AU"/>
                  <w:rPrChange w:id="1848" w:author="Veerakumar" w:date="2014-10-27T02:03:00Z">
                    <w:rPr>
                      <w:lang w:val="en-AU"/>
                    </w:rPr>
                  </w:rPrChange>
                </w:rPr>
                <w:t>68.2</w:t>
              </w:r>
            </w:ins>
          </w:p>
        </w:tc>
      </w:tr>
    </w:tbl>
    <w:p w:rsidR="007E7ED6" w:rsidRPr="0080139C" w:rsidRDefault="0080139C" w:rsidP="0080139C">
      <w:pPr>
        <w:pStyle w:val="Caption"/>
        <w:jc w:val="center"/>
        <w:rPr>
          <w:color w:val="auto"/>
          <w:lang w:val="en-AU"/>
          <w:rPrChange w:id="1849" w:author="Veerakumar" w:date="2014-10-27T02:04:00Z">
            <w:rPr/>
          </w:rPrChange>
        </w:rPr>
        <w:pPrChange w:id="1850" w:author="Veerakumar" w:date="2014-10-27T02:04:00Z">
          <w:pPr/>
        </w:pPrChange>
      </w:pPr>
      <w:ins w:id="1851" w:author="Veerakumar" w:date="2014-10-27T02:04:00Z">
        <w:r w:rsidRPr="0080139C">
          <w:rPr>
            <w:color w:val="auto"/>
            <w:rPrChange w:id="1852" w:author="Veerakumar" w:date="2014-10-27T02:04:00Z">
              <w:rPr/>
            </w:rPrChange>
          </w:rPr>
          <w:t xml:space="preserve">Table </w:t>
        </w:r>
        <w:r w:rsidRPr="0080139C">
          <w:rPr>
            <w:color w:val="auto"/>
            <w:rPrChange w:id="1853" w:author="Veerakumar" w:date="2014-10-27T02:04:00Z">
              <w:rPr/>
            </w:rPrChange>
          </w:rPr>
          <w:fldChar w:fldCharType="begin"/>
        </w:r>
        <w:r w:rsidRPr="0080139C">
          <w:rPr>
            <w:color w:val="auto"/>
            <w:rPrChange w:id="1854" w:author="Veerakumar" w:date="2014-10-27T02:04:00Z">
              <w:rPr/>
            </w:rPrChange>
          </w:rPr>
          <w:instrText xml:space="preserve"> SEQ Table \* ARABIC </w:instrText>
        </w:r>
      </w:ins>
      <w:r w:rsidRPr="0080139C">
        <w:rPr>
          <w:color w:val="auto"/>
          <w:rPrChange w:id="1855" w:author="Veerakumar" w:date="2014-10-27T02:04:00Z">
            <w:rPr/>
          </w:rPrChange>
        </w:rPr>
        <w:fldChar w:fldCharType="separate"/>
      </w:r>
      <w:ins w:id="1856" w:author="Veerakumar" w:date="2014-10-27T02:04:00Z">
        <w:r w:rsidRPr="0080139C">
          <w:rPr>
            <w:noProof/>
            <w:color w:val="auto"/>
            <w:rPrChange w:id="1857" w:author="Veerakumar" w:date="2014-10-27T02:04:00Z">
              <w:rPr>
                <w:noProof/>
              </w:rPr>
            </w:rPrChange>
          </w:rPr>
          <w:t>3</w:t>
        </w:r>
        <w:r w:rsidRPr="0080139C">
          <w:rPr>
            <w:color w:val="auto"/>
            <w:rPrChange w:id="1858" w:author="Veerakumar" w:date="2014-10-27T02:04:00Z">
              <w:rPr/>
            </w:rPrChange>
          </w:rPr>
          <w:fldChar w:fldCharType="end"/>
        </w:r>
        <w:r w:rsidRPr="0080139C">
          <w:rPr>
            <w:color w:val="auto"/>
            <w:rPrChange w:id="1859" w:author="Veerakumar" w:date="2014-10-27T02:04:00Z">
              <w:rPr/>
            </w:rPrChange>
          </w:rPr>
          <w:t xml:space="preserve"> </w:t>
        </w:r>
        <w:r>
          <w:rPr>
            <w:color w:val="auto"/>
          </w:rPr>
          <w:t>–</w:t>
        </w:r>
        <w:r w:rsidRPr="0080139C">
          <w:rPr>
            <w:noProof/>
            <w:color w:val="auto"/>
            <w:rPrChange w:id="1860" w:author="Veerakumar" w:date="2014-10-27T02:04:00Z">
              <w:rPr>
                <w:noProof/>
              </w:rPr>
            </w:rPrChange>
          </w:rPr>
          <w:t xml:space="preserve"> Assessment of changes in numbers in stressed vs. unstressed environments</w:t>
        </w:r>
      </w:ins>
    </w:p>
    <w:p w:rsidR="005F214D" w:rsidRPr="009159E1" w:rsidRDefault="00D47449" w:rsidP="00E64E80">
      <w:pPr>
        <w:pStyle w:val="Heading3"/>
      </w:pPr>
      <w:bookmarkStart w:id="1861" w:name="_Toc402133729"/>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1861"/>
    </w:p>
    <w:p w:rsidR="002673AC" w:rsidRPr="00886339" w:rsidRDefault="002673AC" w:rsidP="00C82891">
      <w:pPr>
        <w:rPr>
          <w:lang w:val="en-AU"/>
          <w:rPrChange w:id="1862" w:author="Veerakumar" w:date="2014-10-27T01:38:00Z">
            <w:rPr/>
          </w:rPrChange>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886339" w:rsidRDefault="005E5C35" w:rsidP="00C82891">
      <w:pPr>
        <w:rPr>
          <w:lang w:val="en-AU"/>
          <w:rPrChange w:id="1863" w:author="Veerakumar" w:date="2014-10-27T01:38:00Z">
            <w:rPr/>
          </w:rPrChange>
        </w:rPr>
      </w:pPr>
      <w:r w:rsidRPr="00886339">
        <w:rPr>
          <w:lang w:val="en-AU"/>
        </w:rPr>
        <w:t>We note that we have also implemented a supervised learning aspect by allowing the user to input whether he or she is stressed or not. T</w:t>
      </w:r>
      <w:r w:rsidR="00F91AD7" w:rsidRPr="007E7ED6">
        <w:rPr>
          <w:lang w:val="en-AU"/>
        </w:rPr>
        <w:t>herefore, as the application is used, the device will learn more about the person. Therefore, data points will be added to the SVM that are tailored to the user, and the algorithm will change according to the skew.</w:t>
      </w:r>
    </w:p>
    <w:p w:rsidR="00EE1C4C" w:rsidRPr="00886339" w:rsidRDefault="008E7B59" w:rsidP="00C82891">
      <w:pPr>
        <w:rPr>
          <w:lang w:val="en-AU"/>
          <w:rPrChange w:id="1864" w:author="Veerakumar" w:date="2014-10-27T01:38:00Z">
            <w:rPr/>
          </w:rPrChange>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xml:space="preserve">, since it cannot be replicated with all other factors held constant – if anything, one could </w:t>
      </w:r>
      <w:r w:rsidR="00942AD5" w:rsidRPr="007E7ED6">
        <w:rPr>
          <w:lang w:val="en-AU"/>
        </w:rPr>
        <w:lastRenderedPageBreak/>
        <w:t>say the odd values occur at random times. Thus, we have put them down to error</w:t>
      </w:r>
      <w:r w:rsidRPr="007E7ED6">
        <w:rPr>
          <w:lang w:val="en-AU"/>
        </w:rPr>
        <w:t xml:space="preserve">. </w:t>
      </w:r>
      <w:r w:rsidR="00154E93" w:rsidRPr="007E7ED6">
        <w:rPr>
          <w:lang w:val="en-AU"/>
        </w:rPr>
        <w:t>As a result</w:t>
      </w:r>
      <w:r w:rsidRPr="000C2FF2">
        <w:rPr>
          <w:lang w:val="en-AU"/>
        </w:rPr>
        <w:t xml:space="preserve">, we </w:t>
      </w:r>
      <w:r w:rsidR="00BE6C67" w:rsidRPr="000C2FF2">
        <w:rPr>
          <w:lang w:val="en-AU"/>
        </w:rPr>
        <w:t>look to eliminate these values.</w:t>
      </w:r>
    </w:p>
    <w:p w:rsidR="00BE6C67" w:rsidRPr="00886339" w:rsidRDefault="00BE6C67" w:rsidP="00C82891">
      <w:pPr>
        <w:rPr>
          <w:lang w:val="en-AU"/>
          <w:rPrChange w:id="1865" w:author="Veerakumar" w:date="2014-10-27T01:38:00Z">
            <w:rPr/>
          </w:rPrChange>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886339" w:rsidRDefault="002673AC" w:rsidP="00C82891">
      <w:pPr>
        <w:rPr>
          <w:lang w:val="en-AU"/>
          <w:rPrChange w:id="1866" w:author="Veerakumar" w:date="2014-10-27T01:38:00Z">
            <w:rPr/>
          </w:rPrChange>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1867" w:name="_Toc402133730"/>
      <w:r w:rsidRPr="00886339">
        <w:t>3</w:t>
      </w:r>
      <w:r w:rsidR="005A3DC5" w:rsidRPr="009159E1">
        <w:t>.</w:t>
      </w:r>
      <w:r w:rsidRPr="007E7ED6">
        <w:t>4</w:t>
      </w:r>
      <w:r w:rsidR="005A3DC5" w:rsidRPr="007E7ED6">
        <w:t xml:space="preserve"> </w:t>
      </w:r>
      <w:commentRangeStart w:id="1868"/>
      <w:r w:rsidR="005A3DC5" w:rsidRPr="007E7ED6">
        <w:t>Implementation</w:t>
      </w:r>
      <w:commentRangeEnd w:id="1868"/>
      <w:r w:rsidR="00D921E1" w:rsidRPr="00886339">
        <w:rPr>
          <w:rStyle w:val="CommentReference"/>
          <w:rFonts w:asciiTheme="minorHAnsi" w:hAnsiTheme="minorHAnsi"/>
          <w:b w:val="0"/>
          <w:bCs w:val="0"/>
          <w:rPrChange w:id="1869" w:author="Veerakumar" w:date="2014-10-27T01:38:00Z">
            <w:rPr>
              <w:rStyle w:val="CommentReference"/>
              <w:rFonts w:asciiTheme="minorHAnsi" w:hAnsiTheme="minorHAnsi"/>
              <w:b w:val="0"/>
              <w:bCs w:val="0"/>
              <w:lang w:val="en-US"/>
            </w:rPr>
          </w:rPrChange>
        </w:rPr>
        <w:commentReference w:id="1868"/>
      </w:r>
      <w:bookmarkEnd w:id="1867"/>
    </w:p>
    <w:p w:rsidR="00745E3B" w:rsidRPr="00886339" w:rsidRDefault="00745E3B" w:rsidP="00E00F4B">
      <w:pPr>
        <w:rPr>
          <w:lang w:val="en-AU"/>
          <w:rPrChange w:id="1870" w:author="Veerakumar" w:date="2014-10-27T01:38:00Z">
            <w:rPr/>
          </w:rPrChange>
        </w:rPr>
      </w:pPr>
      <w:r w:rsidRPr="007E7ED6">
        <w:rPr>
          <w:lang w:val="en-AU"/>
        </w:rPr>
        <w:t>As per the nature of a native Android application, the solution was developed in Java, with the Android SDK. Outli</w:t>
      </w:r>
      <w:r w:rsidRPr="00F548EB">
        <w:rPr>
          <w:lang w:val="en-AU"/>
        </w:rPr>
        <w:t xml:space="preserve">ned below is the </w:t>
      </w:r>
      <w:proofErr w:type="gramStart"/>
      <w:r w:rsidRPr="00F548EB">
        <w:rPr>
          <w:lang w:val="en-AU"/>
        </w:rPr>
        <w:t>details</w:t>
      </w:r>
      <w:proofErr w:type="gramEnd"/>
      <w:r w:rsidRPr="00F548EB">
        <w:rPr>
          <w:lang w:val="en-AU"/>
        </w:rPr>
        <w:t xml:space="preserve"> of the implementation, which is categorised by the package names used throughout it.</w:t>
      </w:r>
    </w:p>
    <w:p w:rsidR="003512D8" w:rsidRPr="00886339" w:rsidRDefault="003512D8" w:rsidP="003512D8">
      <w:pPr>
        <w:pStyle w:val="Heading3"/>
      </w:pPr>
      <w:bookmarkStart w:id="1871" w:name="_Toc402133731"/>
      <w:r w:rsidRPr="00886339">
        <w:t xml:space="preserve">3.4.1 </w:t>
      </w:r>
      <w:proofErr w:type="gramStart"/>
      <w:r w:rsidRPr="00886339">
        <w:t>com.hari.se4911.stresstester</w:t>
      </w:r>
      <w:bookmarkEnd w:id="1871"/>
      <w:proofErr w:type="gramEnd"/>
      <w:r w:rsidRPr="00886339">
        <w:t xml:space="preserve"> </w:t>
      </w:r>
    </w:p>
    <w:p w:rsidR="00745E3B" w:rsidRPr="00886339" w:rsidRDefault="00745E3B" w:rsidP="00E00F4B">
      <w:pPr>
        <w:rPr>
          <w:lang w:val="en-AU"/>
          <w:rPrChange w:id="1872" w:author="Veerakumar" w:date="2014-10-27T01:38:00Z">
            <w:rPr/>
          </w:rPrChange>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886339" w:rsidRDefault="00A878EA" w:rsidP="00E00F4B">
      <w:pPr>
        <w:rPr>
          <w:lang w:val="en-AU"/>
          <w:rPrChange w:id="1873" w:author="Veerakumar" w:date="2014-10-27T01:38:00Z">
            <w:rPr/>
          </w:rPrChange>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886339" w:rsidRDefault="00D74800" w:rsidP="00E00F4B">
      <w:pPr>
        <w:rPr>
          <w:lang w:val="en-AU"/>
          <w:rPrChange w:id="1874" w:author="Veerakumar" w:date="2014-10-27T01:38:00Z">
            <w:rPr/>
          </w:rPrChange>
        </w:rPr>
      </w:pPr>
      <w:r w:rsidRPr="00886339">
        <w:rPr>
          <w:lang w:val="en-AU"/>
        </w:rPr>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del w:id="1875" w:author="Veerakumar" w:date="2014-10-27T02:05:00Z">
        <w:r w:rsidR="00B254E7" w:rsidRPr="007E7ED6" w:rsidDel="00F548EB">
          <w:rPr>
            <w:lang w:val="en-AU"/>
          </w:rPr>
          <w:delText>collect</w:delText>
        </w:r>
      </w:del>
      <w:ins w:id="1876" w:author="Veerakumar" w:date="2014-10-27T02:05:00Z">
        <w:r w:rsidR="00F548EB" w:rsidRPr="007E7ED6">
          <w:rPr>
            <w:lang w:val="en-AU"/>
          </w:rPr>
          <w:t>collects</w:t>
        </w:r>
      </w:ins>
      <w:r w:rsidR="00B254E7" w:rsidRPr="007E7ED6">
        <w:rPr>
          <w:lang w:val="en-AU"/>
        </w:rPr>
        <w:t xml:space="preserve"> data for one minute, before collecting the data and inputting the necessary values into the SVM.</w:t>
      </w:r>
    </w:p>
    <w:p w:rsidR="00B254E7" w:rsidRPr="00886339" w:rsidRDefault="00B254E7" w:rsidP="00E00F4B">
      <w:pPr>
        <w:rPr>
          <w:lang w:val="en-AU"/>
          <w:rPrChange w:id="1877" w:author="Veerakumar" w:date="2014-10-27T01:38:00Z">
            <w:rPr/>
          </w:rPrChange>
        </w:rPr>
      </w:pPr>
      <w:r w:rsidRPr="00886339">
        <w:rPr>
          <w:lang w:val="en-AU"/>
        </w:rPr>
        <w:t>All data results</w:t>
      </w:r>
      <w:r w:rsidRPr="009159E1">
        <w:rPr>
          <w:lang w:val="en-AU"/>
        </w:rPr>
        <w:t xml:space="preserve"> and the final decision </w:t>
      </w:r>
      <w:proofErr w:type="gramStart"/>
      <w:r w:rsidRPr="009159E1">
        <w:rPr>
          <w:lang w:val="en-AU"/>
        </w:rPr>
        <w:t>is</w:t>
      </w:r>
      <w:proofErr w:type="gramEnd"/>
      <w:r w:rsidRPr="009159E1">
        <w:rPr>
          <w:lang w:val="en-AU"/>
        </w:rPr>
        <w:t xml:space="preserve"> outputted to this Activity, where it gives the answer. However, the supervised learning element is implemented using a Dialog. This allows us the user to provide </w:t>
      </w:r>
      <w:r w:rsidRPr="009159E1">
        <w:rPr>
          <w:lang w:val="en-AU"/>
        </w:rPr>
        <w:lastRenderedPageBreak/>
        <w:t>data about whether they are currently stressed. This is also record</w:t>
      </w:r>
      <w:r w:rsidRPr="007E7ED6">
        <w:rPr>
          <w:lang w:val="en-AU"/>
        </w:rPr>
        <w:t>ed, and all information is added to the SVM, where it is re-analysed.</w:t>
      </w:r>
    </w:p>
    <w:p w:rsidR="00B254E7" w:rsidRPr="00886339" w:rsidRDefault="00B254E7" w:rsidP="00E00F4B">
      <w:pPr>
        <w:rPr>
          <w:lang w:val="en-AU"/>
          <w:rPrChange w:id="1878" w:author="Veerakumar" w:date="2014-10-27T01:38:00Z">
            <w:rPr/>
          </w:rPrChange>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1879" w:name="_Toc402133732"/>
      <w:r w:rsidRPr="00886339">
        <w:t>3.4.2 com.hari.se4911.stresstester.recorders</w:t>
      </w:r>
      <w:bookmarkEnd w:id="1879"/>
    </w:p>
    <w:p w:rsidR="005D43C2" w:rsidRPr="00886339" w:rsidRDefault="005D43C2" w:rsidP="00E00F4B">
      <w:pPr>
        <w:rPr>
          <w:lang w:val="en-AU"/>
          <w:rPrChange w:id="1880" w:author="Veerakumar" w:date="2014-10-27T01:38:00Z">
            <w:rPr/>
          </w:rPrChange>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886339" w:rsidRDefault="005D43C2" w:rsidP="00E00F4B">
      <w:pPr>
        <w:rPr>
          <w:lang w:val="en-AU"/>
          <w:rPrChange w:id="1881" w:author="Veerakumar" w:date="2014-10-27T01:38:00Z">
            <w:rPr/>
          </w:rPrChange>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w:t>
      </w:r>
      <w:proofErr w:type="gramStart"/>
      <w:r w:rsidR="001A35B8" w:rsidRPr="00367583">
        <w:rPr>
          <w:lang w:val="en-AU"/>
        </w:rPr>
        <w:t>are</w:t>
      </w:r>
      <w:proofErr w:type="gramEnd"/>
      <w:r w:rsidR="001A35B8" w:rsidRPr="00367583">
        <w:rPr>
          <w:lang w:val="en-AU"/>
        </w:rPr>
        <w:t xml:space="preserve"> stored in a primitive array for analysis.</w:t>
      </w:r>
    </w:p>
    <w:p w:rsidR="00D56981" w:rsidRPr="00886339" w:rsidRDefault="00D56981" w:rsidP="00E00F4B">
      <w:pPr>
        <w:keepNext/>
        <w:jc w:val="center"/>
        <w:rPr>
          <w:lang w:val="en-AU"/>
          <w:rPrChange w:id="1882" w:author="Veerakumar" w:date="2014-10-27T01:38:00Z">
            <w:rPr/>
          </w:rPrChange>
        </w:rPr>
      </w:pPr>
      <w:r w:rsidRPr="00886339">
        <w:rPr>
          <w:noProof/>
          <w:lang w:val="en-AU" w:eastAsia="en-AU"/>
        </w:rPr>
        <w:lastRenderedPageBreak/>
        <w:drawing>
          <wp:inline distT="0" distB="0" distL="0" distR="0" wp14:anchorId="56AF566E" wp14:editId="1F93A2CA">
            <wp:extent cx="3419475" cy="408817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4088172"/>
                    </a:xfrm>
                    <a:prstGeom prst="rect">
                      <a:avLst/>
                    </a:prstGeom>
                  </pic:spPr>
                </pic:pic>
              </a:graphicData>
            </a:graphic>
          </wp:inline>
        </w:drawing>
      </w:r>
    </w:p>
    <w:p w:rsidR="00D56981" w:rsidRPr="00886339" w:rsidRDefault="00D56981" w:rsidP="00E00F4B">
      <w:pPr>
        <w:pStyle w:val="Caption"/>
        <w:jc w:val="center"/>
        <w:rPr>
          <w:lang w:val="en-AU"/>
          <w:rPrChange w:id="1883" w:author="Veerakumar" w:date="2014-10-27T01:38:00Z">
            <w:rPr/>
          </w:rPrChange>
        </w:rPr>
      </w:pPr>
      <w:bookmarkStart w:id="1884" w:name="_Toc402133746"/>
      <w:r w:rsidRPr="00886339">
        <w:rPr>
          <w:color w:val="auto"/>
          <w:lang w:val="en-AU"/>
          <w:rPrChange w:id="1885" w:author="Veerakumar" w:date="2014-10-27T01:38:00Z">
            <w:rPr>
              <w:color w:val="auto"/>
            </w:rPr>
          </w:rPrChange>
        </w:rPr>
        <w:t xml:space="preserve">Figure </w:t>
      </w:r>
      <w:r w:rsidRPr="00886339">
        <w:rPr>
          <w:color w:val="auto"/>
          <w:lang w:val="en-AU"/>
          <w:rPrChange w:id="1886" w:author="Veerakumar" w:date="2014-10-27T01:38:00Z">
            <w:rPr>
              <w:color w:val="auto"/>
            </w:rPr>
          </w:rPrChange>
        </w:rPr>
        <w:fldChar w:fldCharType="begin"/>
      </w:r>
      <w:r w:rsidRPr="00886339">
        <w:rPr>
          <w:color w:val="auto"/>
          <w:lang w:val="en-AU"/>
          <w:rPrChange w:id="1887" w:author="Veerakumar" w:date="2014-10-27T01:38:00Z">
            <w:rPr>
              <w:color w:val="auto"/>
            </w:rPr>
          </w:rPrChange>
        </w:rPr>
        <w:instrText xml:space="preserve"> SEQ Figure \* ARABIC </w:instrText>
      </w:r>
      <w:r w:rsidRPr="00886339">
        <w:rPr>
          <w:color w:val="auto"/>
          <w:lang w:val="en-AU"/>
          <w:rPrChange w:id="1888" w:author="Veerakumar" w:date="2014-10-27T01:38:00Z">
            <w:rPr>
              <w:color w:val="auto"/>
            </w:rPr>
          </w:rPrChange>
        </w:rPr>
        <w:fldChar w:fldCharType="separate"/>
      </w:r>
      <w:r w:rsidR="003E0BF6" w:rsidRPr="00886339">
        <w:rPr>
          <w:noProof/>
          <w:color w:val="auto"/>
          <w:lang w:val="en-AU"/>
          <w:rPrChange w:id="1889" w:author="Veerakumar" w:date="2014-10-27T01:38:00Z">
            <w:rPr>
              <w:noProof/>
              <w:color w:val="auto"/>
            </w:rPr>
          </w:rPrChange>
        </w:rPr>
        <w:t>5</w:t>
      </w:r>
      <w:r w:rsidRPr="00886339">
        <w:rPr>
          <w:color w:val="auto"/>
          <w:lang w:val="en-AU"/>
          <w:rPrChange w:id="1890" w:author="Veerakumar" w:date="2014-10-27T01:38:00Z">
            <w:rPr>
              <w:color w:val="auto"/>
            </w:rPr>
          </w:rPrChange>
        </w:rPr>
        <w:fldChar w:fldCharType="end"/>
      </w:r>
      <w:del w:id="1891" w:author="Veerakumar" w:date="2014-10-27T00:39:00Z">
        <w:r w:rsidRPr="00886339" w:rsidDel="00C267D1">
          <w:rPr>
            <w:color w:val="auto"/>
            <w:lang w:val="en-AU"/>
            <w:rPrChange w:id="1892" w:author="Veerakumar" w:date="2014-10-27T01:38:00Z">
              <w:rPr>
                <w:color w:val="auto"/>
              </w:rPr>
            </w:rPrChange>
          </w:rPr>
          <w:delText>:</w:delText>
        </w:r>
      </w:del>
      <w:ins w:id="1893" w:author="Veerakumar" w:date="2014-10-27T00:39:00Z">
        <w:r w:rsidR="00C267D1" w:rsidRPr="00886339">
          <w:rPr>
            <w:color w:val="auto"/>
            <w:lang w:val="en-AU"/>
            <w:rPrChange w:id="1894" w:author="Veerakumar" w:date="2014-10-27T01:38:00Z">
              <w:rPr>
                <w:color w:val="auto"/>
              </w:rPr>
            </w:rPrChange>
          </w:rPr>
          <w:t xml:space="preserve"> –</w:t>
        </w:r>
      </w:ins>
      <w:r w:rsidRPr="00886339">
        <w:rPr>
          <w:color w:val="auto"/>
          <w:lang w:val="en-AU"/>
          <w:rPrChange w:id="1895" w:author="Veerakumar" w:date="2014-10-27T01:38:00Z">
            <w:rPr>
              <w:color w:val="auto"/>
            </w:rPr>
          </w:rPrChange>
        </w:rPr>
        <w:t xml:space="preserve"> Perpendicular components x, y and z, </w:t>
      </w:r>
      <w:r w:rsidRPr="00886339">
        <w:rPr>
          <w:noProof/>
          <w:color w:val="auto"/>
          <w:lang w:val="en-AU"/>
          <w:rPrChange w:id="1896" w:author="Veerakumar" w:date="2014-10-27T01:38:00Z">
            <w:rPr>
              <w:noProof/>
              <w:color w:val="auto"/>
            </w:rPr>
          </w:rPrChange>
        </w:rPr>
        <w:t>that an accelerometer can detect changes in</w:t>
      </w:r>
      <w:bookmarkEnd w:id="1884"/>
    </w:p>
    <w:p w:rsidR="00E07E6F" w:rsidRPr="00886339" w:rsidRDefault="00E07E6F" w:rsidP="00E00F4B">
      <w:pPr>
        <w:rPr>
          <w:lang w:val="en-AU"/>
          <w:rPrChange w:id="1897" w:author="Veerakumar" w:date="2014-10-27T01:38:00Z">
            <w:rPr/>
          </w:rPrChange>
        </w:rPr>
      </w:pPr>
      <w:r w:rsidRPr="00886339">
        <w:rPr>
          <w:lang w:val="en-AU"/>
        </w:rPr>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886339" w:rsidRDefault="00DE56F6" w:rsidP="00E00F4B">
      <w:pPr>
        <w:rPr>
          <w:lang w:val="en-AU"/>
          <w:rPrChange w:id="1898" w:author="Veerakumar" w:date="2014-10-27T01:38:00Z">
            <w:rPr/>
          </w:rPrChange>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 xml:space="preserve">illed, the amount is averaged out to find </w:t>
      </w:r>
      <w:proofErr w:type="gramStart"/>
      <w:r w:rsidR="001D0F81" w:rsidRPr="00854929">
        <w:rPr>
          <w:lang w:val="en-AU"/>
        </w:rPr>
        <w:t>an average</w:t>
      </w:r>
      <w:proofErr w:type="gramEnd"/>
      <w:r w:rsidR="001D0F81" w:rsidRPr="00854929">
        <w:rPr>
          <w:lang w:val="en-AU"/>
        </w:rPr>
        <w:t xml:space="preserv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1899" w:name="_Toc402133733"/>
      <w:r w:rsidRPr="00886339">
        <w:t xml:space="preserve">3.4.3 </w:t>
      </w:r>
      <w:proofErr w:type="gramStart"/>
      <w:r w:rsidRPr="00886339">
        <w:t>com.hari.se4911.stresstester.results</w:t>
      </w:r>
      <w:bookmarkEnd w:id="1899"/>
      <w:proofErr w:type="gramEnd"/>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lastRenderedPageBreak/>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Change w:id="1900" w:author="Veerakumar" w:date="2014-10-27T01:38:00Z">
            <w:rPr>
              <w:lang w:val="en-AU"/>
            </w:rPr>
          </w:rPrChange>
        </w:rPr>
      </w:pPr>
      <w:r w:rsidRPr="00886339">
        <w:rPr>
          <w:lang w:val="en-AU"/>
          <w:rPrChange w:id="1901" w:author="Veerakumar" w:date="2014-10-27T01:38:00Z">
            <w:rPr>
              <w:lang w:val="en-AU"/>
            </w:rPr>
          </w:rPrChange>
        </w:rPr>
        <w:t xml:space="preserve">The hygrometer readings are used to take a simple average. This is because there is no need to </w:t>
      </w:r>
      <w:r w:rsidR="009407D3" w:rsidRPr="00886339">
        <w:rPr>
          <w:lang w:val="en-AU"/>
          <w:rPrChange w:id="1902" w:author="Veerakumar" w:date="2014-10-27T01:38:00Z">
            <w:rPr>
              <w:lang w:val="en-AU"/>
            </w:rPr>
          </w:rPrChange>
        </w:rPr>
        <w:t>worry about how it changes over time and</w:t>
      </w:r>
      <w:del w:id="1903" w:author="Veerakumar" w:date="2014-10-26T22:31:00Z">
        <w:r w:rsidR="009407D3" w:rsidRPr="00886339" w:rsidDel="00E00F4B">
          <w:rPr>
            <w:lang w:val="en-AU"/>
            <w:rPrChange w:id="1904" w:author="Veerakumar" w:date="2014-10-27T01:38:00Z">
              <w:rPr>
                <w:lang w:val="en-AU"/>
              </w:rPr>
            </w:rPrChange>
          </w:rPr>
          <w:delText>, if anything,</w:delText>
        </w:r>
      </w:del>
      <w:r w:rsidR="009407D3" w:rsidRPr="00886339">
        <w:rPr>
          <w:lang w:val="en-AU"/>
          <w:rPrChange w:id="1905" w:author="Veerakumar" w:date="2014-10-27T01:38:00Z">
            <w:rPr>
              <w:lang w:val="en-AU"/>
            </w:rPr>
          </w:rPrChange>
        </w:rPr>
        <w:t xml:space="preserve">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Change w:id="1906" w:author="Veerakumar" w:date="2014-10-27T01:38:00Z">
            <w:rPr>
              <w:lang w:val="en-AU"/>
            </w:rPr>
          </w:rPrChange>
        </w:rPr>
      </w:pPr>
      <w:r w:rsidRPr="00886339">
        <w:rPr>
          <w:lang w:val="en-AU"/>
          <w:rPrChange w:id="1907" w:author="Veerakumar" w:date="2014-10-27T01:38:00Z">
            <w:rPr>
              <w:lang w:val="en-AU"/>
            </w:rPr>
          </w:rPrChange>
        </w:rPr>
        <w:t xml:space="preserve">The voice readings, when taken accurately, have been deduced to exceed a level of ‘75’ when one’s voice is “loud”, as mentioned in 3.3.2. We take a note of how many of these values </w:t>
      </w:r>
      <w:proofErr w:type="gramStart"/>
      <w:r w:rsidR="005E5207" w:rsidRPr="00886339">
        <w:rPr>
          <w:lang w:val="en-AU"/>
          <w:rPrChange w:id="1908" w:author="Veerakumar" w:date="2014-10-27T01:38:00Z">
            <w:rPr>
              <w:lang w:val="en-AU"/>
            </w:rPr>
          </w:rPrChange>
        </w:rPr>
        <w:t>exceed this value</w:t>
      </w:r>
      <w:proofErr w:type="gramEnd"/>
      <w:r w:rsidR="00B10581" w:rsidRPr="00886339">
        <w:rPr>
          <w:lang w:val="en-AU"/>
          <w:rPrChange w:id="1909" w:author="Veerakumar" w:date="2014-10-27T01:38:00Z">
            <w:rPr>
              <w:lang w:val="en-AU"/>
            </w:rPr>
          </w:rPrChange>
        </w:rPr>
        <w:t>,</w:t>
      </w:r>
      <w:r w:rsidRPr="00886339">
        <w:rPr>
          <w:lang w:val="en-AU"/>
          <w:rPrChange w:id="1910" w:author="Veerakumar" w:date="2014-10-27T01:38:00Z">
            <w:rPr>
              <w:lang w:val="en-AU"/>
            </w:rPr>
          </w:rPrChange>
        </w:rPr>
        <w:t xml:space="preserve"> as a proportion of the total number of read values. </w:t>
      </w:r>
      <w:r w:rsidR="00E768AB" w:rsidRPr="00886339">
        <w:rPr>
          <w:lang w:val="en-AU"/>
          <w:rPrChange w:id="1911" w:author="Veerakumar" w:date="2014-10-27T01:38:00Z">
            <w:rPr>
              <w:lang w:val="en-AU"/>
            </w:rPr>
          </w:rPrChange>
        </w:rPr>
        <w:t xml:space="preserve">Furthermore, we take a simple average of the numbers to help assess what type of consistency we are getting. </w:t>
      </w:r>
      <w:r w:rsidRPr="00886339">
        <w:rPr>
          <w:lang w:val="en-AU"/>
          <w:rPrChange w:id="1912" w:author="Veerakumar" w:date="2014-10-27T01:38:00Z">
            <w:rPr>
              <w:lang w:val="en-AU"/>
            </w:rPr>
          </w:rPrChange>
        </w:rPr>
        <w:t>This number is also stored away.</w:t>
      </w:r>
    </w:p>
    <w:p w:rsidR="005E5207" w:rsidRPr="00886339" w:rsidRDefault="00807B32" w:rsidP="00E00F4B">
      <w:pPr>
        <w:rPr>
          <w:lang w:val="en-AU"/>
          <w:rPrChange w:id="1913" w:author="Veerakumar" w:date="2014-10-27T01:38:00Z">
            <w:rPr>
              <w:lang w:val="en-AU"/>
            </w:rPr>
          </w:rPrChange>
        </w:rPr>
      </w:pPr>
      <w:r w:rsidRPr="00886339">
        <w:rPr>
          <w:lang w:val="en-AU"/>
          <w:rPrChange w:id="1914" w:author="Veerakumar" w:date="2014-10-27T01:38:00Z">
            <w:rPr>
              <w:lang w:val="en-AU"/>
            </w:rPr>
          </w:rPrChange>
        </w:rPr>
        <w:t xml:space="preserve">From here, we can instantly </w:t>
      </w:r>
      <w:del w:id="1915" w:author="Veerakumar" w:date="2014-10-26T22:31:00Z">
        <w:r w:rsidRPr="00886339" w:rsidDel="004B42C3">
          <w:rPr>
            <w:lang w:val="en-AU"/>
            <w:rPrChange w:id="1916" w:author="Veerakumar" w:date="2014-10-27T01:38:00Z">
              <w:rPr>
                <w:lang w:val="en-AU"/>
              </w:rPr>
            </w:rPrChange>
          </w:rPr>
          <w:delText>deduced</w:delText>
        </w:r>
      </w:del>
      <w:ins w:id="1917" w:author="Veerakumar" w:date="2014-10-26T22:31:00Z">
        <w:r w:rsidR="004B42C3" w:rsidRPr="00886339">
          <w:rPr>
            <w:lang w:val="en-AU"/>
            <w:rPrChange w:id="1918" w:author="Veerakumar" w:date="2014-10-27T01:38:00Z">
              <w:rPr>
                <w:lang w:val="en-AU"/>
              </w:rPr>
            </w:rPrChange>
          </w:rPr>
          <w:t>deduce</w:t>
        </w:r>
      </w:ins>
      <w:r w:rsidRPr="00886339">
        <w:rPr>
          <w:lang w:val="en-AU"/>
          <w:rPrChange w:id="1919" w:author="Veerakumar" w:date="2014-10-27T01:38:00Z">
            <w:rPr>
              <w:lang w:val="en-AU"/>
            </w:rPr>
          </w:rPrChange>
        </w:rPr>
        <w:t xml:space="preserve"> if one is stressed using our deduced threshold values mentioned above. </w:t>
      </w:r>
      <w:r w:rsidR="0079079A" w:rsidRPr="00886339">
        <w:rPr>
          <w:lang w:val="en-AU"/>
          <w:rPrChange w:id="1920" w:author="Veerakumar" w:date="2014-10-27T01:38:00Z">
            <w:rPr>
              <w:lang w:val="en-AU"/>
            </w:rPr>
          </w:rPrChange>
        </w:rPr>
        <w:t>We can also substitute these values directly into our SVM algorithm using the DataAnalyzer class (discussed below).</w:t>
      </w:r>
    </w:p>
    <w:p w:rsidR="009407D3" w:rsidRPr="00886339" w:rsidRDefault="009407D3" w:rsidP="00E00F4B">
      <w:pPr>
        <w:rPr>
          <w:lang w:val="en-AU"/>
          <w:rPrChange w:id="1921" w:author="Veerakumar" w:date="2014-10-27T01:38:00Z">
            <w:rPr>
              <w:lang w:val="en-AU"/>
            </w:rPr>
          </w:rPrChange>
        </w:rPr>
      </w:pPr>
      <w:r w:rsidRPr="00886339">
        <w:rPr>
          <w:lang w:val="en-AU"/>
          <w:rPrChange w:id="1922" w:author="Veerakumar" w:date="2014-10-27T01:38:00Z">
            <w:rPr>
              <w:lang w:val="en-AU"/>
            </w:rPr>
          </w:rPrChange>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Change w:id="1923" w:author="Veerakumar" w:date="2014-10-27T01:38:00Z">
            <w:rPr>
              <w:lang w:val="en-AU"/>
            </w:rPr>
          </w:rPrChange>
        </w:rPr>
      </w:pPr>
      <w:r w:rsidRPr="00886339">
        <w:rPr>
          <w:lang w:val="en-AU"/>
          <w:rPrChange w:id="1924" w:author="Veerakumar" w:date="2014-10-27T01:38:00Z">
            <w:rPr>
              <w:lang w:val="en-AU"/>
            </w:rPr>
          </w:rPrChange>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Change w:id="1925" w:author="Veerakumar" w:date="2014-10-27T01:38:00Z">
            <w:rPr>
              <w:lang w:val="en-AU"/>
            </w:rPr>
          </w:rPrChange>
        </w:rPr>
      </w:pPr>
      <w:r w:rsidRPr="00886339">
        <w:rPr>
          <w:lang w:val="en-AU"/>
          <w:rPrChange w:id="1926" w:author="Veerakumar" w:date="2014-10-27T01:38:00Z">
            <w:rPr>
              <w:lang w:val="en-AU"/>
            </w:rPr>
          </w:rPrChange>
        </w:rPr>
        <w:t xml:space="preserve">The DataAnalyzer object contains the SVM logic. When created, it takes a List of </w:t>
      </w:r>
      <w:proofErr w:type="spellStart"/>
      <w:r w:rsidRPr="00886339">
        <w:rPr>
          <w:lang w:val="en-AU"/>
          <w:rPrChange w:id="1927" w:author="Veerakumar" w:date="2014-10-27T01:38:00Z">
            <w:rPr>
              <w:lang w:val="en-AU"/>
            </w:rPr>
          </w:rPrChange>
        </w:rPr>
        <w:t>StressResults</w:t>
      </w:r>
      <w:proofErr w:type="spellEnd"/>
      <w:r w:rsidRPr="00886339">
        <w:rPr>
          <w:lang w:val="en-AU"/>
          <w:rPrChange w:id="1928" w:author="Veerakumar" w:date="2014-10-27T01:38:00Z">
            <w:rPr>
              <w:lang w:val="en-AU"/>
            </w:rPr>
          </w:rPrChange>
        </w:rPr>
        <w:t xml:space="preserve"> and asserts what the SVM vectors are. Thus, this class is mainly an implementation of the linear SVM, which can also be used to substitute values to provide an answer, as discussed before.</w:t>
      </w:r>
    </w:p>
    <w:p w:rsidR="00E768AB" w:rsidRPr="007E7ED6" w:rsidRDefault="00E768AB" w:rsidP="00E00F4B">
      <w:pPr>
        <w:rPr>
          <w:lang w:val="en-AU"/>
        </w:rPr>
      </w:pPr>
      <w:r w:rsidRPr="00886339">
        <w:rPr>
          <w:lang w:val="en-AU"/>
          <w:rPrChange w:id="1929" w:author="Veerakumar" w:date="2014-10-27T01:38:00Z">
            <w:rPr>
              <w:lang w:val="en-AU"/>
            </w:rPr>
          </w:rPrChange>
        </w:rPr>
        <w:lastRenderedPageBreak/>
        <w:t>Lastly, we return a different type of exception in the event the hardware fails</w:t>
      </w:r>
      <w:r w:rsidRPr="00886339">
        <w:rPr>
          <w:rStyle w:val="FootnoteReference"/>
          <w:lang w:val="en-AU"/>
        </w:rPr>
        <w:footnoteReference w:id="6"/>
      </w:r>
      <w:r w:rsidRPr="00886339">
        <w:rPr>
          <w:lang w:val="en-AU"/>
        </w:rPr>
        <w:t xml:space="preserve">. Thus, we have created a </w:t>
      </w:r>
      <w:proofErr w:type="spellStart"/>
      <w:r w:rsidRPr="00886339">
        <w:rPr>
          <w:lang w:val="en-AU"/>
        </w:rPr>
        <w:t>NoResul</w:t>
      </w:r>
      <w:r w:rsidRPr="007E7ED6">
        <w:rPr>
          <w:lang w:val="en-AU"/>
        </w:rPr>
        <w:t>tsException</w:t>
      </w:r>
      <w:proofErr w:type="spellEnd"/>
      <w:r w:rsidRPr="007E7ED6">
        <w:rPr>
          <w:lang w:val="en-AU"/>
        </w:rPr>
        <w:t>, specifically designed to label at what points this occurs. This is used in many of the classes to eliminate unnecessary data.</w:t>
      </w:r>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1931" w:name="_Toc402133734"/>
      <w:r w:rsidRPr="00F548EB">
        <w:rPr>
          <w:lang w:val="en-AU"/>
        </w:rPr>
        <w:lastRenderedPageBreak/>
        <w:t>4</w:t>
      </w:r>
      <w:r w:rsidR="0062433B" w:rsidRPr="00F548EB">
        <w:rPr>
          <w:lang w:val="en-AU"/>
        </w:rPr>
        <w:t>. Evaluation</w:t>
      </w:r>
      <w:bookmarkEnd w:id="1931"/>
    </w:p>
    <w:p w:rsidR="00E64E80" w:rsidRPr="00886339" w:rsidRDefault="00E64E80" w:rsidP="00E64E80">
      <w:pPr>
        <w:rPr>
          <w:ins w:id="1932" w:author="Veerakumar" w:date="2014-10-26T22:36:00Z"/>
          <w:lang w:val="en-AU"/>
          <w:rPrChange w:id="1933" w:author="Veerakumar" w:date="2014-10-27T01:38:00Z">
            <w:rPr>
              <w:ins w:id="1934" w:author="Veerakumar" w:date="2014-10-26T22:36:00Z"/>
            </w:rPr>
          </w:rPrChange>
        </w:rPr>
      </w:pPr>
      <w:commentRangeStart w:id="1935"/>
      <w:del w:id="1936" w:author="Veerakumar" w:date="2014-10-26T22:35:00Z">
        <w:r w:rsidRPr="00886339" w:rsidDel="004B42C3">
          <w:rPr>
            <w:lang w:val="en-AU"/>
            <w:rPrChange w:id="1937" w:author="Veerakumar" w:date="2014-10-27T01:38:00Z">
              <w:rPr/>
            </w:rPrChange>
          </w:rPr>
          <w:delText>Intro</w:delText>
        </w:r>
        <w:commentRangeEnd w:id="1935"/>
        <w:r w:rsidRPr="00886339" w:rsidDel="004B42C3">
          <w:rPr>
            <w:rStyle w:val="CommentReference"/>
            <w:lang w:val="en-AU"/>
            <w:rPrChange w:id="1938" w:author="Veerakumar" w:date="2014-10-27T01:38:00Z">
              <w:rPr>
                <w:rStyle w:val="CommentReference"/>
              </w:rPr>
            </w:rPrChange>
          </w:rPr>
          <w:commentReference w:id="1935"/>
        </w:r>
      </w:del>
      <w:ins w:id="1939" w:author="Veerakumar" w:date="2014-10-26T22:35:00Z">
        <w:r w:rsidR="004B42C3" w:rsidRPr="00886339">
          <w:rPr>
            <w:lang w:val="en-AU"/>
            <w:rPrChange w:id="1940" w:author="Veerakumar" w:date="2014-10-27T01:38:00Z">
              <w:rPr/>
            </w:rPrChange>
          </w:rPr>
          <w:t>From here, we test our application for evaluation purposes. Evaluation is done using machine learning metrics to deduce to what degree of accuracy we have deduced one</w:t>
        </w:r>
      </w:ins>
      <w:ins w:id="1941" w:author="Veerakumar" w:date="2014-10-26T22:36:00Z">
        <w:r w:rsidR="004B42C3" w:rsidRPr="00886339">
          <w:rPr>
            <w:lang w:val="en-AU"/>
            <w:rPrChange w:id="1942" w:author="Veerakumar" w:date="2014-10-27T01:38:00Z">
              <w:rPr/>
            </w:rPrChange>
          </w:rPr>
          <w:t>’s stress level.</w:t>
        </w:r>
      </w:ins>
    </w:p>
    <w:p w:rsidR="004B42C3" w:rsidRPr="00886339" w:rsidRDefault="004B42C3" w:rsidP="00E64E80">
      <w:pPr>
        <w:rPr>
          <w:lang w:val="en-AU"/>
          <w:rPrChange w:id="1943" w:author="Veerakumar" w:date="2014-10-27T01:38:00Z">
            <w:rPr/>
          </w:rPrChange>
        </w:rPr>
      </w:pPr>
      <w:ins w:id="1944" w:author="Veerakumar" w:date="2014-10-26T22:36:00Z">
        <w:r w:rsidRPr="00886339">
          <w:rPr>
            <w:lang w:val="en-AU"/>
            <w:rPrChange w:id="1945" w:author="Veerakumar" w:date="2014-10-27T01:38:00Z">
              <w:rPr/>
            </w:rPrChange>
          </w:rPr>
          <w:t>The following includes a testing procedure, how we have deduced accuracy and a discussion of our results.</w:t>
        </w:r>
      </w:ins>
    </w:p>
    <w:p w:rsidR="00343F3B" w:rsidRPr="007E7ED6" w:rsidRDefault="00D47449" w:rsidP="00343F3B">
      <w:pPr>
        <w:pStyle w:val="Heading2"/>
        <w:rPr>
          <w:ins w:id="1946" w:author="Veerakumar" w:date="2014-10-26T22:37:00Z"/>
        </w:rPr>
      </w:pPr>
      <w:bookmarkStart w:id="1947" w:name="_Toc402133735"/>
      <w:r w:rsidRPr="00886339">
        <w:t>4</w:t>
      </w:r>
      <w:r w:rsidR="00343F3B" w:rsidRPr="009159E1">
        <w:t>.1 Testing</w:t>
      </w:r>
      <w:r w:rsidR="008F76C5" w:rsidRPr="007E7ED6">
        <w:t xml:space="preserve"> procedure</w:t>
      </w:r>
      <w:bookmarkEnd w:id="1947"/>
    </w:p>
    <w:p w:rsidR="004B42C3" w:rsidRPr="00886339" w:rsidRDefault="004B42C3" w:rsidP="004B42C3">
      <w:pPr>
        <w:rPr>
          <w:ins w:id="1948" w:author="Veerakumar" w:date="2014-10-26T22:44:00Z"/>
          <w:lang w:val="en-AU"/>
          <w:rPrChange w:id="1949" w:author="Veerakumar" w:date="2014-10-27T01:38:00Z">
            <w:rPr>
              <w:ins w:id="1950" w:author="Veerakumar" w:date="2014-10-26T22:44:00Z"/>
            </w:rPr>
          </w:rPrChange>
        </w:rPr>
        <w:pPrChange w:id="1951" w:author="Veerakumar" w:date="2014-10-26T22:37:00Z">
          <w:pPr>
            <w:pStyle w:val="Heading2"/>
          </w:pPr>
        </w:pPrChange>
      </w:pPr>
      <w:ins w:id="1952" w:author="Veerakumar" w:date="2014-10-26T22:37:00Z">
        <w:r w:rsidRPr="00886339">
          <w:rPr>
            <w:lang w:val="en-AU"/>
            <w:rPrChange w:id="1953" w:author="Veerakumar" w:date="2014-10-27T01:38:00Z">
              <w:rPr/>
            </w:rPrChange>
          </w:rPr>
          <w:t xml:space="preserve">The testing procedure is very similar to </w:t>
        </w:r>
      </w:ins>
      <w:ins w:id="1954" w:author="Veerakumar" w:date="2014-10-26T22:38:00Z">
        <w:r w:rsidRPr="00886339">
          <w:rPr>
            <w:lang w:val="en-AU"/>
            <w:rPrChange w:id="1955" w:author="Veerakumar" w:date="2014-10-27T01:38:00Z">
              <w:rPr/>
            </w:rPrChange>
          </w:rPr>
          <w:t>what was used to test the application and acquire data. We found this was effective in understanding the data, and fell in line wi</w:t>
        </w:r>
        <w:r w:rsidR="00D37BD7" w:rsidRPr="00886339">
          <w:rPr>
            <w:lang w:val="en-AU"/>
            <w:rPrChange w:id="1956" w:author="Veerakumar" w:date="2014-10-27T01:38:00Z">
              <w:rPr/>
            </w:rPrChange>
          </w:rPr>
          <w:t xml:space="preserve">th our aim of deducing </w:t>
        </w:r>
      </w:ins>
      <w:ins w:id="1957" w:author="Veerakumar" w:date="2014-10-26T22:44:00Z">
        <w:r w:rsidR="00D37BD7" w:rsidRPr="00886339">
          <w:rPr>
            <w:lang w:val="en-AU"/>
            <w:rPrChange w:id="1958" w:author="Veerakumar" w:date="2014-10-27T01:38:00Z">
              <w:rPr/>
            </w:rPrChange>
          </w:rPr>
          <w:t>the accuracy of the application.</w:t>
        </w:r>
      </w:ins>
    </w:p>
    <w:p w:rsidR="00D37BD7" w:rsidRPr="00886339" w:rsidRDefault="00D37BD7" w:rsidP="00D37BD7">
      <w:pPr>
        <w:pStyle w:val="ListParagraph"/>
        <w:numPr>
          <w:ilvl w:val="0"/>
          <w:numId w:val="14"/>
        </w:numPr>
        <w:rPr>
          <w:ins w:id="1959" w:author="Veerakumar" w:date="2014-10-26T22:44:00Z"/>
          <w:i/>
          <w:lang w:val="en-AU"/>
          <w:rPrChange w:id="1960" w:author="Veerakumar" w:date="2014-10-27T01:38:00Z">
            <w:rPr>
              <w:ins w:id="1961" w:author="Veerakumar" w:date="2014-10-26T22:44:00Z"/>
              <w:i/>
            </w:rPr>
          </w:rPrChange>
        </w:rPr>
      </w:pPr>
      <w:ins w:id="1962" w:author="Veerakumar" w:date="2014-10-26T22:44:00Z">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ins>
    </w:p>
    <w:p w:rsidR="00D37BD7" w:rsidRPr="00886339" w:rsidRDefault="00D37BD7" w:rsidP="00D37BD7">
      <w:pPr>
        <w:pStyle w:val="ListParagraph"/>
        <w:numPr>
          <w:ilvl w:val="0"/>
          <w:numId w:val="14"/>
        </w:numPr>
        <w:rPr>
          <w:ins w:id="1963" w:author="Veerakumar" w:date="2014-10-26T22:54:00Z"/>
          <w:i/>
          <w:lang w:val="en-AU"/>
          <w:rPrChange w:id="1964" w:author="Veerakumar" w:date="2014-10-27T01:38:00Z">
            <w:rPr>
              <w:ins w:id="1965" w:author="Veerakumar" w:date="2014-10-26T22:54:00Z"/>
              <w:lang w:val="en-AU"/>
            </w:rPr>
          </w:rPrChange>
        </w:rPr>
      </w:pPr>
      <w:ins w:id="1966" w:author="Veerakumar" w:date="2014-10-26T22:44:00Z">
        <w:r w:rsidRPr="00886339">
          <w:rPr>
            <w:lang w:val="en-AU"/>
          </w:rPr>
          <w:t>The first</w:t>
        </w:r>
        <w:r w:rsidRPr="009159E1">
          <w:rPr>
            <w:lang w:val="en-AU"/>
          </w:rPr>
          <w:t xml:space="preserve"> user is to </w:t>
        </w:r>
      </w:ins>
      <w:ins w:id="1967" w:author="Veerakumar" w:date="2014-10-26T22:50:00Z">
        <w:r w:rsidRPr="007E7ED6">
          <w:rPr>
            <w:lang w:val="en-AU"/>
          </w:rPr>
          <w:t xml:space="preserve">start the test whilst holding the phone to their face in the manner of a phone conversation, </w:t>
        </w:r>
      </w:ins>
      <w:ins w:id="1968" w:author="Veerakumar" w:date="2014-10-26T22:44:00Z">
        <w:r w:rsidRPr="00F548EB">
          <w:rPr>
            <w:lang w:val="en-AU"/>
          </w:rPr>
          <w:t xml:space="preserve">before speaking into it for one minute, with </w:t>
        </w:r>
      </w:ins>
      <w:ins w:id="1969" w:author="Veerakumar" w:date="2014-10-26T22:54:00Z">
        <w:r w:rsidR="00910588" w:rsidRPr="00F548EB">
          <w:rPr>
            <w:lang w:val="en-AU"/>
          </w:rPr>
          <w:t xml:space="preserve">all hardware activated. </w:t>
        </w:r>
      </w:ins>
      <w:ins w:id="1970" w:author="Veerakumar" w:date="2014-10-26T22:46:00Z">
        <w:r w:rsidRPr="00F548EB">
          <w:rPr>
            <w:lang w:val="en-AU"/>
          </w:rPr>
          <w:t>The passage “The quick brown fox jumped over the lazy dog</w:t>
        </w:r>
      </w:ins>
      <w:ins w:id="1971" w:author="Veerakumar" w:date="2014-10-26T22:47:00Z">
        <w:r w:rsidRPr="00854929">
          <w:rPr>
            <w:lang w:val="en-AU"/>
          </w:rPr>
          <w:t>” is repeated into the application for the minute, whilst holding the phone.</w:t>
        </w:r>
      </w:ins>
      <w:ins w:id="1972" w:author="Veerakumar" w:date="2014-10-26T22:55:00Z">
        <w:r w:rsidR="00910588" w:rsidRPr="00854929">
          <w:rPr>
            <w:lang w:val="en-AU"/>
          </w:rPr>
          <w:t xml:space="preserve"> This is repeated ten times.</w:t>
        </w:r>
      </w:ins>
    </w:p>
    <w:p w:rsidR="00910588" w:rsidRPr="00886339" w:rsidRDefault="00910588" w:rsidP="00D37BD7">
      <w:pPr>
        <w:pStyle w:val="ListParagraph"/>
        <w:numPr>
          <w:ilvl w:val="0"/>
          <w:numId w:val="14"/>
        </w:numPr>
        <w:rPr>
          <w:ins w:id="1973" w:author="Veerakumar" w:date="2014-10-26T22:59:00Z"/>
          <w:lang w:val="en-AU"/>
          <w:rPrChange w:id="1974" w:author="Veerakumar" w:date="2014-10-27T01:38:00Z">
            <w:rPr>
              <w:ins w:id="1975" w:author="Veerakumar" w:date="2014-10-26T22:59:00Z"/>
            </w:rPr>
          </w:rPrChange>
        </w:rPr>
      </w:pPr>
      <w:ins w:id="1976" w:author="Veerakumar" w:date="2014-10-26T22:55:00Z">
        <w:r w:rsidRPr="00886339">
          <w:rPr>
            <w:lang w:val="en-AU"/>
            <w:rPrChange w:id="1977" w:author="Veerakumar" w:date="2014-10-27T01:38:00Z">
              <w:rPr/>
            </w:rPrChange>
          </w:rPr>
          <w:t>T</w:t>
        </w:r>
      </w:ins>
      <w:ins w:id="1978" w:author="Veerakumar" w:date="2014-10-26T22:54:00Z">
        <w:r w:rsidRPr="00886339">
          <w:rPr>
            <w:lang w:val="en-AU"/>
            <w:rPrChange w:id="1979" w:author="Veerakumar" w:date="2014-10-27T01:38:00Z">
              <w:rPr/>
            </w:rPrChange>
          </w:rPr>
          <w:t xml:space="preserve">his time whilst watching a </w:t>
        </w:r>
      </w:ins>
      <w:ins w:id="1980" w:author="Veerakumar" w:date="2014-10-26T22:55:00Z">
        <w:r w:rsidRPr="00886339">
          <w:rPr>
            <w:lang w:val="en-AU"/>
            <w:rPrChange w:id="1981" w:author="Veerakumar" w:date="2014-10-27T01:38:00Z">
              <w:rPr/>
            </w:rPrChange>
          </w:rPr>
          <w:t xml:space="preserve">scary film </w:t>
        </w:r>
      </w:ins>
      <w:ins w:id="1982" w:author="Veerakumar" w:date="2014-10-26T22:57:00Z">
        <w:r w:rsidR="00672769" w:rsidRPr="00886339">
          <w:rPr>
            <w:lang w:val="en-AU"/>
            <w:rPrChange w:id="1983" w:author="Veerakumar" w:date="2014-10-27T01:38:00Z">
              <w:rPr/>
            </w:rPrChange>
          </w:rPr>
          <w:t>clip that</w:t>
        </w:r>
      </w:ins>
      <w:ins w:id="1984" w:author="Veerakumar" w:date="2014-10-26T22:55:00Z">
        <w:r w:rsidRPr="00886339">
          <w:rPr>
            <w:lang w:val="en-AU"/>
            <w:rPrChange w:id="1985" w:author="Veerakumar" w:date="2014-10-27T01:38:00Z">
              <w:rPr/>
            </w:rPrChange>
          </w:rPr>
          <w:t xml:space="preserve"> incites shock in the user. Upon shock, the user is asked to re-use the application. This happens on 3 separate occasions.</w:t>
        </w:r>
      </w:ins>
    </w:p>
    <w:p w:rsidR="00672769" w:rsidRPr="00886339" w:rsidRDefault="00672769" w:rsidP="00672769">
      <w:pPr>
        <w:pStyle w:val="ListParagraph"/>
        <w:numPr>
          <w:ilvl w:val="0"/>
          <w:numId w:val="14"/>
        </w:numPr>
        <w:rPr>
          <w:ins w:id="1986" w:author="Veerakumar" w:date="2014-10-26T22:44:00Z"/>
          <w:lang w:val="en-AU"/>
          <w:rPrChange w:id="1987" w:author="Veerakumar" w:date="2014-10-27T01:38:00Z">
            <w:rPr>
              <w:ins w:id="1988" w:author="Veerakumar" w:date="2014-10-26T22:44:00Z"/>
              <w:i/>
            </w:rPr>
          </w:rPrChange>
        </w:rPr>
      </w:pPr>
      <w:ins w:id="1989" w:author="Veerakumar" w:date="2014-10-26T22:59:00Z">
        <w:r w:rsidRPr="00886339">
          <w:rPr>
            <w:lang w:val="en-AU"/>
          </w:rPr>
          <w:t>All data was collected fro</w:t>
        </w:r>
        <w:r w:rsidRPr="00886339">
          <w:rPr>
            <w:lang w:val="en-AU"/>
            <w:rPrChange w:id="1990" w:author="Veerakumar" w:date="2014-10-27T01:38:00Z">
              <w:rPr/>
            </w:rPrChange>
          </w:rPr>
          <w:t xml:space="preserve">m the application using the generated CSV </w:t>
        </w:r>
        <w:proofErr w:type="gramStart"/>
        <w:r w:rsidRPr="00886339">
          <w:rPr>
            <w:lang w:val="en-AU"/>
            <w:rPrChange w:id="1991" w:author="Veerakumar" w:date="2014-10-27T01:38:00Z">
              <w:rPr/>
            </w:rPrChange>
          </w:rPr>
          <w:t>file, that</w:t>
        </w:r>
        <w:proofErr w:type="gramEnd"/>
        <w:r w:rsidRPr="00886339">
          <w:rPr>
            <w:lang w:val="en-AU"/>
            <w:rPrChange w:id="1992" w:author="Veerakumar" w:date="2014-10-27T01:38:00Z">
              <w:rPr/>
            </w:rPrChange>
          </w:rPr>
          <w:t xml:space="preserve"> was used in our analysis.</w:t>
        </w:r>
      </w:ins>
    </w:p>
    <w:p w:rsidR="00D37BD7" w:rsidRPr="007E7ED6" w:rsidRDefault="00D37BD7" w:rsidP="00D37BD7">
      <w:pPr>
        <w:pStyle w:val="ListParagraph"/>
        <w:numPr>
          <w:ilvl w:val="0"/>
          <w:numId w:val="14"/>
        </w:numPr>
        <w:rPr>
          <w:ins w:id="1993" w:author="Veerakumar" w:date="2014-10-26T23:02:00Z"/>
          <w:lang w:val="en-AU"/>
        </w:rPr>
      </w:pPr>
      <w:ins w:id="1994" w:author="Veerakumar" w:date="2014-10-26T22:44:00Z">
        <w:r w:rsidRPr="00886339">
          <w:rPr>
            <w:lang w:val="en-AU"/>
          </w:rPr>
          <w:t xml:space="preserve">This process is repeated </w:t>
        </w:r>
        <w:r w:rsidRPr="009159E1">
          <w:rPr>
            <w:lang w:val="en-AU"/>
          </w:rPr>
          <w:t xml:space="preserve">for </w:t>
        </w:r>
        <w:r w:rsidRPr="007E7ED6">
          <w:rPr>
            <w:lang w:val="en-AU"/>
          </w:rPr>
          <w:t xml:space="preserve">the </w:t>
        </w:r>
      </w:ins>
      <w:ins w:id="1995" w:author="Veerakumar" w:date="2014-10-26T22:56:00Z">
        <w:r w:rsidR="00910588" w:rsidRPr="007E7ED6">
          <w:rPr>
            <w:lang w:val="en-AU"/>
          </w:rPr>
          <w:t xml:space="preserve">second </w:t>
        </w:r>
      </w:ins>
      <w:ins w:id="1996" w:author="Veerakumar" w:date="2014-10-26T22:44:00Z">
        <w:r w:rsidRPr="007E7ED6">
          <w:rPr>
            <w:lang w:val="en-AU"/>
          </w:rPr>
          <w:t>user.</w:t>
        </w:r>
      </w:ins>
    </w:p>
    <w:p w:rsidR="00E32B7D" w:rsidRPr="00886339" w:rsidRDefault="00E32B7D" w:rsidP="00E32B7D">
      <w:pPr>
        <w:rPr>
          <w:ins w:id="1997" w:author="Veerakumar" w:date="2014-10-26T22:58:00Z"/>
          <w:lang w:val="en-AU"/>
        </w:rPr>
        <w:pPrChange w:id="1998" w:author="Veerakumar" w:date="2014-10-26T23:02:00Z">
          <w:pPr>
            <w:pStyle w:val="ListParagraph"/>
            <w:numPr>
              <w:numId w:val="14"/>
            </w:numPr>
            <w:ind w:hanging="360"/>
          </w:pPr>
        </w:pPrChange>
      </w:pPr>
      <w:ins w:id="1999" w:author="Veerakumar" w:date="2014-10-26T23:02:00Z">
        <w:r w:rsidRPr="00886339">
          <w:rPr>
            <w:lang w:val="en-AU"/>
            <w:rPrChange w:id="2000" w:author="Veerakumar" w:date="2014-10-27T01:38:00Z">
              <w:rPr/>
            </w:rPrChange>
          </w:rPr>
          <w:t>Thus, we have encapsulated involuntary relaxed and stressed states at instantaneous points in time.</w:t>
        </w:r>
      </w:ins>
    </w:p>
    <w:p w:rsidR="00D37BD7" w:rsidRPr="00886339" w:rsidDel="00672769" w:rsidRDefault="00D37BD7" w:rsidP="004B42C3">
      <w:pPr>
        <w:rPr>
          <w:del w:id="2001" w:author="Veerakumar" w:date="2014-10-26T22:56:00Z"/>
          <w:lang w:val="en-AU"/>
          <w:rPrChange w:id="2002" w:author="Veerakumar" w:date="2014-10-27T01:38:00Z">
            <w:rPr>
              <w:del w:id="2003" w:author="Veerakumar" w:date="2014-10-26T22:56:00Z"/>
            </w:rPr>
          </w:rPrChange>
        </w:rPr>
        <w:pPrChange w:id="2004" w:author="Veerakumar" w:date="2014-10-26T22:37:00Z">
          <w:pPr>
            <w:pStyle w:val="Heading2"/>
          </w:pPr>
        </w:pPrChange>
      </w:pPr>
    </w:p>
    <w:p w:rsidR="00343F3B" w:rsidRPr="007E7ED6" w:rsidRDefault="00D47449" w:rsidP="00343F3B">
      <w:pPr>
        <w:pStyle w:val="Heading2"/>
        <w:rPr>
          <w:ins w:id="2005" w:author="Veerakumar" w:date="2014-10-26T23:47:00Z"/>
        </w:rPr>
      </w:pPr>
      <w:bookmarkStart w:id="2006" w:name="_Toc402133736"/>
      <w:r w:rsidRPr="00886339">
        <w:t>4</w:t>
      </w:r>
      <w:r w:rsidR="00343F3B" w:rsidRPr="009159E1">
        <w:t>.2 Method</w:t>
      </w:r>
      <w:r w:rsidR="003512D8" w:rsidRPr="007E7ED6">
        <w:t xml:space="preserve"> of analysis</w:t>
      </w:r>
      <w:bookmarkEnd w:id="2006"/>
    </w:p>
    <w:p w:rsidR="00232C05" w:rsidRPr="00886339" w:rsidRDefault="00232C05" w:rsidP="00232C05">
      <w:pPr>
        <w:rPr>
          <w:ins w:id="2007" w:author="Veerakumar" w:date="2014-10-26T23:50:00Z"/>
          <w:lang w:val="en-AU"/>
          <w:rPrChange w:id="2008" w:author="Veerakumar" w:date="2014-10-27T01:38:00Z">
            <w:rPr>
              <w:ins w:id="2009" w:author="Veerakumar" w:date="2014-10-26T23:50:00Z"/>
            </w:rPr>
          </w:rPrChange>
        </w:rPr>
        <w:pPrChange w:id="2010" w:author="Veerakumar" w:date="2014-10-26T23:47:00Z">
          <w:pPr>
            <w:pStyle w:val="Heading2"/>
          </w:pPr>
        </w:pPrChange>
      </w:pPr>
      <w:ins w:id="2011" w:author="Veerakumar" w:date="2014-10-26T23:48:00Z">
        <w:r w:rsidRPr="00886339">
          <w:rPr>
            <w:lang w:val="en-AU"/>
            <w:rPrChange w:id="2012" w:author="Veerakumar" w:date="2014-10-27T01:38:00Z">
              <w:rPr/>
            </w:rPrChange>
          </w:rPr>
          <w:t>W</w:t>
        </w:r>
      </w:ins>
      <w:ins w:id="2013" w:author="Veerakumar" w:date="2014-10-26T23:47:00Z">
        <w:r w:rsidRPr="00886339">
          <w:rPr>
            <w:lang w:val="en-AU"/>
            <w:rPrChange w:id="2014" w:author="Veerakumar" w:date="2014-10-27T01:38:00Z">
              <w:rPr/>
            </w:rPrChange>
          </w:rPr>
          <w:t xml:space="preserve">e will be measuring to what degree the application is accurate using a number of measures </w:t>
        </w:r>
      </w:ins>
      <w:ins w:id="2015" w:author="Veerakumar" w:date="2014-10-26T23:48:00Z">
        <w:r w:rsidRPr="00886339">
          <w:rPr>
            <w:lang w:val="en-AU"/>
            <w:rPrChange w:id="2016" w:author="Veerakumar" w:date="2014-10-27T01:38:00Z">
              <w:rPr/>
            </w:rPrChange>
          </w:rPr>
          <w:t xml:space="preserve">to classify the elements of our </w:t>
        </w:r>
      </w:ins>
      <w:ins w:id="2017" w:author="Veerakumar" w:date="2014-10-26T23:47:00Z">
        <w:r w:rsidRPr="00886339">
          <w:rPr>
            <w:lang w:val="en-AU"/>
            <w:rPrChange w:id="2018" w:author="Veerakumar" w:date="2014-10-27T01:38:00Z">
              <w:rPr/>
            </w:rPrChange>
          </w:rPr>
          <w:t>data set.</w:t>
        </w:r>
      </w:ins>
      <w:ins w:id="2019" w:author="Veerakumar" w:date="2014-10-26T23:48:00Z">
        <w:r w:rsidRPr="00886339">
          <w:rPr>
            <w:lang w:val="en-AU"/>
            <w:rPrChange w:id="2020" w:author="Veerakumar" w:date="2014-10-27T01:38:00Z">
              <w:rPr/>
            </w:rPrChange>
          </w:rPr>
          <w:t xml:space="preserve"> This data set is easily extracted using </w:t>
        </w:r>
      </w:ins>
      <w:ins w:id="2021" w:author="Veerakumar" w:date="2014-10-26T23:49:00Z">
        <w:r w:rsidRPr="00886339">
          <w:rPr>
            <w:lang w:val="en-AU"/>
            <w:rPrChange w:id="2022" w:author="Veerakumar" w:date="2014-10-27T01:38:00Z">
              <w:rPr/>
            </w:rPrChange>
          </w:rPr>
          <w:t xml:space="preserve">the CSV file generated, as mentioned before. Below </w:t>
        </w:r>
        <w:proofErr w:type="gramStart"/>
        <w:r w:rsidRPr="00886339">
          <w:rPr>
            <w:lang w:val="en-AU"/>
            <w:rPrChange w:id="2023" w:author="Veerakumar" w:date="2014-10-27T01:38:00Z">
              <w:rPr/>
            </w:rPrChange>
          </w:rPr>
          <w:t>is</w:t>
        </w:r>
        <w:proofErr w:type="gramEnd"/>
        <w:r w:rsidRPr="00886339">
          <w:rPr>
            <w:lang w:val="en-AU"/>
            <w:rPrChange w:id="2024" w:author="Veerakumar" w:date="2014-10-27T01:38:00Z">
              <w:rPr/>
            </w:rPrChange>
          </w:rPr>
          <w:t xml:space="preserve"> a number of measures we will be using</w:t>
        </w:r>
      </w:ins>
      <w:ins w:id="2025" w:author="Veerakumar" w:date="2014-10-26T23:50:00Z">
        <w:r w:rsidRPr="00886339">
          <w:rPr>
            <w:lang w:val="en-AU"/>
            <w:rPrChange w:id="2026" w:author="Veerakumar" w:date="2014-10-27T01:38:00Z">
              <w:rPr/>
            </w:rPrChange>
          </w:rPr>
          <w:t xml:space="preserve"> on the data set</w:t>
        </w:r>
      </w:ins>
      <w:ins w:id="2027" w:author="Veerakumar" w:date="2014-10-27T00:05:00Z">
        <w:r w:rsidR="003E0BF6" w:rsidRPr="00886339">
          <w:rPr>
            <w:lang w:val="en-AU"/>
            <w:rPrChange w:id="2028" w:author="Veerakumar" w:date="2014-10-27T01:38:00Z">
              <w:rPr/>
            </w:rPrChange>
          </w:rPr>
          <w:t>, specifically relevant for binary classification</w:t>
        </w:r>
      </w:ins>
      <w:ins w:id="2029" w:author="Veerakumar" w:date="2014-10-26T23:50:00Z">
        <w:r w:rsidRPr="00886339">
          <w:rPr>
            <w:lang w:val="en-AU"/>
            <w:rPrChange w:id="2030" w:author="Veerakumar" w:date="2014-10-27T01:38:00Z">
              <w:rPr/>
            </w:rPrChange>
          </w:rPr>
          <w:t>.</w:t>
        </w:r>
      </w:ins>
    </w:p>
    <w:p w:rsidR="003E0BF6" w:rsidRPr="00886339" w:rsidRDefault="00232C05" w:rsidP="003E0BF6">
      <w:pPr>
        <w:keepNext/>
        <w:rPr>
          <w:ins w:id="2031" w:author="Veerakumar" w:date="2014-10-27T00:01:00Z"/>
          <w:lang w:val="en-AU"/>
          <w:rPrChange w:id="2032" w:author="Veerakumar" w:date="2014-10-27T01:38:00Z">
            <w:rPr>
              <w:ins w:id="2033" w:author="Veerakumar" w:date="2014-10-27T00:01:00Z"/>
            </w:rPr>
          </w:rPrChange>
        </w:rPr>
        <w:pPrChange w:id="2034" w:author="Veerakumar" w:date="2014-10-27T00:01:00Z">
          <w:pPr/>
        </w:pPrChange>
      </w:pPr>
      <w:ins w:id="2035" w:author="Veerakumar" w:date="2014-10-27T00:00:00Z">
        <w:r w:rsidRPr="00886339">
          <w:rPr>
            <w:noProof/>
            <w:lang w:val="en-AU" w:eastAsia="en-AU"/>
          </w:rPr>
          <w:lastRenderedPageBreak/>
          <w:drawing>
            <wp:inline distT="0" distB="0" distL="0" distR="0" wp14:anchorId="1E93FED1" wp14:editId="2EA34FD3">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ins>
    </w:p>
    <w:p w:rsidR="00232C05" w:rsidRPr="00886339" w:rsidRDefault="003E0BF6" w:rsidP="003E0BF6">
      <w:pPr>
        <w:pStyle w:val="Caption"/>
        <w:jc w:val="center"/>
        <w:rPr>
          <w:ins w:id="2036" w:author="Veerakumar" w:date="2014-10-27T00:03:00Z"/>
          <w:color w:val="auto"/>
          <w:lang w:val="en-AU"/>
          <w:rPrChange w:id="2037" w:author="Veerakumar" w:date="2014-10-27T01:38:00Z">
            <w:rPr>
              <w:ins w:id="2038" w:author="Veerakumar" w:date="2014-10-27T00:03:00Z"/>
            </w:rPr>
          </w:rPrChange>
        </w:rPr>
        <w:pPrChange w:id="2039" w:author="Veerakumar" w:date="2014-10-27T00:01:00Z">
          <w:pPr>
            <w:pStyle w:val="Heading2"/>
          </w:pPr>
        </w:pPrChange>
      </w:pPr>
      <w:bookmarkStart w:id="2040" w:name="_Toc402133747"/>
      <w:ins w:id="2041" w:author="Veerakumar" w:date="2014-10-27T00:01:00Z">
        <w:r w:rsidRPr="00886339">
          <w:rPr>
            <w:color w:val="auto"/>
            <w:lang w:val="en-AU"/>
            <w:rPrChange w:id="2042" w:author="Veerakumar" w:date="2014-10-27T01:38:00Z">
              <w:rPr/>
            </w:rPrChange>
          </w:rPr>
          <w:t xml:space="preserve">Figure </w:t>
        </w:r>
        <w:r w:rsidRPr="00886339">
          <w:rPr>
            <w:color w:val="auto"/>
            <w:lang w:val="en-AU"/>
            <w:rPrChange w:id="2043" w:author="Veerakumar" w:date="2014-10-27T01:38:00Z">
              <w:rPr/>
            </w:rPrChange>
          </w:rPr>
          <w:fldChar w:fldCharType="begin"/>
        </w:r>
        <w:r w:rsidRPr="00886339">
          <w:rPr>
            <w:color w:val="auto"/>
            <w:lang w:val="en-AU"/>
            <w:rPrChange w:id="2044" w:author="Veerakumar" w:date="2014-10-27T01:38:00Z">
              <w:rPr/>
            </w:rPrChange>
          </w:rPr>
          <w:instrText xml:space="preserve"> SEQ Figure \* ARABIC </w:instrText>
        </w:r>
      </w:ins>
      <w:r w:rsidRPr="00886339">
        <w:rPr>
          <w:color w:val="auto"/>
          <w:lang w:val="en-AU"/>
          <w:rPrChange w:id="2045" w:author="Veerakumar" w:date="2014-10-27T01:38:00Z">
            <w:rPr/>
          </w:rPrChange>
        </w:rPr>
        <w:fldChar w:fldCharType="separate"/>
      </w:r>
      <w:ins w:id="2046" w:author="Veerakumar" w:date="2014-10-27T00:01:00Z">
        <w:r w:rsidRPr="00886339">
          <w:rPr>
            <w:noProof/>
            <w:color w:val="auto"/>
            <w:lang w:val="en-AU"/>
            <w:rPrChange w:id="2047" w:author="Veerakumar" w:date="2014-10-27T01:38:00Z">
              <w:rPr>
                <w:noProof/>
              </w:rPr>
            </w:rPrChange>
          </w:rPr>
          <w:t>6</w:t>
        </w:r>
        <w:r w:rsidRPr="00886339">
          <w:rPr>
            <w:color w:val="auto"/>
            <w:lang w:val="en-AU"/>
            <w:rPrChange w:id="2048" w:author="Veerakumar" w:date="2014-10-27T01:38:00Z">
              <w:rPr/>
            </w:rPrChange>
          </w:rPr>
          <w:fldChar w:fldCharType="end"/>
        </w:r>
      </w:ins>
      <w:ins w:id="2049" w:author="Veerakumar" w:date="2014-10-27T00:39:00Z">
        <w:r w:rsidR="00C267D1" w:rsidRPr="00886339">
          <w:rPr>
            <w:color w:val="auto"/>
            <w:lang w:val="en-AU"/>
            <w:rPrChange w:id="2050" w:author="Veerakumar" w:date="2014-10-27T01:38:00Z">
              <w:rPr/>
            </w:rPrChange>
          </w:rPr>
          <w:t xml:space="preserve"> –</w:t>
        </w:r>
      </w:ins>
      <w:ins w:id="2051" w:author="Veerakumar" w:date="2014-10-27T00:01:00Z">
        <w:r w:rsidRPr="00886339">
          <w:rPr>
            <w:color w:val="auto"/>
            <w:lang w:val="en-AU"/>
            <w:rPrChange w:id="2052" w:author="Veerakumar" w:date="2014-10-27T01:38:00Z">
              <w:rPr/>
            </w:rPrChange>
          </w:rPr>
          <w:t xml:space="preserve"> A summary of different quantities and evaluation measures for classifiers on a test set </w:t>
        </w:r>
      </w:ins>
      <w:ins w:id="2053" w:author="Veerakumar" w:date="2014-10-27T01:48:00Z">
        <w:r w:rsidR="007E7ED6">
          <w:rPr>
            <w:color w:val="auto"/>
            <w:lang w:val="en-AU"/>
          </w:rPr>
          <w:t>‘</w:t>
        </w:r>
      </w:ins>
      <w:ins w:id="2054" w:author="Veerakumar" w:date="2014-10-27T00:01:00Z">
        <w:r w:rsidRPr="00886339">
          <w:rPr>
            <w:i/>
            <w:color w:val="auto"/>
            <w:lang w:val="en-AU"/>
            <w:rPrChange w:id="2055" w:author="Veerakumar" w:date="2014-10-27T01:38:00Z">
              <w:rPr/>
            </w:rPrChange>
          </w:rPr>
          <w:t>Te</w:t>
        </w:r>
      </w:ins>
      <w:ins w:id="2056" w:author="Veerakumar" w:date="2014-10-27T01:48:00Z">
        <w:r w:rsidR="007E7ED6">
          <w:rPr>
            <w:i/>
            <w:color w:val="auto"/>
            <w:lang w:val="en-AU"/>
          </w:rPr>
          <w:t>’</w:t>
        </w:r>
      </w:ins>
      <w:ins w:id="2057" w:author="Veerakumar" w:date="2014-10-27T00:02:00Z">
        <w:r w:rsidRPr="00886339">
          <w:rPr>
            <w:rStyle w:val="FootnoteReference"/>
            <w:i/>
            <w:color w:val="auto"/>
            <w:lang w:val="en-AU"/>
            <w:rPrChange w:id="2058" w:author="Veerakumar" w:date="2014-10-27T01:38:00Z">
              <w:rPr>
                <w:rStyle w:val="FootnoteReference"/>
                <w:i/>
              </w:rPr>
            </w:rPrChange>
          </w:rPr>
          <w:footnoteReference w:id="7"/>
        </w:r>
      </w:ins>
      <w:customXmlInsRangeStart w:id="2067" w:author="Veerakumar" w:date="2014-10-27T00:02:00Z"/>
      <w:sdt>
        <w:sdtPr>
          <w:rPr>
            <w:i/>
            <w:color w:val="auto"/>
            <w:lang w:val="en-AU"/>
            <w:rPrChange w:id="2068" w:author="Veerakumar" w:date="2014-10-27T01:38:00Z">
              <w:rPr>
                <w:i/>
              </w:rPr>
            </w:rPrChange>
          </w:rPr>
          <w:id w:val="1987039678"/>
          <w:citation/>
        </w:sdtPr>
        <w:sdtContent>
          <w:customXmlInsRangeEnd w:id="2067"/>
          <w:ins w:id="2069" w:author="Veerakumar" w:date="2014-10-27T00:02:00Z">
            <w:r w:rsidRPr="00886339">
              <w:rPr>
                <w:i/>
                <w:color w:val="auto"/>
                <w:lang w:val="en-AU"/>
                <w:rPrChange w:id="2070" w:author="Veerakumar" w:date="2014-10-27T01:38:00Z">
                  <w:rPr>
                    <w:i/>
                  </w:rPr>
                </w:rPrChange>
              </w:rPr>
              <w:fldChar w:fldCharType="begin"/>
            </w:r>
            <w:r w:rsidRPr="00886339">
              <w:rPr>
                <w:i/>
                <w:color w:val="auto"/>
                <w:lang w:val="en-AU"/>
                <w:rPrChange w:id="2071" w:author="Veerakumar" w:date="2014-10-27T01:38:00Z">
                  <w:rPr>
                    <w:i/>
                  </w:rPr>
                </w:rPrChange>
              </w:rPr>
              <w:instrText xml:space="preserve"> CITATION Pet12 \l 3081 </w:instrText>
            </w:r>
          </w:ins>
          <w:r w:rsidRPr="00886339">
            <w:rPr>
              <w:i/>
              <w:color w:val="auto"/>
              <w:lang w:val="en-AU"/>
              <w:rPrChange w:id="2072" w:author="Veerakumar" w:date="2014-10-27T01:38:00Z">
                <w:rPr>
                  <w:i/>
                </w:rPr>
              </w:rPrChange>
            </w:rPr>
            <w:fldChar w:fldCharType="separate"/>
          </w:r>
          <w:ins w:id="2073" w:author="Veerakumar" w:date="2014-10-27T00:02:00Z">
            <w:r w:rsidRPr="00886339">
              <w:rPr>
                <w:i/>
                <w:noProof/>
                <w:color w:val="auto"/>
                <w:lang w:val="en-AU"/>
                <w:rPrChange w:id="2074" w:author="Veerakumar" w:date="2014-10-27T01:38:00Z">
                  <w:rPr>
                    <w:i/>
                    <w:noProof/>
                  </w:rPr>
                </w:rPrChange>
              </w:rPr>
              <w:t xml:space="preserve"> </w:t>
            </w:r>
            <w:r w:rsidRPr="00886339">
              <w:rPr>
                <w:noProof/>
                <w:color w:val="auto"/>
                <w:lang w:val="en-AU"/>
                <w:rPrChange w:id="2075" w:author="Veerakumar" w:date="2014-10-27T01:38:00Z">
                  <w:rPr>
                    <w:rFonts w:eastAsia="Times New Roman"/>
                  </w:rPr>
                </w:rPrChange>
              </w:rPr>
              <w:t>[2]</w:t>
            </w:r>
            <w:r w:rsidRPr="00886339">
              <w:rPr>
                <w:i/>
                <w:color w:val="auto"/>
                <w:lang w:val="en-AU"/>
                <w:rPrChange w:id="2076" w:author="Veerakumar" w:date="2014-10-27T01:38:00Z">
                  <w:rPr>
                    <w:i/>
                  </w:rPr>
                </w:rPrChange>
              </w:rPr>
              <w:fldChar w:fldCharType="end"/>
            </w:r>
          </w:ins>
          <w:customXmlInsRangeStart w:id="2077" w:author="Veerakumar" w:date="2014-10-27T00:02:00Z"/>
        </w:sdtContent>
      </w:sdt>
      <w:customXmlInsRangeEnd w:id="2077"/>
      <w:ins w:id="2078" w:author="Veerakumar" w:date="2014-10-27T00:01:00Z">
        <w:r w:rsidRPr="00886339">
          <w:rPr>
            <w:color w:val="auto"/>
            <w:lang w:val="en-AU"/>
            <w:rPrChange w:id="2079" w:author="Veerakumar" w:date="2014-10-27T01:38:00Z">
              <w:rPr/>
            </w:rPrChange>
          </w:rPr>
          <w:t>.</w:t>
        </w:r>
      </w:ins>
      <w:bookmarkEnd w:id="2040"/>
    </w:p>
    <w:p w:rsidR="003E0BF6" w:rsidRPr="00886339" w:rsidRDefault="00AB0032" w:rsidP="003E0BF6">
      <w:pPr>
        <w:rPr>
          <w:lang w:val="en-AU"/>
          <w:rPrChange w:id="2080" w:author="Veerakumar" w:date="2014-10-27T01:38:00Z">
            <w:rPr/>
          </w:rPrChange>
        </w:rPr>
        <w:pPrChange w:id="2081" w:author="Veerakumar" w:date="2014-10-27T00:03:00Z">
          <w:pPr>
            <w:pStyle w:val="Heading2"/>
          </w:pPr>
        </w:pPrChange>
      </w:pPr>
      <w:ins w:id="2082" w:author="Veerakumar" w:date="2014-10-27T00:05:00Z">
        <w:r w:rsidRPr="00886339">
          <w:rPr>
            <w:lang w:val="en-AU"/>
            <w:rPrChange w:id="2083" w:author="Veerakumar" w:date="2014-10-27T01:38:00Z">
              <w:rPr/>
            </w:rPrChange>
          </w:rPr>
          <w:t>Furthermore, we will include visual aids via graphs of expected results vs. actual results.</w:t>
        </w:r>
      </w:ins>
    </w:p>
    <w:p w:rsidR="00343F3B" w:rsidRPr="007E7ED6" w:rsidRDefault="00D47449" w:rsidP="00343F3B">
      <w:pPr>
        <w:pStyle w:val="Heading2"/>
        <w:rPr>
          <w:ins w:id="2084" w:author="Veerakumar" w:date="2014-10-27T00:05:00Z"/>
        </w:rPr>
      </w:pPr>
      <w:bookmarkStart w:id="2085" w:name="_Toc402133737"/>
      <w:r w:rsidRPr="00886339">
        <w:t>4</w:t>
      </w:r>
      <w:r w:rsidR="00343F3B" w:rsidRPr="009159E1">
        <w:t>.3 Results</w:t>
      </w:r>
      <w:bookmarkEnd w:id="2085"/>
    </w:p>
    <w:p w:rsidR="00AB0032" w:rsidRPr="00886339" w:rsidRDefault="00AB0032" w:rsidP="00AB0032">
      <w:pPr>
        <w:rPr>
          <w:ins w:id="2086" w:author="Veerakumar" w:date="2014-10-27T00:19:00Z"/>
          <w:lang w:val="en-AU"/>
          <w:rPrChange w:id="2087" w:author="Veerakumar" w:date="2014-10-27T01:38:00Z">
            <w:rPr>
              <w:ins w:id="2088" w:author="Veerakumar" w:date="2014-10-27T00:19:00Z"/>
            </w:rPr>
          </w:rPrChange>
        </w:rPr>
        <w:pPrChange w:id="2089" w:author="Veerakumar" w:date="2014-10-27T00:05:00Z">
          <w:pPr>
            <w:pStyle w:val="Heading2"/>
          </w:pPr>
        </w:pPrChange>
      </w:pPr>
      <w:ins w:id="2090" w:author="Veerakumar" w:date="2014-10-27T00:05:00Z">
        <w:r w:rsidRPr="00886339">
          <w:rPr>
            <w:lang w:val="en-AU"/>
            <w:rPrChange w:id="2091" w:author="Veerakumar" w:date="2014-10-27T01:38:00Z">
              <w:rPr/>
            </w:rPrChange>
          </w:rPr>
          <w:t xml:space="preserve">Below is a summary of the calculations, as per Figure 6, as well as our comparison of expected results vs. actual </w:t>
        </w:r>
        <w:commentRangeStart w:id="2092"/>
        <w:r w:rsidRPr="00886339">
          <w:rPr>
            <w:lang w:val="en-AU"/>
            <w:rPrChange w:id="2093" w:author="Veerakumar" w:date="2014-10-27T01:38:00Z">
              <w:rPr/>
            </w:rPrChange>
          </w:rPr>
          <w:t>results</w:t>
        </w:r>
      </w:ins>
      <w:commentRangeEnd w:id="2092"/>
      <w:ins w:id="2094" w:author="Veerakumar" w:date="2014-10-27T00:12:00Z">
        <w:r w:rsidR="006D5F5D" w:rsidRPr="00886339">
          <w:rPr>
            <w:rStyle w:val="CommentReference"/>
            <w:lang w:val="en-AU"/>
            <w:rPrChange w:id="2095" w:author="Veerakumar" w:date="2014-10-27T01:38:00Z">
              <w:rPr>
                <w:rStyle w:val="CommentReference"/>
              </w:rPr>
            </w:rPrChange>
          </w:rPr>
          <w:commentReference w:id="2092"/>
        </w:r>
      </w:ins>
      <w:ins w:id="2096" w:author="Veerakumar" w:date="2014-10-27T00:05:00Z">
        <w:r w:rsidRPr="00886339">
          <w:rPr>
            <w:lang w:val="en-AU"/>
            <w:rPrChange w:id="2097" w:author="Veerakumar" w:date="2014-10-27T01:38:00Z">
              <w:rPr/>
            </w:rPrChange>
          </w:rPr>
          <w:t>.</w:t>
        </w:r>
      </w:ins>
      <w:ins w:id="2098" w:author="Veerakumar" w:date="2014-10-27T00:13:00Z">
        <w:r w:rsidR="006D5F5D" w:rsidRPr="00886339">
          <w:rPr>
            <w:lang w:val="en-AU"/>
            <w:rPrChange w:id="2099" w:author="Veerakumar" w:date="2014-10-27T01:38:00Z">
              <w:rPr/>
            </w:rPrChange>
          </w:rPr>
          <w:t xml:space="preserve"> We note that our results are split into groups of 10, with a final evaluation of all information as a whole as well. This is imperative to understand </w:t>
        </w:r>
      </w:ins>
      <w:ins w:id="2100" w:author="Veerakumar" w:date="2014-10-27T00:14:00Z">
        <w:r w:rsidR="006D5F5D" w:rsidRPr="00886339">
          <w:rPr>
            <w:lang w:val="en-AU"/>
            <w:rPrChange w:id="2101" w:author="Veerakumar" w:date="2014-10-27T01:38:00Z">
              <w:rPr/>
            </w:rPrChange>
          </w:rPr>
          <w:t xml:space="preserve">how the accuracy of the machine </w:t>
        </w:r>
        <w:r w:rsidR="006D5F5D" w:rsidRPr="00886339">
          <w:rPr>
            <w:lang w:val="en-AU"/>
            <w:rPrChange w:id="2102" w:author="Veerakumar" w:date="2014-10-27T01:38:00Z">
              <w:rPr/>
            </w:rPrChange>
          </w:rPr>
          <w:lastRenderedPageBreak/>
          <w:t xml:space="preserve">increases with </w:t>
        </w:r>
      </w:ins>
      <w:ins w:id="2103" w:author="Veerakumar" w:date="2014-10-27T00:15:00Z">
        <w:r w:rsidR="006D5F5D" w:rsidRPr="00886339">
          <w:rPr>
            <w:lang w:val="en-AU"/>
            <w:rPrChange w:id="2104" w:author="Veerakumar" w:date="2014-10-27T01:38:00Z">
              <w:rPr/>
            </w:rPrChange>
          </w:rPr>
          <w:t>usage.</w:t>
        </w:r>
      </w:ins>
      <w:ins w:id="2105" w:author="Veerakumar" w:date="2014-10-27T00:17:00Z">
        <w:r w:rsidR="00BF3295" w:rsidRPr="00886339">
          <w:rPr>
            <w:lang w:val="en-AU"/>
            <w:rPrChange w:id="2106" w:author="Veerakumar" w:date="2014-10-27T01:38:00Z">
              <w:rPr/>
            </w:rPrChange>
          </w:rPr>
          <w:t xml:space="preserve"> A final graph showing how accuracy increases with every use</w:t>
        </w:r>
      </w:ins>
      <w:ins w:id="2107" w:author="Veerakumar" w:date="2014-10-27T00:18:00Z">
        <w:r w:rsidR="00BF3295" w:rsidRPr="00886339">
          <w:rPr>
            <w:lang w:val="en-AU"/>
            <w:rPrChange w:id="2108" w:author="Veerakumar" w:date="2014-10-27T01:38:00Z">
              <w:rPr/>
            </w:rPrChange>
          </w:rPr>
          <w:t xml:space="preserve"> is used to further demonstrate this.</w:t>
        </w:r>
        <w:r w:rsidR="00BF3295" w:rsidRPr="00886339">
          <w:rPr>
            <w:rStyle w:val="FootnoteReference"/>
            <w:lang w:val="en-AU"/>
            <w:rPrChange w:id="2109" w:author="Veerakumar" w:date="2014-10-27T01:38:00Z">
              <w:rPr>
                <w:rStyle w:val="FootnoteReference"/>
              </w:rPr>
            </w:rPrChange>
          </w:rPr>
          <w:footnoteReference w:id="8"/>
        </w:r>
        <w:r w:rsidR="00BF3295" w:rsidRPr="00886339">
          <w:rPr>
            <w:lang w:val="en-AU"/>
            <w:rPrChange w:id="2115" w:author="Veerakumar" w:date="2014-10-27T01:38:00Z">
              <w:rPr/>
            </w:rPrChange>
          </w:rPr>
          <w:t>.</w:t>
        </w:r>
      </w:ins>
    </w:p>
    <w:p w:rsidR="00AB0032" w:rsidRPr="00886339" w:rsidRDefault="00AB0032" w:rsidP="00AB0032">
      <w:pPr>
        <w:rPr>
          <w:lang w:val="en-AU"/>
          <w:rPrChange w:id="2116" w:author="Veerakumar" w:date="2014-10-27T01:38:00Z">
            <w:rPr/>
          </w:rPrChange>
        </w:rPr>
        <w:pPrChange w:id="2117" w:author="Veerakumar" w:date="2014-10-27T00:05:00Z">
          <w:pPr>
            <w:pStyle w:val="Heading2"/>
          </w:pPr>
        </w:pPrChange>
      </w:pPr>
    </w:p>
    <w:p w:rsidR="003255D7" w:rsidRPr="00886339" w:rsidRDefault="00D47449" w:rsidP="003255D7">
      <w:pPr>
        <w:pStyle w:val="Heading2"/>
        <w:rPr>
          <w:ins w:id="2118" w:author="Veerakumar" w:date="2014-10-27T00:15:00Z"/>
        </w:rPr>
      </w:pPr>
      <w:bookmarkStart w:id="2119" w:name="_Toc402133738"/>
      <w:r w:rsidRPr="00886339">
        <w:t>4</w:t>
      </w:r>
      <w:r w:rsidR="003255D7" w:rsidRPr="009159E1">
        <w:t xml:space="preserve">.4 </w:t>
      </w:r>
      <w:commentRangeStart w:id="2120"/>
      <w:r w:rsidR="003255D7" w:rsidRPr="009159E1">
        <w:t>Discussion</w:t>
      </w:r>
      <w:commentRangeEnd w:id="2120"/>
      <w:r w:rsidR="003255D7" w:rsidRPr="00886339">
        <w:rPr>
          <w:rStyle w:val="CommentReference"/>
          <w:rFonts w:ascii="Times New Roman" w:hAnsi="Times New Roman"/>
          <w:b w:val="0"/>
          <w:bCs w:val="0"/>
          <w:rPrChange w:id="2121" w:author="Veerakumar" w:date="2014-10-27T01:38:00Z">
            <w:rPr>
              <w:rStyle w:val="CommentReference"/>
              <w:rFonts w:ascii="Times New Roman" w:hAnsi="Times New Roman"/>
              <w:b w:val="0"/>
              <w:bCs w:val="0"/>
              <w:lang w:val="en-US"/>
            </w:rPr>
          </w:rPrChange>
        </w:rPr>
        <w:commentReference w:id="2120"/>
      </w:r>
      <w:bookmarkEnd w:id="2119"/>
    </w:p>
    <w:p w:rsidR="0030101F" w:rsidRPr="00886339" w:rsidRDefault="00930AED" w:rsidP="00BF3295">
      <w:pPr>
        <w:rPr>
          <w:ins w:id="2122" w:author="Veerakumar" w:date="2014-10-27T01:04:00Z"/>
          <w:lang w:val="en-AU"/>
          <w:rPrChange w:id="2123" w:author="Veerakumar" w:date="2014-10-27T01:38:00Z">
            <w:rPr>
              <w:ins w:id="2124" w:author="Veerakumar" w:date="2014-10-27T01:04:00Z"/>
            </w:rPr>
          </w:rPrChange>
        </w:rPr>
        <w:pPrChange w:id="2125" w:author="Veerakumar" w:date="2014-10-27T00:15:00Z">
          <w:pPr>
            <w:pStyle w:val="Heading2"/>
          </w:pPr>
        </w:pPrChange>
      </w:pPr>
      <w:ins w:id="2126" w:author="Veerakumar" w:date="2014-10-27T01:02:00Z">
        <w:r w:rsidRPr="00886339">
          <w:rPr>
            <w:lang w:val="en-AU"/>
            <w:rPrChange w:id="2127" w:author="Veerakumar" w:date="2014-10-27T01:38:00Z">
              <w:rPr/>
            </w:rPrChange>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ins>
    </w:p>
    <w:p w:rsidR="00BF3295" w:rsidRPr="00886339" w:rsidRDefault="0030101F" w:rsidP="00BF3295">
      <w:pPr>
        <w:rPr>
          <w:ins w:id="2128" w:author="Veerakumar" w:date="2014-10-27T00:20:00Z"/>
          <w:lang w:val="en-AU"/>
          <w:rPrChange w:id="2129" w:author="Veerakumar" w:date="2014-10-27T01:38:00Z">
            <w:rPr>
              <w:ins w:id="2130" w:author="Veerakumar" w:date="2014-10-27T00:20:00Z"/>
            </w:rPr>
          </w:rPrChange>
        </w:rPr>
        <w:pPrChange w:id="2131" w:author="Veerakumar" w:date="2014-10-27T00:15:00Z">
          <w:pPr>
            <w:pStyle w:val="Heading2"/>
          </w:pPr>
        </w:pPrChange>
      </w:pPr>
      <w:ins w:id="2132" w:author="Veerakumar" w:date="2014-10-27T01:04:00Z">
        <w:r w:rsidRPr="00886339">
          <w:rPr>
            <w:lang w:val="en-AU"/>
            <w:rPrChange w:id="2133" w:author="Veerakumar" w:date="2014-10-27T01:38:00Z">
              <w:rPr/>
            </w:rPrChange>
          </w:rPr>
          <w:t>Thus, w</w:t>
        </w:r>
      </w:ins>
      <w:ins w:id="2134" w:author="Veerakumar" w:date="2014-10-27T01:03:00Z">
        <w:r w:rsidR="00D947A2" w:rsidRPr="00886339">
          <w:rPr>
            <w:lang w:val="en-AU"/>
            <w:rPrChange w:id="2135" w:author="Veerakumar" w:date="2014-10-27T01:38:00Z">
              <w:rPr/>
            </w:rPrChange>
          </w:rPr>
          <w:t>e</w:t>
        </w:r>
      </w:ins>
      <w:ins w:id="2136" w:author="Veerakumar" w:date="2014-10-27T00:15:00Z">
        <w:r w:rsidR="00BF3295" w:rsidRPr="00886339">
          <w:rPr>
            <w:lang w:val="en-AU"/>
            <w:rPrChange w:id="2137" w:author="Veerakumar" w:date="2014-10-27T01:38:00Z">
              <w:rPr/>
            </w:rPrChange>
          </w:rPr>
          <w:t xml:space="preserve"> </w:t>
        </w:r>
      </w:ins>
      <w:ins w:id="2138" w:author="Veerakumar" w:date="2014-10-27T01:04:00Z">
        <w:r w:rsidRPr="00886339">
          <w:rPr>
            <w:lang w:val="en-AU"/>
            <w:rPrChange w:id="2139" w:author="Veerakumar" w:date="2014-10-27T01:38:00Z">
              <w:rPr/>
            </w:rPrChange>
          </w:rPr>
          <w:t xml:space="preserve">have validly </w:t>
        </w:r>
      </w:ins>
      <w:ins w:id="2140" w:author="Veerakumar" w:date="2014-10-27T00:15:00Z">
        <w:r w:rsidR="00BF3295" w:rsidRPr="00886339">
          <w:rPr>
            <w:lang w:val="en-AU"/>
            <w:rPrChange w:id="2141" w:author="Veerakumar" w:date="2014-10-27T01:38:00Z">
              <w:rPr/>
            </w:rPrChange>
          </w:rPr>
          <w:t>deduce</w:t>
        </w:r>
      </w:ins>
      <w:ins w:id="2142" w:author="Veerakumar" w:date="2014-10-27T01:04:00Z">
        <w:r w:rsidRPr="00886339">
          <w:rPr>
            <w:lang w:val="en-AU"/>
            <w:rPrChange w:id="2143" w:author="Veerakumar" w:date="2014-10-27T01:38:00Z">
              <w:rPr/>
            </w:rPrChange>
          </w:rPr>
          <w:t>d</w:t>
        </w:r>
      </w:ins>
      <w:ins w:id="2144" w:author="Veerakumar" w:date="2014-10-27T00:15:00Z">
        <w:r w:rsidR="00BF3295" w:rsidRPr="00886339">
          <w:rPr>
            <w:lang w:val="en-AU"/>
            <w:rPrChange w:id="2145" w:author="Veerakumar" w:date="2014-10-27T01:38:00Z">
              <w:rPr/>
            </w:rPrChange>
          </w:rPr>
          <w:t xml:space="preserve"> the accuracy </w:t>
        </w:r>
      </w:ins>
      <w:ins w:id="2146" w:author="Veerakumar" w:date="2014-10-27T01:04:00Z">
        <w:r w:rsidRPr="00886339">
          <w:rPr>
            <w:lang w:val="en-AU"/>
            <w:rPrChange w:id="2147" w:author="Veerakumar" w:date="2014-10-27T01:38:00Z">
              <w:rPr/>
            </w:rPrChange>
          </w:rPr>
          <w:t xml:space="preserve">of our solution </w:t>
        </w:r>
      </w:ins>
      <w:ins w:id="2148" w:author="Veerakumar" w:date="2014-10-27T00:15:00Z">
        <w:r w:rsidR="00BF3295" w:rsidRPr="00886339">
          <w:rPr>
            <w:lang w:val="en-AU"/>
            <w:rPrChange w:id="2149" w:author="Veerakumar" w:date="2014-10-27T01:38:00Z">
              <w:rPr/>
            </w:rPrChange>
          </w:rPr>
          <w:t xml:space="preserve">ranges </w:t>
        </w:r>
        <w:commentRangeStart w:id="2150"/>
        <w:r w:rsidR="00BF3295" w:rsidRPr="00886339">
          <w:rPr>
            <w:lang w:val="en-AU"/>
            <w:rPrChange w:id="2151" w:author="Veerakumar" w:date="2014-10-27T01:38:00Z">
              <w:rPr/>
            </w:rPrChange>
          </w:rPr>
          <w:t>from</w:t>
        </w:r>
      </w:ins>
      <w:commentRangeEnd w:id="2150"/>
      <w:ins w:id="2152" w:author="Veerakumar" w:date="2014-10-27T00:16:00Z">
        <w:r w:rsidR="00BF3295" w:rsidRPr="00886339">
          <w:rPr>
            <w:rStyle w:val="CommentReference"/>
            <w:lang w:val="en-AU"/>
            <w:rPrChange w:id="2153" w:author="Veerakumar" w:date="2014-10-27T01:38:00Z">
              <w:rPr>
                <w:rStyle w:val="CommentReference"/>
              </w:rPr>
            </w:rPrChange>
          </w:rPr>
          <w:commentReference w:id="2150"/>
        </w:r>
      </w:ins>
      <w:ins w:id="2154" w:author="Veerakumar" w:date="2014-10-27T00:15:00Z">
        <w:r w:rsidR="00BF3295" w:rsidRPr="00886339">
          <w:rPr>
            <w:lang w:val="en-AU"/>
            <w:rPrChange w:id="2155" w:author="Veerakumar" w:date="2014-10-27T01:38:00Z">
              <w:rPr/>
            </w:rPrChange>
          </w:rPr>
          <w:t xml:space="preserve"> </w:t>
        </w:r>
      </w:ins>
      <w:ins w:id="2156" w:author="Veerakumar" w:date="2014-10-27T00:16:00Z">
        <w:r w:rsidR="00BF3295" w:rsidRPr="00886339">
          <w:rPr>
            <w:lang w:val="en-AU"/>
            <w:rPrChange w:id="2157" w:author="Veerakumar" w:date="2014-10-27T01:38:00Z">
              <w:rPr/>
            </w:rPrChange>
          </w:rPr>
          <w:t>. We also notice the trend of an increase in accuracy as more results are gathered past the test data.</w:t>
        </w:r>
      </w:ins>
      <w:ins w:id="2158" w:author="Veerakumar" w:date="2014-10-27T01:04:00Z">
        <w:r w:rsidR="00CE25C4" w:rsidRPr="00886339">
          <w:rPr>
            <w:lang w:val="en-AU"/>
            <w:rPrChange w:id="2159" w:author="Veerakumar" w:date="2014-10-27T01:38:00Z">
              <w:rPr/>
            </w:rPrChange>
          </w:rPr>
          <w:t xml:space="preserve"> </w:t>
        </w:r>
      </w:ins>
      <w:ins w:id="2160" w:author="Veerakumar" w:date="2014-10-27T00:16:00Z">
        <w:r w:rsidR="00BF3295" w:rsidRPr="00886339">
          <w:rPr>
            <w:lang w:val="en-AU"/>
            <w:rPrChange w:id="2161" w:author="Veerakumar" w:date="2014-10-27T01:38:00Z">
              <w:rPr/>
            </w:rPrChange>
          </w:rPr>
          <w:t xml:space="preserve">Our hypothesis that lies directly in line with the basic principles of machine learning hold true: the accuracy of the system increases upon further use. In particular, we </w:t>
        </w:r>
      </w:ins>
      <w:ins w:id="2162" w:author="Veerakumar" w:date="2014-10-27T00:20:00Z">
        <w:r w:rsidR="00BF3295" w:rsidRPr="00886339">
          <w:rPr>
            <w:lang w:val="en-AU"/>
            <w:rPrChange w:id="2163" w:author="Veerakumar" w:date="2014-10-27T01:38:00Z">
              <w:rPr/>
            </w:rPrChange>
          </w:rPr>
          <w:t xml:space="preserve">deduce </w:t>
        </w:r>
      </w:ins>
      <w:ins w:id="2164" w:author="Veerakumar" w:date="2014-10-27T00:16:00Z">
        <w:r w:rsidR="00BF3295" w:rsidRPr="00886339">
          <w:rPr>
            <w:lang w:val="en-AU"/>
            <w:rPrChange w:id="2165" w:author="Veerakumar" w:date="2014-10-27T01:38:00Z">
              <w:rPr/>
            </w:rPrChange>
          </w:rPr>
          <w:t>that the machine learns about the stress behaviours of the single user at any point in time</w:t>
        </w:r>
      </w:ins>
      <w:ins w:id="2166" w:author="Veerakumar" w:date="2014-10-27T00:20:00Z">
        <w:r w:rsidR="00BF3295" w:rsidRPr="00886339">
          <w:rPr>
            <w:lang w:val="en-AU"/>
            <w:rPrChange w:id="2167" w:author="Veerakumar" w:date="2014-10-27T01:38:00Z">
              <w:rPr/>
            </w:rPrChange>
          </w:rPr>
          <w:t>.</w:t>
        </w:r>
      </w:ins>
    </w:p>
    <w:p w:rsidR="00BF3295" w:rsidRPr="00886339" w:rsidRDefault="00BF3295" w:rsidP="00BF3295">
      <w:pPr>
        <w:rPr>
          <w:ins w:id="2168" w:author="Veerakumar" w:date="2014-10-27T00:27:00Z"/>
          <w:lang w:val="en-AU"/>
          <w:rPrChange w:id="2169" w:author="Veerakumar" w:date="2014-10-27T01:38:00Z">
            <w:rPr>
              <w:ins w:id="2170" w:author="Veerakumar" w:date="2014-10-27T00:27:00Z"/>
            </w:rPr>
          </w:rPrChange>
        </w:rPr>
        <w:pPrChange w:id="2171" w:author="Veerakumar" w:date="2014-10-27T00:15:00Z">
          <w:pPr>
            <w:pStyle w:val="Heading2"/>
          </w:pPr>
        </w:pPrChange>
      </w:pPr>
      <w:ins w:id="2172" w:author="Veerakumar" w:date="2014-10-27T00:20:00Z">
        <w:r w:rsidRPr="00886339">
          <w:rPr>
            <w:lang w:val="en-AU"/>
            <w:rPrChange w:id="2173" w:author="Veerakumar" w:date="2014-10-27T01:38:00Z">
              <w:rPr/>
            </w:rPrChange>
          </w:rPr>
          <w:t xml:space="preserve">Our accuracy can be considered </w:t>
        </w:r>
      </w:ins>
      <w:ins w:id="2174" w:author="Veerakumar" w:date="2014-10-27T00:34:00Z">
        <w:r w:rsidR="009E40D5" w:rsidRPr="00886339">
          <w:rPr>
            <w:lang w:val="en-AU"/>
            <w:rPrChange w:id="2175" w:author="Veerakumar" w:date="2014-10-27T01:38:00Z">
              <w:rPr/>
            </w:rPrChange>
          </w:rPr>
          <w:t>relatively</w:t>
        </w:r>
      </w:ins>
      <w:ins w:id="2176" w:author="Veerakumar" w:date="2014-10-27T00:20:00Z">
        <w:r w:rsidRPr="00886339">
          <w:rPr>
            <w:lang w:val="en-AU"/>
            <w:rPrChange w:id="2177" w:author="Veerakumar" w:date="2014-10-27T01:38:00Z">
              <w:rPr/>
            </w:rPrChange>
          </w:rPr>
          <w:t xml:space="preserve"> low</w:t>
        </w:r>
      </w:ins>
      <w:ins w:id="2178" w:author="Veerakumar" w:date="2014-10-27T00:34:00Z">
        <w:r w:rsidR="009E40D5" w:rsidRPr="00886339">
          <w:rPr>
            <w:lang w:val="en-AU"/>
            <w:rPrChange w:id="2179" w:author="Veerakumar" w:date="2014-10-27T01:38:00Z">
              <w:rPr/>
            </w:rPrChange>
          </w:rPr>
          <w:t xml:space="preserve"> in terms of practical use</w:t>
        </w:r>
      </w:ins>
      <w:ins w:id="2180" w:author="Veerakumar" w:date="2014-10-27T00:20:00Z">
        <w:r w:rsidRPr="00886339">
          <w:rPr>
            <w:lang w:val="en-AU"/>
            <w:rPrChange w:id="2181" w:author="Veerakumar" w:date="2014-10-27T01:38:00Z">
              <w:rPr/>
            </w:rPrChange>
          </w:rPr>
          <w:t xml:space="preserve">. This can be attributed to a number of factors. The hardware used </w:t>
        </w:r>
      </w:ins>
      <w:ins w:id="2182" w:author="Veerakumar" w:date="2014-10-27T00:26:00Z">
        <w:r w:rsidR="00E40C55" w:rsidRPr="00886339">
          <w:rPr>
            <w:lang w:val="en-AU"/>
            <w:rPrChange w:id="2183" w:author="Veerakumar" w:date="2014-10-27T01:38:00Z">
              <w:rPr/>
            </w:rPrChange>
          </w:rPr>
          <w:t xml:space="preserve">proved to be relatively inaccurate from our experience, </w:t>
        </w:r>
      </w:ins>
      <w:ins w:id="2184" w:author="Veerakumar" w:date="2014-10-27T00:27:00Z">
        <w:r w:rsidR="00E40C55" w:rsidRPr="00886339">
          <w:rPr>
            <w:lang w:val="en-AU"/>
            <w:rPrChange w:id="2185" w:author="Veerakumar" w:date="2014-10-27T01:38:00Z">
              <w:rPr/>
            </w:rPrChange>
          </w:rPr>
          <w:t xml:space="preserve">with </w:t>
        </w:r>
      </w:ins>
      <w:ins w:id="2186" w:author="Veerakumar" w:date="2014-10-27T00:26:00Z">
        <w:r w:rsidR="00E40C55" w:rsidRPr="00886339">
          <w:rPr>
            <w:lang w:val="en-AU"/>
            <w:rPrChange w:id="2187" w:author="Veerakumar" w:date="2014-10-27T01:38:00Z">
              <w:rPr/>
            </w:rPrChange>
          </w:rPr>
          <w:t>the microphone</w:t>
        </w:r>
      </w:ins>
      <w:ins w:id="2188" w:author="Veerakumar" w:date="2014-10-27T00:27:00Z">
        <w:r w:rsidR="00E40C55" w:rsidRPr="00886339">
          <w:rPr>
            <w:lang w:val="en-AU"/>
            <w:rPrChange w:id="2189" w:author="Veerakumar" w:date="2014-10-27T01:38:00Z">
              <w:rPr/>
            </w:rPrChange>
          </w:rPr>
          <w:t xml:space="preserve"> in particular</w:t>
        </w:r>
      </w:ins>
      <w:ins w:id="2190" w:author="Veerakumar" w:date="2014-10-27T00:26:00Z">
        <w:r w:rsidR="00E40C55" w:rsidRPr="00886339">
          <w:rPr>
            <w:lang w:val="en-AU"/>
            <w:rPrChange w:id="2191" w:author="Veerakumar" w:date="2014-10-27T01:38:00Z">
              <w:rPr/>
            </w:rPrChange>
          </w:rPr>
          <w:t>. This appeared to produce spikes in listening and, at times, did not detect any noise. Due to this inconsistency, some results may appear to be largely skewed to random values.</w:t>
        </w:r>
      </w:ins>
    </w:p>
    <w:p w:rsidR="005A2312" w:rsidRPr="00886339" w:rsidRDefault="00C91536" w:rsidP="00BF3295">
      <w:pPr>
        <w:rPr>
          <w:ins w:id="2192" w:author="Veerakumar" w:date="2014-10-27T00:32:00Z"/>
          <w:lang w:val="en-AU"/>
          <w:rPrChange w:id="2193" w:author="Veerakumar" w:date="2014-10-27T01:38:00Z">
            <w:rPr>
              <w:ins w:id="2194" w:author="Veerakumar" w:date="2014-10-27T00:32:00Z"/>
            </w:rPr>
          </w:rPrChange>
        </w:rPr>
        <w:pPrChange w:id="2195" w:author="Veerakumar" w:date="2014-10-27T00:15:00Z">
          <w:pPr>
            <w:pStyle w:val="Heading2"/>
          </w:pPr>
        </w:pPrChange>
      </w:pPr>
      <w:ins w:id="2196" w:author="Veerakumar" w:date="2014-10-27T00:27:00Z">
        <w:r w:rsidRPr="00886339">
          <w:rPr>
            <w:lang w:val="en-AU"/>
            <w:rPrChange w:id="2197" w:author="Veerakumar" w:date="2014-10-27T01:38:00Z">
              <w:rPr/>
            </w:rPrChange>
          </w:rPr>
          <w:t xml:space="preserve">We also recognise the </w:t>
        </w:r>
      </w:ins>
      <w:ins w:id="2198" w:author="Veerakumar" w:date="2014-10-27T00:28:00Z">
        <w:r w:rsidRPr="00886339">
          <w:rPr>
            <w:lang w:val="en-AU"/>
            <w:rPrChange w:id="2199" w:author="Veerakumar" w:date="2014-10-27T01:38:00Z">
              <w:rPr/>
            </w:rPrChange>
          </w:rPr>
          <w:t>importance of which data to collect.</w:t>
        </w:r>
      </w:ins>
      <w:ins w:id="2200" w:author="Veerakumar" w:date="2014-10-27T00:31:00Z">
        <w:r w:rsidRPr="00886339">
          <w:rPr>
            <w:lang w:val="en-AU"/>
            <w:rPrChange w:id="2201" w:author="Veerakumar" w:date="2014-10-27T01:38:00Z">
              <w:rPr/>
            </w:rPrChange>
          </w:rPr>
          <w:t xml:space="preserve"> In comparison to a lot of other state-of-the-art solutions mentioned above, the accuracy achieved is on par</w:t>
        </w:r>
        <w:r w:rsidR="00D00301" w:rsidRPr="00886339">
          <w:rPr>
            <w:lang w:val="en-AU"/>
            <w:rPrChange w:id="2202" w:author="Veerakumar" w:date="2014-10-27T01:38:00Z">
              <w:rPr/>
            </w:rPrChange>
          </w:rPr>
          <w:t>. Yet the full potential of the application has still not been achieved due to hardware constraints.</w:t>
        </w:r>
      </w:ins>
      <w:ins w:id="2203" w:author="Veerakumar" w:date="2014-10-27T00:32:00Z">
        <w:r w:rsidR="00D00301" w:rsidRPr="00886339">
          <w:rPr>
            <w:lang w:val="en-AU"/>
            <w:rPrChange w:id="2204" w:author="Veerakumar" w:date="2014-10-27T01:38:00Z">
              <w:rPr/>
            </w:rPrChange>
          </w:rPr>
          <w:t xml:space="preserve"> </w:t>
        </w:r>
      </w:ins>
    </w:p>
    <w:p w:rsidR="00C91536" w:rsidRPr="00886339" w:rsidRDefault="00C91536" w:rsidP="00BF3295">
      <w:pPr>
        <w:rPr>
          <w:ins w:id="2205" w:author="Veerakumar" w:date="2014-10-27T00:29:00Z"/>
          <w:lang w:val="en-AU"/>
          <w:rPrChange w:id="2206" w:author="Veerakumar" w:date="2014-10-27T01:38:00Z">
            <w:rPr>
              <w:ins w:id="2207" w:author="Veerakumar" w:date="2014-10-27T00:29:00Z"/>
            </w:rPr>
          </w:rPrChange>
        </w:rPr>
        <w:pPrChange w:id="2208" w:author="Veerakumar" w:date="2014-10-27T00:15:00Z">
          <w:pPr>
            <w:pStyle w:val="Heading2"/>
          </w:pPr>
        </w:pPrChange>
      </w:pPr>
      <w:ins w:id="2209" w:author="Veerakumar" w:date="2014-10-27T00:28:00Z">
        <w:r w:rsidRPr="00886339">
          <w:rPr>
            <w:lang w:val="en-AU"/>
            <w:rPrChange w:id="2210" w:author="Veerakumar" w:date="2014-10-27T01:38:00Z">
              <w:rPr/>
            </w:rPrChange>
          </w:rPr>
          <w:t>There is a large variety of data which we can collect to detect stress. One of those most important ones is the heart rate, which did not receive any attention in our current progressive solution.</w:t>
        </w:r>
      </w:ins>
      <w:ins w:id="2211" w:author="Veerakumar" w:date="2014-10-27T00:29:00Z">
        <w:r w:rsidRPr="00886339">
          <w:rPr>
            <w:lang w:val="en-AU"/>
            <w:rPrChange w:id="2212" w:author="Veerakumar" w:date="2014-10-27T01:38:00Z">
              <w:rPr/>
            </w:rPrChange>
          </w:rPr>
          <w:t xml:space="preserve"> We do recognise from our previous literature review that heart rate is one of the most important factors to consider and, thus, our application is inferior to others based on this simple principle.</w:t>
        </w:r>
      </w:ins>
    </w:p>
    <w:p w:rsidR="00C91536" w:rsidRPr="00886339" w:rsidRDefault="00C91536" w:rsidP="00BF3295">
      <w:pPr>
        <w:rPr>
          <w:ins w:id="2213" w:author="Veerakumar" w:date="2014-10-27T00:41:00Z"/>
          <w:lang w:val="en-AU"/>
          <w:rPrChange w:id="2214" w:author="Veerakumar" w:date="2014-10-27T01:38:00Z">
            <w:rPr>
              <w:ins w:id="2215" w:author="Veerakumar" w:date="2014-10-27T00:41:00Z"/>
            </w:rPr>
          </w:rPrChange>
        </w:rPr>
        <w:pPrChange w:id="2216" w:author="Veerakumar" w:date="2014-10-27T00:15:00Z">
          <w:pPr>
            <w:pStyle w:val="Heading2"/>
          </w:pPr>
        </w:pPrChange>
      </w:pPr>
      <w:ins w:id="2217" w:author="Veerakumar" w:date="2014-10-27T00:30:00Z">
        <w:r w:rsidRPr="00886339">
          <w:rPr>
            <w:lang w:val="en-AU"/>
            <w:rPrChange w:id="2218" w:author="Veerakumar" w:date="2014-10-27T01:38:00Z">
              <w:rPr/>
            </w:rPrChange>
          </w:rPr>
          <w:lastRenderedPageBreak/>
          <w:t>However, that is not to say that the solution does not have potential. A listener for the heart rate sensor can still be implemented and used with the correct hardware provisions. Once implemented, we will be sure to see</w:t>
        </w:r>
      </w:ins>
      <w:ins w:id="2219" w:author="Veerakumar" w:date="2014-10-27T00:33:00Z">
        <w:r w:rsidR="005A2312" w:rsidRPr="00886339">
          <w:rPr>
            <w:lang w:val="en-AU"/>
            <w:rPrChange w:id="2220" w:author="Veerakumar" w:date="2014-10-27T01:38:00Z">
              <w:rPr/>
            </w:rPrChange>
          </w:rPr>
          <w:t xml:space="preserve"> a much higher accuracy from the </w:t>
        </w:r>
        <w:proofErr w:type="gramStart"/>
        <w:r w:rsidR="005A2312" w:rsidRPr="00886339">
          <w:rPr>
            <w:lang w:val="en-AU"/>
            <w:rPrChange w:id="2221" w:author="Veerakumar" w:date="2014-10-27T01:38:00Z">
              <w:rPr/>
            </w:rPrChange>
          </w:rPr>
          <w:t>start,</w:t>
        </w:r>
        <w:proofErr w:type="gramEnd"/>
        <w:r w:rsidR="005A2312" w:rsidRPr="00886339">
          <w:rPr>
            <w:lang w:val="en-AU"/>
            <w:rPrChange w:id="2222" w:author="Veerakumar" w:date="2014-10-27T01:38:00Z">
              <w:rPr/>
            </w:rPrChange>
          </w:rPr>
          <w:t xml:space="preserve"> and a steeper climb in accuracy through its use.</w:t>
        </w:r>
      </w:ins>
    </w:p>
    <w:p w:rsidR="00C4335B" w:rsidRPr="00886339" w:rsidRDefault="008D1C68" w:rsidP="00BF3295">
      <w:pPr>
        <w:rPr>
          <w:ins w:id="2223" w:author="Veerakumar" w:date="2014-10-27T01:23:00Z"/>
          <w:lang w:val="en-AU"/>
          <w:rPrChange w:id="2224" w:author="Veerakumar" w:date="2014-10-27T01:38:00Z">
            <w:rPr>
              <w:ins w:id="2225" w:author="Veerakumar" w:date="2014-10-27T01:23:00Z"/>
            </w:rPr>
          </w:rPrChange>
        </w:rPr>
        <w:pPrChange w:id="2226" w:author="Veerakumar" w:date="2014-10-27T00:15:00Z">
          <w:pPr>
            <w:pStyle w:val="Heading2"/>
          </w:pPr>
        </w:pPrChange>
      </w:pPr>
      <w:ins w:id="2227" w:author="Veerakumar" w:date="2014-10-27T00:41:00Z">
        <w:r w:rsidRPr="00886339">
          <w:rPr>
            <w:lang w:val="en-AU"/>
            <w:rPrChange w:id="2228" w:author="Veerakumar" w:date="2014-10-27T01:38:00Z">
              <w:rPr/>
            </w:rPrChange>
          </w:rPr>
          <w:t xml:space="preserve">We then have the question of our relatively high accuracy in comparison to other state-of-the-art technology, despite the </w:t>
        </w:r>
      </w:ins>
      <w:ins w:id="2229" w:author="Veerakumar" w:date="2014-10-27T00:42:00Z">
        <w:r w:rsidRPr="00886339">
          <w:rPr>
            <w:lang w:val="en-AU"/>
            <w:rPrChange w:id="2230" w:author="Veerakumar" w:date="2014-10-27T01:38:00Z">
              <w:rPr/>
            </w:rPrChange>
          </w:rPr>
          <w:t xml:space="preserve">flaws aforementioned. In comparison, we note that we have used more commonly associated physical stress symptoms and stayed further away from the physiological symptoms. As </w:t>
        </w:r>
      </w:ins>
      <w:ins w:id="2231" w:author="Veerakumar" w:date="2014-10-27T00:44:00Z">
        <w:r w:rsidRPr="00886339">
          <w:rPr>
            <w:lang w:val="en-AU"/>
            <w:rPrChange w:id="2232" w:author="Veerakumar" w:date="2014-10-27T01:38:00Z">
              <w:rPr/>
            </w:rPrChange>
          </w:rPr>
          <w:t>also mentioned</w:t>
        </w:r>
      </w:ins>
      <w:ins w:id="2233" w:author="Veerakumar" w:date="2014-10-27T00:47:00Z">
        <w:r w:rsidR="000B4CDB" w:rsidRPr="00886339">
          <w:rPr>
            <w:lang w:val="en-AU"/>
            <w:rPrChange w:id="2234" w:author="Veerakumar" w:date="2014-10-27T01:38:00Z">
              <w:rPr/>
            </w:rPrChange>
          </w:rPr>
          <w:t xml:space="preserve"> before</w:t>
        </w:r>
      </w:ins>
      <w:ins w:id="2235" w:author="Veerakumar" w:date="2014-10-27T00:44:00Z">
        <w:r w:rsidRPr="00886339">
          <w:rPr>
            <w:lang w:val="en-AU"/>
            <w:rPrChange w:id="2236" w:author="Veerakumar" w:date="2014-10-27T01:38:00Z">
              <w:rPr/>
            </w:rPrChange>
          </w:rPr>
          <w:t xml:space="preserve">, physical symptoms are a primary source of the solution that provided the highest degree of accuracy (91-95%) </w:t>
        </w:r>
      </w:ins>
      <w:customXmlInsRangeStart w:id="2237" w:author="Veerakumar" w:date="2014-10-27T00:44:00Z"/>
      <w:sdt>
        <w:sdtPr>
          <w:rPr>
            <w:lang w:val="en-AU"/>
            <w:rPrChange w:id="2238" w:author="Veerakumar" w:date="2014-10-27T01:38:00Z">
              <w:rPr/>
            </w:rPrChange>
          </w:rPr>
          <w:id w:val="1533764149"/>
          <w:citation/>
        </w:sdtPr>
        <w:sdtContent>
          <w:customXmlInsRangeEnd w:id="2237"/>
          <w:ins w:id="2239" w:author="Veerakumar" w:date="2014-10-27T00:44:00Z">
            <w:r w:rsidRPr="00886339">
              <w:rPr>
                <w:lang w:val="en-AU"/>
                <w:rPrChange w:id="2240" w:author="Veerakumar" w:date="2014-10-27T01:38:00Z">
                  <w:rPr/>
                </w:rPrChange>
              </w:rPr>
              <w:fldChar w:fldCharType="begin"/>
            </w:r>
            <w:r w:rsidRPr="00886339">
              <w:rPr>
                <w:lang w:val="en-AU"/>
                <w:rPrChange w:id="2241" w:author="Veerakumar" w:date="2014-10-27T01:38:00Z">
                  <w:rPr/>
                </w:rPrChange>
              </w:rPr>
              <w:instrText xml:space="preserve"> CITATION Sha13 \l 3081 </w:instrText>
            </w:r>
          </w:ins>
          <w:r w:rsidRPr="00886339">
            <w:rPr>
              <w:lang w:val="en-AU"/>
              <w:rPrChange w:id="2242" w:author="Veerakumar" w:date="2014-10-27T01:38:00Z">
                <w:rPr/>
              </w:rPrChange>
            </w:rPr>
            <w:fldChar w:fldCharType="separate"/>
          </w:r>
          <w:ins w:id="2243" w:author="Veerakumar" w:date="2014-10-27T00:44:00Z">
            <w:r w:rsidRPr="00886339">
              <w:rPr>
                <w:noProof/>
                <w:lang w:val="en-AU"/>
                <w:rPrChange w:id="2244" w:author="Veerakumar" w:date="2014-10-27T01:38:00Z">
                  <w:rPr>
                    <w:rFonts w:eastAsia="Times New Roman"/>
                  </w:rPr>
                </w:rPrChange>
              </w:rPr>
              <w:t>[20]</w:t>
            </w:r>
            <w:r w:rsidRPr="00886339">
              <w:rPr>
                <w:lang w:val="en-AU"/>
                <w:rPrChange w:id="2245" w:author="Veerakumar" w:date="2014-10-27T01:38:00Z">
                  <w:rPr/>
                </w:rPrChange>
              </w:rPr>
              <w:fldChar w:fldCharType="end"/>
            </w:r>
          </w:ins>
          <w:customXmlInsRangeStart w:id="2246" w:author="Veerakumar" w:date="2014-10-27T00:44:00Z"/>
        </w:sdtContent>
      </w:sdt>
      <w:customXmlInsRangeEnd w:id="2246"/>
      <w:ins w:id="2247" w:author="Veerakumar" w:date="2014-10-27T00:44:00Z">
        <w:r w:rsidRPr="00886339">
          <w:rPr>
            <w:lang w:val="en-AU"/>
            <w:rPrChange w:id="2248" w:author="Veerakumar" w:date="2014-10-27T01:38:00Z">
              <w:rPr/>
            </w:rPrChange>
          </w:rPr>
          <w:t>. These physical symptoms mainly include pacing</w:t>
        </w:r>
      </w:ins>
      <w:ins w:id="2249" w:author="Veerakumar" w:date="2014-10-27T00:45:00Z">
        <w:r w:rsidRPr="00886339">
          <w:rPr>
            <w:lang w:val="en-AU"/>
            <w:rPrChange w:id="2250" w:author="Veerakumar" w:date="2014-10-27T01:38:00Z">
              <w:rPr/>
            </w:rPrChange>
          </w:rPr>
          <w:t>. Furthermore, only strong physiological symptoms were used for data collection, since there is a strong disparity between stressed and not stressed.</w:t>
        </w:r>
      </w:ins>
    </w:p>
    <w:p w:rsidR="0025730A" w:rsidRPr="00886339" w:rsidRDefault="0025730A" w:rsidP="00BF3295">
      <w:pPr>
        <w:rPr>
          <w:ins w:id="2251" w:author="Veerakumar" w:date="2014-10-27T01:23:00Z"/>
          <w:lang w:val="en-AU"/>
          <w:rPrChange w:id="2252" w:author="Veerakumar" w:date="2014-10-27T01:38:00Z">
            <w:rPr>
              <w:ins w:id="2253" w:author="Veerakumar" w:date="2014-10-27T01:23:00Z"/>
            </w:rPr>
          </w:rPrChange>
        </w:rPr>
        <w:pPrChange w:id="2254" w:author="Veerakumar" w:date="2014-10-27T00:15:00Z">
          <w:pPr>
            <w:pStyle w:val="Heading2"/>
          </w:pPr>
        </w:pPrChange>
      </w:pPr>
      <w:ins w:id="2255" w:author="Veerakumar" w:date="2014-10-27T01:23:00Z">
        <w:r w:rsidRPr="00886339">
          <w:rPr>
            <w:lang w:val="en-AU"/>
            <w:rPrChange w:id="2256" w:author="Veerakumar" w:date="2014-10-27T01:38:00Z">
              <w:rPr/>
            </w:rPrChange>
          </w:rPr>
          <w:t>Lastly, we acknowledge where technology has currently progressed to, and how it will increase with time. We are dealing with hardware that</w:t>
        </w:r>
      </w:ins>
      <w:ins w:id="2257" w:author="Veerakumar" w:date="2014-10-27T01:24:00Z">
        <w:r w:rsidRPr="00886339">
          <w:rPr>
            <w:lang w:val="en-AU"/>
            <w:rPrChange w:id="2258" w:author="Veerakumar" w:date="2014-10-27T01:38:00Z">
              <w:rPr/>
            </w:rPrChange>
          </w:rPr>
          <w:t xml:space="preserve"> is not necessary for the primary functions of the </w:t>
        </w:r>
      </w:ins>
      <w:ins w:id="2259" w:author="Veerakumar" w:date="2014-10-27T01:25:00Z">
        <w:r w:rsidRPr="00886339">
          <w:rPr>
            <w:lang w:val="en-AU"/>
            <w:rPrChange w:id="2260" w:author="Veerakumar" w:date="2014-10-27T01:38:00Z">
              <w:rPr/>
            </w:rPrChange>
          </w:rPr>
          <w:t>phone. Errors produced from most hardware were dealt with effectively by smoothening out the averages. However, as time progresses, technology will progress. We can expect that the future of the application</w:t>
        </w:r>
      </w:ins>
      <w:ins w:id="2261" w:author="Veerakumar" w:date="2014-10-27T01:26:00Z">
        <w:r w:rsidRPr="00886339">
          <w:rPr>
            <w:lang w:val="en-AU"/>
            <w:rPrChange w:id="2262" w:author="Veerakumar" w:date="2014-10-27T01:38:00Z">
              <w:rPr/>
            </w:rPrChange>
          </w:rPr>
          <w:t>,</w:t>
        </w:r>
      </w:ins>
      <w:ins w:id="2263" w:author="Veerakumar" w:date="2014-10-27T01:25:00Z">
        <w:r w:rsidRPr="00886339">
          <w:rPr>
            <w:lang w:val="en-AU"/>
            <w:rPrChange w:id="2264" w:author="Veerakumar" w:date="2014-10-27T01:38:00Z">
              <w:rPr/>
            </w:rPrChange>
          </w:rPr>
          <w:t xml:space="preserve"> and </w:t>
        </w:r>
      </w:ins>
      <w:ins w:id="2265" w:author="Veerakumar" w:date="2014-10-27T01:26:00Z">
        <w:r w:rsidRPr="00886339">
          <w:rPr>
            <w:lang w:val="en-AU"/>
            <w:rPrChange w:id="2266" w:author="Veerakumar" w:date="2014-10-27T01:38:00Z">
              <w:rPr/>
            </w:rPrChange>
          </w:rPr>
          <w:t>other solutions for that matter, is promising with an increasing level of precision and accuracy that comes with the bettered hardware.</w:t>
        </w:r>
      </w:ins>
    </w:p>
    <w:p w:rsidR="009E40D5" w:rsidRPr="00886339" w:rsidRDefault="00802851" w:rsidP="00BF3295">
      <w:pPr>
        <w:rPr>
          <w:lang w:val="en-AU"/>
          <w:rPrChange w:id="2267" w:author="Veerakumar" w:date="2014-10-27T01:38:00Z">
            <w:rPr>
              <w:lang w:val="en-US"/>
            </w:rPr>
          </w:rPrChange>
        </w:rPr>
        <w:pPrChange w:id="2268" w:author="Veerakumar" w:date="2014-10-27T00:15:00Z">
          <w:pPr>
            <w:pStyle w:val="Heading2"/>
          </w:pPr>
        </w:pPrChange>
      </w:pPr>
      <w:ins w:id="2269" w:author="Veerakumar" w:date="2014-10-27T01:06:00Z">
        <w:r w:rsidRPr="00886339">
          <w:rPr>
            <w:lang w:val="en-AU"/>
            <w:rPrChange w:id="2270" w:author="Veerakumar" w:date="2014-10-27T01:38:00Z">
              <w:rPr/>
            </w:rPrChange>
          </w:rPr>
          <w:t xml:space="preserve">We conclude our discussion </w:t>
        </w:r>
      </w:ins>
      <w:ins w:id="2271" w:author="Veerakumar" w:date="2014-10-27T01:07:00Z">
        <w:r w:rsidRPr="00886339">
          <w:rPr>
            <w:lang w:val="en-AU"/>
            <w:rPrChange w:id="2272" w:author="Veerakumar" w:date="2014-10-27T01:38:00Z">
              <w:rPr/>
            </w:rPrChange>
          </w:rPr>
          <w:t>with recognising that despite the previously mentioned flaws in the solution, it is also innovative in its approach to detect stress. Whilst this is not the complete answer, it is a piece of the puzzle to the ultimate solution.</w:t>
        </w:r>
      </w:ins>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2273" w:name="_Toc402133739"/>
      <w:r w:rsidRPr="00886339">
        <w:rPr>
          <w:lang w:val="en-AU"/>
        </w:rPr>
        <w:lastRenderedPageBreak/>
        <w:t>5</w:t>
      </w:r>
      <w:r w:rsidR="0062433B" w:rsidRPr="00886339">
        <w:rPr>
          <w:lang w:val="en-AU"/>
        </w:rPr>
        <w:t>. Conclusion</w:t>
      </w:r>
      <w:bookmarkEnd w:id="2273"/>
    </w:p>
    <w:p w:rsidR="00E64E80" w:rsidRPr="00886339" w:rsidDel="001B4F97" w:rsidRDefault="00E64E80" w:rsidP="00E64E80">
      <w:pPr>
        <w:rPr>
          <w:del w:id="2274" w:author="Veerakumar" w:date="2014-10-27T01:08:00Z"/>
          <w:lang w:val="en-AU"/>
        </w:rPr>
      </w:pPr>
    </w:p>
    <w:p w:rsidR="00343F3B" w:rsidRPr="00886339" w:rsidRDefault="00D47449" w:rsidP="000905A8">
      <w:pPr>
        <w:pStyle w:val="Heading2"/>
        <w:rPr>
          <w:ins w:id="2275" w:author="Veerakumar" w:date="2014-10-27T01:08:00Z"/>
        </w:rPr>
      </w:pPr>
      <w:bookmarkStart w:id="2276" w:name="_Toc402133740"/>
      <w:proofErr w:type="gramStart"/>
      <w:r w:rsidRPr="00886339">
        <w:t>5</w:t>
      </w:r>
      <w:r w:rsidR="00525B14" w:rsidRPr="00886339">
        <w:t>.</w:t>
      </w:r>
      <w:proofErr w:type="gramEnd"/>
      <w:del w:id="2277" w:author="Veerakumar" w:date="2014-10-27T01:08:00Z">
        <w:r w:rsidR="00525B14" w:rsidRPr="00886339" w:rsidDel="001B4F97">
          <w:delText>x</w:delText>
        </w:r>
      </w:del>
      <w:ins w:id="2278" w:author="Veerakumar" w:date="2014-10-27T01:08:00Z">
        <w:r w:rsidR="001B4F97" w:rsidRPr="00886339">
          <w:t>1</w:t>
        </w:r>
      </w:ins>
      <w:r w:rsidR="00525B14" w:rsidRPr="00886339">
        <w:t xml:space="preserve"> Future work</w:t>
      </w:r>
      <w:bookmarkEnd w:id="2276"/>
    </w:p>
    <w:p w:rsidR="001B4F97" w:rsidRPr="00886339" w:rsidRDefault="001B4F97" w:rsidP="001B4F97">
      <w:pPr>
        <w:rPr>
          <w:ins w:id="2279" w:author="Veerakumar" w:date="2014-10-27T01:11:00Z"/>
          <w:lang w:val="en-AU"/>
          <w:rPrChange w:id="2280" w:author="Veerakumar" w:date="2014-10-27T01:38:00Z">
            <w:rPr>
              <w:ins w:id="2281" w:author="Veerakumar" w:date="2014-10-27T01:11:00Z"/>
            </w:rPr>
          </w:rPrChange>
        </w:rPr>
        <w:pPrChange w:id="2282" w:author="Veerakumar" w:date="2014-10-27T01:08:00Z">
          <w:pPr>
            <w:pStyle w:val="Heading2"/>
          </w:pPr>
        </w:pPrChange>
      </w:pPr>
      <w:ins w:id="2283" w:author="Veerakumar" w:date="2014-10-27T01:11:00Z">
        <w:r w:rsidRPr="00886339">
          <w:rPr>
            <w:lang w:val="en-AU"/>
            <w:rPrChange w:id="2284" w:author="Veerakumar" w:date="2014-10-27T01:38:00Z">
              <w:rPr/>
            </w:rPrChange>
          </w:rPr>
          <w:t xml:space="preserve">The potential for this application, upon future work, has the potential to be the current state-of-the-art technology. </w:t>
        </w:r>
      </w:ins>
      <w:ins w:id="2285" w:author="Veerakumar" w:date="2014-10-27T02:16:00Z">
        <w:r w:rsidR="00FC781E">
          <w:rPr>
            <w:lang w:val="en-AU"/>
          </w:rPr>
          <w:t>We also recognise its limits to Android technology</w:t>
        </w:r>
      </w:ins>
      <w:ins w:id="2286" w:author="Veerakumar" w:date="2014-10-27T02:18:00Z">
        <w:r w:rsidR="00A745AD">
          <w:rPr>
            <w:lang w:val="en-AU"/>
          </w:rPr>
          <w:t>, and other uncompleted work suggested in the proposal</w:t>
        </w:r>
      </w:ins>
      <w:ins w:id="2287" w:author="Veerakumar" w:date="2014-10-27T02:16:00Z">
        <w:r w:rsidR="00FC781E">
          <w:rPr>
            <w:lang w:val="en-AU"/>
          </w:rPr>
          <w:t xml:space="preserve">. </w:t>
        </w:r>
      </w:ins>
      <w:ins w:id="2288" w:author="Veerakumar" w:date="2014-10-27T02:18:00Z">
        <w:r w:rsidR="005740C2">
          <w:rPr>
            <w:lang w:val="en-AU"/>
          </w:rPr>
          <w:t>In particular, h</w:t>
        </w:r>
      </w:ins>
      <w:ins w:id="2289" w:author="Veerakumar" w:date="2014-10-27T02:19:00Z">
        <w:r w:rsidR="005740C2">
          <w:rPr>
            <w:lang w:val="en-AU"/>
          </w:rPr>
          <w:t>ow</w:t>
        </w:r>
      </w:ins>
      <w:ins w:id="2290" w:author="Veerakumar" w:date="2014-10-27T02:18:00Z">
        <w:r w:rsidR="005740C2">
          <w:rPr>
            <w:lang w:val="en-AU"/>
          </w:rPr>
          <w:t xml:space="preserve">ever, </w:t>
        </w:r>
      </w:ins>
      <w:ins w:id="2291" w:author="Veerakumar" w:date="2014-10-27T02:19:00Z">
        <w:r w:rsidR="005740C2">
          <w:rPr>
            <w:lang w:val="en-AU"/>
          </w:rPr>
          <w:t>primary f</w:t>
        </w:r>
      </w:ins>
      <w:ins w:id="2292" w:author="Veerakumar" w:date="2014-10-27T01:11:00Z">
        <w:r w:rsidRPr="00886339">
          <w:rPr>
            <w:lang w:val="en-AU"/>
            <w:rPrChange w:id="2293" w:author="Veerakumar" w:date="2014-10-27T01:38:00Z">
              <w:rPr/>
            </w:rPrChange>
          </w:rPr>
          <w:t>uture work specifically refers to the following:</w:t>
        </w:r>
      </w:ins>
    </w:p>
    <w:p w:rsidR="001B4F97" w:rsidRPr="00886339" w:rsidRDefault="001B4F97" w:rsidP="001B4F97">
      <w:pPr>
        <w:pStyle w:val="Heading3"/>
        <w:rPr>
          <w:ins w:id="2294" w:author="Veerakumar" w:date="2014-10-27T01:31:00Z"/>
        </w:rPr>
        <w:pPrChange w:id="2295" w:author="Veerakumar" w:date="2014-10-27T01:11:00Z">
          <w:pPr>
            <w:pStyle w:val="Heading2"/>
          </w:pPr>
        </w:pPrChange>
      </w:pPr>
      <w:ins w:id="2296" w:author="Veerakumar" w:date="2014-10-27T01:12:00Z">
        <w:r w:rsidRPr="00886339">
          <w:t>5.1.1 Use of heart rate sensor</w:t>
        </w:r>
      </w:ins>
    </w:p>
    <w:p w:rsidR="0083740A" w:rsidRDefault="0083740A" w:rsidP="0083740A">
      <w:pPr>
        <w:rPr>
          <w:ins w:id="2297" w:author="Veerakumar" w:date="2014-10-27T02:06:00Z"/>
          <w:lang w:val="en-AU"/>
        </w:rPr>
        <w:pPrChange w:id="2298" w:author="Veerakumar" w:date="2014-10-27T01:31:00Z">
          <w:pPr>
            <w:pStyle w:val="Heading2"/>
          </w:pPr>
        </w:pPrChange>
      </w:pPr>
      <w:ins w:id="2299" w:author="Veerakumar" w:date="2014-10-27T01:32:00Z">
        <w:r w:rsidRPr="00886339">
          <w:rPr>
            <w:lang w:val="en-AU"/>
            <w:rPrChange w:id="2300" w:author="Veerakumar" w:date="2014-10-27T01:38:00Z">
              <w:rPr/>
            </w:rPrChange>
          </w:rPr>
          <w:t xml:space="preserve">The state-of-the-art heart rate sensor is property of Samsung, and currently is only available on Samsung devices. In the future, we hope to see this sensor be used more prominently. </w:t>
        </w:r>
      </w:ins>
      <w:ins w:id="2301" w:author="Veerakumar" w:date="2014-10-27T01:33:00Z">
        <w:r w:rsidR="00886339" w:rsidRPr="00886339">
          <w:rPr>
            <w:lang w:val="en-AU"/>
            <w:rPrChange w:id="2302" w:author="Veerakumar" w:date="2014-10-27T01:38:00Z">
              <w:rPr/>
            </w:rPrChange>
          </w:rPr>
          <w:t xml:space="preserve">Future work currently tends towards the use of external hardware, such as electronic wrist bands that communicate with the device wirelessly </w:t>
        </w:r>
      </w:ins>
      <w:ins w:id="2303" w:author="Veerakumar" w:date="2014-10-27T01:34:00Z">
        <w:r w:rsidR="00886339" w:rsidRPr="00886339">
          <w:rPr>
            <w:lang w:val="en-AU"/>
            <w:rPrChange w:id="2304" w:author="Veerakumar" w:date="2014-10-27T01:38:00Z">
              <w:rPr/>
            </w:rPrChange>
          </w:rPr>
          <w:t>–</w:t>
        </w:r>
      </w:ins>
      <w:ins w:id="2305" w:author="Veerakumar" w:date="2014-10-27T01:33:00Z">
        <w:r w:rsidR="00886339" w:rsidRPr="00886339">
          <w:rPr>
            <w:lang w:val="en-AU"/>
            <w:rPrChange w:id="2306" w:author="Veerakumar" w:date="2014-10-27T01:38:00Z">
              <w:rPr/>
            </w:rPrChange>
          </w:rPr>
          <w:t xml:space="preserve"> namely,</w:t>
        </w:r>
      </w:ins>
      <w:ins w:id="2307" w:author="Veerakumar" w:date="2014-10-27T01:34:00Z">
        <w:r w:rsidR="00F548EB">
          <w:rPr>
            <w:lang w:val="en-AU"/>
            <w:rPrChange w:id="2308" w:author="Veerakumar" w:date="2014-10-27T01:38:00Z">
              <w:rPr/>
            </w:rPrChange>
          </w:rPr>
          <w:t xml:space="preserve"> using Bluetooth technology.</w:t>
        </w:r>
      </w:ins>
    </w:p>
    <w:p w:rsidR="00F548EB" w:rsidRPr="00886339" w:rsidRDefault="00F548EB" w:rsidP="0083740A">
      <w:pPr>
        <w:rPr>
          <w:ins w:id="2309" w:author="Veerakumar" w:date="2014-10-27T01:12:00Z"/>
          <w:lang w:val="en-AU"/>
          <w:rPrChange w:id="2310" w:author="Veerakumar" w:date="2014-10-27T01:38:00Z">
            <w:rPr>
              <w:ins w:id="2311" w:author="Veerakumar" w:date="2014-10-27T01:12:00Z"/>
            </w:rPr>
          </w:rPrChange>
        </w:rPr>
        <w:pPrChange w:id="2312" w:author="Veerakumar" w:date="2014-10-27T01:31:00Z">
          <w:pPr>
            <w:pStyle w:val="Heading2"/>
          </w:pPr>
        </w:pPrChange>
      </w:pPr>
      <w:ins w:id="2313" w:author="Veerakumar" w:date="2014-10-27T02:06:00Z">
        <w:r>
          <w:rPr>
            <w:lang w:val="en-AU"/>
          </w:rPr>
          <w:t>This has potential to be used in future work to provide a much more accurate result, as it is a key stress response to consider, as well as its progression to ultimately be implemented into phone technology.</w:t>
        </w:r>
      </w:ins>
    </w:p>
    <w:p w:rsidR="001B4F97" w:rsidRDefault="001B4F97" w:rsidP="001B4F97">
      <w:pPr>
        <w:pStyle w:val="Heading3"/>
        <w:rPr>
          <w:ins w:id="2314" w:author="Veerakumar" w:date="2014-10-27T02:07:00Z"/>
        </w:rPr>
        <w:pPrChange w:id="2315" w:author="Veerakumar" w:date="2014-10-27T01:12:00Z">
          <w:pPr>
            <w:pStyle w:val="Heading2"/>
          </w:pPr>
        </w:pPrChange>
      </w:pPr>
      <w:ins w:id="2316" w:author="Veerakumar" w:date="2014-10-27T01:12:00Z">
        <w:r w:rsidRPr="00886339">
          <w:t>5.1.2 Stable hardware</w:t>
        </w:r>
      </w:ins>
    </w:p>
    <w:p w:rsidR="00854929" w:rsidRDefault="00854929" w:rsidP="00854929">
      <w:pPr>
        <w:rPr>
          <w:ins w:id="2317" w:author="Veerakumar" w:date="2014-10-27T02:08:00Z"/>
          <w:lang w:val="en-AU"/>
        </w:rPr>
        <w:pPrChange w:id="2318" w:author="Veerakumar" w:date="2014-10-27T02:07:00Z">
          <w:pPr>
            <w:pStyle w:val="Heading2"/>
          </w:pPr>
        </w:pPrChange>
      </w:pPr>
      <w:ins w:id="2319" w:author="Veerakumar" w:date="2014-10-27T02:07:00Z">
        <w:r>
          <w:rPr>
            <w:lang w:val="en-AU"/>
          </w:rPr>
          <w:t xml:space="preserve">Currently even the most basic of hardware, such as the microphone, still has errors. Of course, these errors can be eliminated as we have so done. However, more work must be done in order to completely </w:t>
        </w:r>
      </w:ins>
      <w:ins w:id="2320" w:author="Veerakumar" w:date="2014-10-27T02:08:00Z">
        <w:r>
          <w:rPr>
            <w:lang w:val="en-AU"/>
          </w:rPr>
          <w:t>eradicate</w:t>
        </w:r>
      </w:ins>
      <w:ins w:id="2321" w:author="Veerakumar" w:date="2014-10-27T02:07:00Z">
        <w:r>
          <w:rPr>
            <w:lang w:val="en-AU"/>
          </w:rPr>
          <w:t xml:space="preserve"> </w:t>
        </w:r>
      </w:ins>
      <w:ins w:id="2322" w:author="Veerakumar" w:date="2014-10-27T02:08:00Z">
        <w:r>
          <w:rPr>
            <w:lang w:val="en-AU"/>
          </w:rPr>
          <w:t>this error.</w:t>
        </w:r>
      </w:ins>
      <w:ins w:id="2323" w:author="Veerakumar" w:date="2014-10-27T02:12:00Z">
        <w:r>
          <w:rPr>
            <w:lang w:val="en-AU"/>
          </w:rPr>
          <w:t xml:space="preserve"> </w:t>
        </w:r>
      </w:ins>
      <w:ins w:id="2324" w:author="Veerakumar" w:date="2014-10-27T02:13:00Z">
        <w:r>
          <w:rPr>
            <w:lang w:val="en-AU"/>
          </w:rPr>
          <w:t xml:space="preserve">An example of a potential avenue is through </w:t>
        </w:r>
        <w:proofErr w:type="spellStart"/>
        <w:r>
          <w:rPr>
            <w:lang w:val="en-AU"/>
          </w:rPr>
          <w:t>Kernal</w:t>
        </w:r>
        <w:proofErr w:type="spellEnd"/>
        <w:r>
          <w:rPr>
            <w:lang w:val="en-AU"/>
          </w:rPr>
          <w:t xml:space="preserve"> Density Estimation</w:t>
        </w:r>
      </w:ins>
      <w:ins w:id="2325" w:author="Veerakumar" w:date="2014-10-27T02:14:00Z">
        <w:r w:rsidR="006972B5">
          <w:rPr>
            <w:lang w:val="en-AU"/>
          </w:rPr>
          <w:t xml:space="preserve"> </w:t>
        </w:r>
      </w:ins>
      <w:customXmlInsRangeStart w:id="2326" w:author="Veerakumar" w:date="2014-10-27T02:15:00Z"/>
      <w:sdt>
        <w:sdtPr>
          <w:rPr>
            <w:lang w:val="en-AU"/>
          </w:rPr>
          <w:id w:val="-645204029"/>
          <w:citation/>
        </w:sdtPr>
        <w:sdtContent>
          <w:customXmlInsRangeEnd w:id="2326"/>
          <w:ins w:id="2327" w:author="Veerakumar" w:date="2014-10-27T02:15:00Z">
            <w:r w:rsidR="006972B5">
              <w:rPr>
                <w:lang w:val="en-AU"/>
              </w:rPr>
              <w:fldChar w:fldCharType="begin"/>
            </w:r>
            <w:r w:rsidR="006972B5">
              <w:rPr>
                <w:lang w:val="en-AU"/>
              </w:rPr>
              <w:instrText xml:space="preserve"> CITATION Duo01 \l 3081 </w:instrText>
            </w:r>
          </w:ins>
          <w:r w:rsidR="006972B5">
            <w:rPr>
              <w:lang w:val="en-AU"/>
            </w:rPr>
            <w:fldChar w:fldCharType="separate"/>
          </w:r>
          <w:ins w:id="2328" w:author="Veerakumar" w:date="2014-10-27T02:15:00Z">
            <w:r w:rsidR="006972B5" w:rsidRPr="006972B5">
              <w:rPr>
                <w:noProof/>
                <w:lang w:val="en-AU"/>
                <w:rPrChange w:id="2329" w:author="Veerakumar" w:date="2014-10-27T02:15:00Z">
                  <w:rPr>
                    <w:rFonts w:eastAsia="Times New Roman"/>
                  </w:rPr>
                </w:rPrChange>
              </w:rPr>
              <w:t>[34]</w:t>
            </w:r>
            <w:r w:rsidR="006972B5">
              <w:rPr>
                <w:lang w:val="en-AU"/>
              </w:rPr>
              <w:fldChar w:fldCharType="end"/>
            </w:r>
          </w:ins>
          <w:customXmlInsRangeStart w:id="2330" w:author="Veerakumar" w:date="2014-10-27T02:15:00Z"/>
        </w:sdtContent>
      </w:sdt>
      <w:customXmlInsRangeEnd w:id="2330"/>
      <w:ins w:id="2331" w:author="Veerakumar" w:date="2014-10-27T02:13:00Z">
        <w:r>
          <w:rPr>
            <w:lang w:val="en-AU"/>
          </w:rPr>
          <w:t xml:space="preserve">, which is one of the most </w:t>
        </w:r>
      </w:ins>
      <w:ins w:id="2332" w:author="Veerakumar" w:date="2014-10-27T02:14:00Z">
        <w:r>
          <w:rPr>
            <w:lang w:val="en-AU"/>
          </w:rPr>
          <w:t>popular methods of reducing variances and error due to outliers.</w:t>
        </w:r>
      </w:ins>
    </w:p>
    <w:p w:rsidR="00FC781E" w:rsidRPr="00854929" w:rsidRDefault="00FC781E" w:rsidP="00854929">
      <w:pPr>
        <w:rPr>
          <w:ins w:id="2333" w:author="Veerakumar" w:date="2014-10-27T01:12:00Z"/>
          <w:lang w:val="en-AU"/>
          <w:rPrChange w:id="2334" w:author="Veerakumar" w:date="2014-10-27T02:07:00Z">
            <w:rPr>
              <w:ins w:id="2335" w:author="Veerakumar" w:date="2014-10-27T01:12:00Z"/>
            </w:rPr>
          </w:rPrChange>
        </w:rPr>
        <w:pPrChange w:id="2336" w:author="Veerakumar" w:date="2014-10-27T02:07:00Z">
          <w:pPr>
            <w:pStyle w:val="Heading2"/>
          </w:pPr>
        </w:pPrChange>
      </w:pPr>
      <w:ins w:id="2337" w:author="Veerakumar" w:date="2014-10-27T02:15:00Z">
        <w:r>
          <w:rPr>
            <w:lang w:val="en-AU"/>
          </w:rPr>
          <w:t xml:space="preserve">Nonetheless, with future work aside, </w:t>
        </w:r>
      </w:ins>
      <w:ins w:id="2338" w:author="Veerakumar" w:date="2014-10-27T02:16:00Z">
        <w:r>
          <w:rPr>
            <w:lang w:val="en-AU"/>
          </w:rPr>
          <w:t>t</w:t>
        </w:r>
      </w:ins>
      <w:ins w:id="2339" w:author="Veerakumar" w:date="2014-10-27T02:08:00Z">
        <w:r w:rsidR="00854929">
          <w:rPr>
            <w:lang w:val="en-AU"/>
          </w:rPr>
          <w:t xml:space="preserve">echnology is still yet to evolve with time to produce more stable hardware that is less prone to errors. </w:t>
        </w:r>
      </w:ins>
      <w:ins w:id="2340" w:author="Veerakumar" w:date="2014-10-27T02:12:00Z">
        <w:r w:rsidR="00854929">
          <w:rPr>
            <w:lang w:val="en-AU"/>
          </w:rPr>
          <w:t xml:space="preserve">Thus, the application must be adapted to </w:t>
        </w:r>
      </w:ins>
      <w:ins w:id="2341" w:author="Veerakumar" w:date="2014-10-27T02:16:00Z">
        <w:r>
          <w:rPr>
            <w:lang w:val="en-AU"/>
          </w:rPr>
          <w:t>this future hardware such as due to changes in the Android API.</w:t>
        </w:r>
      </w:ins>
    </w:p>
    <w:p w:rsidR="001B4F97" w:rsidRDefault="001B4F97" w:rsidP="001B4F97">
      <w:pPr>
        <w:pStyle w:val="Heading3"/>
        <w:rPr>
          <w:ins w:id="2342" w:author="Veerakumar" w:date="2014-10-27T02:19:00Z"/>
        </w:rPr>
        <w:pPrChange w:id="2343" w:author="Veerakumar" w:date="2014-10-27T01:12:00Z">
          <w:pPr>
            <w:pStyle w:val="Heading2"/>
          </w:pPr>
        </w:pPrChange>
      </w:pPr>
      <w:ins w:id="2344" w:author="Veerakumar" w:date="2014-10-27T01:12:00Z">
        <w:r w:rsidRPr="007E7ED6">
          <w:t xml:space="preserve">5.1.3 Furthered machine learning </w:t>
        </w:r>
        <w:commentRangeStart w:id="2345"/>
        <w:r w:rsidRPr="007E7ED6">
          <w:t>algorithms</w:t>
        </w:r>
      </w:ins>
      <w:commentRangeEnd w:id="2345"/>
      <w:ins w:id="2346" w:author="Veerakumar" w:date="2014-10-27T02:17:00Z">
        <w:r w:rsidR="00FC781E">
          <w:rPr>
            <w:rStyle w:val="CommentReference"/>
            <w:rFonts w:asciiTheme="minorHAnsi" w:eastAsia="Droid Sans Fallback" w:hAnsiTheme="minorHAnsi" w:cs="Calibri"/>
            <w:i w:val="0"/>
            <w:lang w:val="en-US"/>
          </w:rPr>
          <w:commentReference w:id="2345"/>
        </w:r>
      </w:ins>
    </w:p>
    <w:p w:rsidR="0054527C" w:rsidRPr="00886339" w:rsidRDefault="0054527C" w:rsidP="0054527C">
      <w:pPr>
        <w:rPr>
          <w:ins w:id="2347" w:author="Veerakumar" w:date="2014-10-27T01:12:00Z"/>
          <w:lang w:val="en-AU"/>
          <w:rPrChange w:id="2348" w:author="Veerakumar" w:date="2014-10-27T01:38:00Z">
            <w:rPr>
              <w:ins w:id="2349" w:author="Veerakumar" w:date="2014-10-27T01:12:00Z"/>
            </w:rPr>
          </w:rPrChange>
        </w:rPr>
        <w:pPrChange w:id="2350" w:author="Veerakumar" w:date="2014-10-27T01:12:00Z">
          <w:pPr>
            <w:pStyle w:val="Heading2"/>
          </w:pPr>
        </w:pPrChange>
      </w:pPr>
    </w:p>
    <w:p w:rsidR="001B4F97" w:rsidRPr="00886339" w:rsidRDefault="001B4F97" w:rsidP="001B4F97">
      <w:pPr>
        <w:pStyle w:val="Heading2"/>
        <w:rPr>
          <w:ins w:id="2351" w:author="Veerakumar" w:date="2014-10-27T01:08:00Z"/>
        </w:rPr>
      </w:pPr>
      <w:ins w:id="2352" w:author="Veerakumar" w:date="2014-10-27T01:08:00Z">
        <w:r w:rsidRPr="00886339">
          <w:lastRenderedPageBreak/>
          <w:t>5.2 Final words</w:t>
        </w:r>
      </w:ins>
    </w:p>
    <w:p w:rsidR="00886339" w:rsidRDefault="00886339" w:rsidP="001B4F97">
      <w:pPr>
        <w:rPr>
          <w:ins w:id="2353" w:author="Veerakumar" w:date="2014-10-27T01:38:00Z"/>
          <w:lang w:val="en-AU"/>
        </w:rPr>
      </w:pPr>
      <w:ins w:id="2354" w:author="Veerakumar" w:date="2014-10-27T01:35:00Z">
        <w:r w:rsidRPr="00886339">
          <w:rPr>
            <w:lang w:val="en-AU"/>
            <w:rPrChange w:id="2355" w:author="Veerakumar" w:date="2014-10-27T01:38:00Z">
              <w:rPr/>
            </w:rPrChange>
          </w:rPr>
          <w:t xml:space="preserve">To summarise our work, our research has proven the use of four </w:t>
        </w:r>
      </w:ins>
      <w:ins w:id="2356" w:author="Veerakumar" w:date="2014-10-27T01:36:00Z">
        <w:r w:rsidRPr="00886339">
          <w:rPr>
            <w:lang w:val="en-AU"/>
            <w:rPrChange w:id="2357" w:author="Veerakumar" w:date="2014-10-27T01:38:00Z">
              <w:rPr/>
            </w:rPrChange>
          </w:rPr>
          <w:t xml:space="preserve">key symptoms to detect stress – one’s heart rate, use of voice, sweatiness of palms, and erratic movement (namely pacing up and down over a small area). The </w:t>
        </w:r>
      </w:ins>
      <w:ins w:id="2358" w:author="Veerakumar" w:date="2014-10-27T01:37:00Z">
        <w:r w:rsidRPr="00886339">
          <w:rPr>
            <w:lang w:val="en-AU"/>
            <w:rPrChange w:id="2359" w:author="Veerakumar" w:date="2014-10-27T01:38:00Z">
              <w:rPr/>
            </w:rPrChange>
          </w:rPr>
          <w:t xml:space="preserve">most relevant analysis is using machine learning. We choose binary classification due to its relevance to the people, and </w:t>
        </w:r>
      </w:ins>
      <w:ins w:id="2360" w:author="Veerakumar" w:date="2014-10-27T01:38:00Z">
        <w:r>
          <w:rPr>
            <w:lang w:val="en-AU"/>
          </w:rPr>
          <w:t>the large disparity between a calm state and one that is dangerously distressed.</w:t>
        </w:r>
      </w:ins>
    </w:p>
    <w:p w:rsidR="001B4F97" w:rsidRPr="00886339" w:rsidRDefault="001B4F97" w:rsidP="001B4F97">
      <w:pPr>
        <w:rPr>
          <w:ins w:id="2361" w:author="Veerakumar" w:date="2014-10-27T01:08:00Z"/>
          <w:lang w:val="en-AU"/>
          <w:rPrChange w:id="2362" w:author="Veerakumar" w:date="2014-10-27T01:38:00Z">
            <w:rPr>
              <w:ins w:id="2363" w:author="Veerakumar" w:date="2014-10-27T01:08:00Z"/>
            </w:rPr>
          </w:rPrChange>
        </w:rPr>
      </w:pPr>
      <w:ins w:id="2364" w:author="Veerakumar" w:date="2014-10-27T01:08:00Z">
        <w:r w:rsidRPr="00886339">
          <w:rPr>
            <w:lang w:val="en-AU"/>
            <w:rPrChange w:id="2365" w:author="Veerakumar" w:date="2014-10-27T01:38:00Z">
              <w:rPr/>
            </w:rPrChange>
          </w:rPr>
          <w:t>From our evaluation, it is very clear that it is a stable and robust application that serves its purpose as a solution to our aim. Whilst there are slight aesthetic tweaks to be made</w:t>
        </w:r>
        <w:r w:rsidRPr="00886339">
          <w:rPr>
            <w:rStyle w:val="FootnoteReference"/>
            <w:lang w:val="en-AU"/>
            <w:rPrChange w:id="2366" w:author="Veerakumar" w:date="2014-10-27T01:38:00Z">
              <w:rPr>
                <w:rStyle w:val="FootnoteReference"/>
              </w:rPr>
            </w:rPrChange>
          </w:rPr>
          <w:footnoteReference w:id="9"/>
        </w:r>
        <w:r w:rsidRPr="00886339">
          <w:rPr>
            <w:lang w:val="en-AU"/>
            <w:rPrChange w:id="2369" w:author="Veerakumar" w:date="2014-10-27T01:38:00Z">
              <w:rPr/>
            </w:rPrChange>
          </w:rPr>
          <w:t>, there is still a large potential for the system to grow and achieve accuracies beyond comparison</w:t>
        </w:r>
      </w:ins>
      <w:ins w:id="2370" w:author="Veerakumar" w:date="2014-10-27T01:38:00Z">
        <w:r w:rsidR="00886339">
          <w:rPr>
            <w:lang w:val="en-AU"/>
          </w:rPr>
          <w:t xml:space="preserve">, with the current accuracies ranging </w:t>
        </w:r>
        <w:commentRangeStart w:id="2371"/>
        <w:r w:rsidR="00886339">
          <w:rPr>
            <w:lang w:val="en-AU"/>
          </w:rPr>
          <w:t>from</w:t>
        </w:r>
        <w:commentRangeEnd w:id="2371"/>
        <w:r w:rsidR="00886339">
          <w:rPr>
            <w:rStyle w:val="CommentReference"/>
          </w:rPr>
          <w:commentReference w:id="2371"/>
        </w:r>
        <w:r w:rsidR="00886339">
          <w:rPr>
            <w:lang w:val="en-AU"/>
          </w:rPr>
          <w:t xml:space="preserve"> </w:t>
        </w:r>
      </w:ins>
      <w:ins w:id="2372" w:author="Veerakumar" w:date="2014-10-27T01:39:00Z">
        <w:r w:rsidR="00886339">
          <w:rPr>
            <w:lang w:val="en-AU"/>
          </w:rPr>
          <w:t>. However, with future work, we can guarantee higher levels of accuracy to achieve or surpass the standards of current state-of-the-art technology</w:t>
        </w:r>
      </w:ins>
      <w:ins w:id="2373" w:author="Veerakumar" w:date="2014-10-27T01:08:00Z">
        <w:r w:rsidRPr="00886339">
          <w:rPr>
            <w:lang w:val="en-AU"/>
            <w:rPrChange w:id="2374" w:author="Veerakumar" w:date="2014-10-27T01:38:00Z">
              <w:rPr/>
            </w:rPrChange>
          </w:rPr>
          <w:t>.</w:t>
        </w:r>
      </w:ins>
    </w:p>
    <w:p w:rsidR="001B4F97" w:rsidRPr="00886339" w:rsidDel="00886339" w:rsidRDefault="001B4F97" w:rsidP="001B4F97">
      <w:pPr>
        <w:rPr>
          <w:del w:id="2375" w:author="Veerakumar" w:date="2014-10-27T01:37:00Z"/>
          <w:lang w:val="en-AU"/>
          <w:rPrChange w:id="2376" w:author="Veerakumar" w:date="2014-10-27T01:38:00Z">
            <w:rPr>
              <w:del w:id="2377" w:author="Veerakumar" w:date="2014-10-27T01:37:00Z"/>
            </w:rPr>
          </w:rPrChange>
        </w:rPr>
        <w:pPrChange w:id="2378" w:author="Veerakumar" w:date="2014-10-27T01:08:00Z">
          <w:pPr>
            <w:pStyle w:val="Heading2"/>
          </w:pPr>
        </w:pPrChange>
      </w:pPr>
    </w:p>
    <w:p w:rsidR="0062433B" w:rsidRPr="00886339" w:rsidRDefault="0062433B">
      <w:pPr>
        <w:suppressAutoHyphens w:val="0"/>
        <w:spacing w:after="0" w:line="276" w:lineRule="auto"/>
        <w:rPr>
          <w:lang w:val="en-AU"/>
        </w:rPr>
      </w:pPr>
      <w:r w:rsidRPr="00886339">
        <w:rPr>
          <w:lang w:val="en-AU"/>
        </w:rPr>
        <w:br w:type="page"/>
      </w:r>
    </w:p>
    <w:bookmarkStart w:id="2379" w:name="_Toc402133741"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2379"/>
        </w:p>
        <w:sdt>
          <w:sdtPr>
            <w:rPr>
              <w:lang w:val="en-AU"/>
            </w:rPr>
            <w:id w:val="111145805"/>
            <w:bibliography/>
          </w:sdtPr>
          <w:sdtEndPr/>
          <w:sdtContent>
            <w:p w:rsidR="00BE1E9C" w:rsidRPr="00886339" w:rsidRDefault="00027338">
              <w:pPr>
                <w:rPr>
                  <w:rFonts w:ascii="Calibri" w:hAnsi="Calibri"/>
                  <w:noProof/>
                  <w:sz w:val="22"/>
                  <w:lang w:val="en-AU"/>
                  <w:rPrChange w:id="2380" w:author="Veerakumar" w:date="2014-10-27T01:38:00Z">
                    <w:rPr>
                      <w:rFonts w:ascii="Calibri" w:hAnsi="Calibri"/>
                      <w:noProof/>
                      <w:sz w:val="22"/>
                    </w:rPr>
                  </w:rPrChange>
                </w:rPr>
              </w:pPr>
              <w:r w:rsidRPr="000C2FF2">
                <w:rPr>
                  <w:lang w:val="en-AU"/>
                </w:rPr>
                <w:fldChar w:fldCharType="begin"/>
              </w:r>
              <w:r w:rsidRPr="00886339">
                <w:rPr>
                  <w:lang w:val="en-AU"/>
                  <w:rPrChange w:id="2381" w:author="Veerakumar" w:date="2014-10-27T01:38:00Z">
                    <w:rPr>
                      <w:lang w:val="en-AU"/>
                    </w:rPr>
                  </w:rPrChange>
                </w:rPr>
                <w:instrText xml:space="preserve"> BIBLIOGRAPHY </w:instrText>
              </w:r>
              <w:r w:rsidRPr="00886339">
                <w:rPr>
                  <w:lang w:val="en-AU"/>
                  <w:rPrChange w:id="2382" w:author="Veerakumar" w:date="2014-10-27T01:38:00Z">
                    <w:rPr>
                      <w:lang w:val="en-AU"/>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96"/>
              </w:tblGrid>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383" w:author="Veerakumar" w:date="2014-10-27T01:38:00Z">
                          <w:rPr>
                            <w:rFonts w:eastAsiaTheme="minorEastAsia"/>
                            <w:noProof/>
                          </w:rPr>
                        </w:rPrChange>
                      </w:rPr>
                    </w:pPr>
                    <w:r w:rsidRPr="00886339">
                      <w:rPr>
                        <w:noProof/>
                        <w:lang w:val="en-AU"/>
                        <w:rPrChange w:id="2384" w:author="Veerakumar" w:date="2014-10-27T01:38:00Z">
                          <w:rPr>
                            <w:noProof/>
                          </w:rPr>
                        </w:rPrChange>
                      </w:rPr>
                      <w:t xml:space="preserve">[1] </w:t>
                    </w:r>
                  </w:p>
                </w:tc>
                <w:tc>
                  <w:tcPr>
                    <w:tcW w:w="0" w:type="auto"/>
                    <w:hideMark/>
                  </w:tcPr>
                  <w:p w:rsidR="00BE1E9C" w:rsidRPr="00886339" w:rsidRDefault="00BE1E9C">
                    <w:pPr>
                      <w:pStyle w:val="Bibliography"/>
                      <w:rPr>
                        <w:rFonts w:eastAsiaTheme="minorEastAsia"/>
                        <w:noProof/>
                        <w:lang w:val="en-AU"/>
                        <w:rPrChange w:id="2385" w:author="Veerakumar" w:date="2014-10-27T01:38:00Z">
                          <w:rPr>
                            <w:rFonts w:eastAsiaTheme="minorEastAsia"/>
                            <w:noProof/>
                          </w:rPr>
                        </w:rPrChange>
                      </w:rPr>
                    </w:pPr>
                    <w:r w:rsidRPr="00886339">
                      <w:rPr>
                        <w:noProof/>
                        <w:lang w:val="en-AU"/>
                        <w:rPrChange w:id="2386" w:author="Veerakumar" w:date="2014-10-27T01:38:00Z">
                          <w:rPr>
                            <w:noProof/>
                          </w:rPr>
                        </w:rPrChange>
                      </w:rPr>
                      <w:t xml:space="preserve">N. R. Carlson, Physiology of Behavior, Amherst, USA: Pearson, 2007. </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387" w:author="Veerakumar" w:date="2014-10-27T01:38:00Z">
                          <w:rPr>
                            <w:rFonts w:eastAsiaTheme="minorEastAsia"/>
                            <w:noProof/>
                          </w:rPr>
                        </w:rPrChange>
                      </w:rPr>
                    </w:pPr>
                    <w:r w:rsidRPr="00886339">
                      <w:rPr>
                        <w:noProof/>
                        <w:lang w:val="en-AU"/>
                        <w:rPrChange w:id="2388" w:author="Veerakumar" w:date="2014-10-27T01:38:00Z">
                          <w:rPr>
                            <w:noProof/>
                          </w:rPr>
                        </w:rPrChange>
                      </w:rPr>
                      <w:t xml:space="preserve">[2] </w:t>
                    </w:r>
                  </w:p>
                </w:tc>
                <w:tc>
                  <w:tcPr>
                    <w:tcW w:w="0" w:type="auto"/>
                    <w:hideMark/>
                  </w:tcPr>
                  <w:p w:rsidR="00BE1E9C" w:rsidRPr="00886339" w:rsidRDefault="00BE1E9C">
                    <w:pPr>
                      <w:pStyle w:val="Bibliography"/>
                      <w:rPr>
                        <w:rFonts w:eastAsiaTheme="minorEastAsia"/>
                        <w:noProof/>
                        <w:lang w:val="en-AU"/>
                        <w:rPrChange w:id="2389" w:author="Veerakumar" w:date="2014-10-27T01:38:00Z">
                          <w:rPr>
                            <w:rFonts w:eastAsiaTheme="minorEastAsia"/>
                            <w:noProof/>
                          </w:rPr>
                        </w:rPrChange>
                      </w:rPr>
                    </w:pPr>
                    <w:r w:rsidRPr="00886339">
                      <w:rPr>
                        <w:noProof/>
                        <w:lang w:val="en-AU"/>
                        <w:rPrChange w:id="2390" w:author="Veerakumar" w:date="2014-10-27T01:38:00Z">
                          <w:rPr>
                            <w:noProof/>
                          </w:rPr>
                        </w:rPrChange>
                      </w:rPr>
                      <w:t xml:space="preserve">P. Flach, Machine Learning: The Art and Science of Algorithms that Make Sense of Data, Cambridge, CB2 8RU, UK: MPG Books Group, 2012. </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391" w:author="Veerakumar" w:date="2014-10-27T01:38:00Z">
                          <w:rPr>
                            <w:rFonts w:eastAsiaTheme="minorEastAsia"/>
                            <w:noProof/>
                          </w:rPr>
                        </w:rPrChange>
                      </w:rPr>
                    </w:pPr>
                    <w:r w:rsidRPr="00886339">
                      <w:rPr>
                        <w:noProof/>
                        <w:lang w:val="en-AU"/>
                        <w:rPrChange w:id="2392" w:author="Veerakumar" w:date="2014-10-27T01:38:00Z">
                          <w:rPr>
                            <w:noProof/>
                          </w:rPr>
                        </w:rPrChange>
                      </w:rPr>
                      <w:t xml:space="preserve">[3] </w:t>
                    </w:r>
                  </w:p>
                </w:tc>
                <w:tc>
                  <w:tcPr>
                    <w:tcW w:w="0" w:type="auto"/>
                    <w:hideMark/>
                  </w:tcPr>
                  <w:p w:rsidR="00BE1E9C" w:rsidRPr="00886339" w:rsidRDefault="00BE1E9C">
                    <w:pPr>
                      <w:pStyle w:val="Bibliography"/>
                      <w:rPr>
                        <w:rFonts w:eastAsiaTheme="minorEastAsia"/>
                        <w:noProof/>
                        <w:lang w:val="en-AU"/>
                        <w:rPrChange w:id="2393" w:author="Veerakumar" w:date="2014-10-27T01:38:00Z">
                          <w:rPr>
                            <w:rFonts w:eastAsiaTheme="minorEastAsia"/>
                            <w:noProof/>
                          </w:rPr>
                        </w:rPrChange>
                      </w:rPr>
                    </w:pPr>
                    <w:r w:rsidRPr="00886339">
                      <w:rPr>
                        <w:noProof/>
                        <w:lang w:val="en-AU"/>
                        <w:rPrChange w:id="2394" w:author="Veerakumar" w:date="2014-10-27T01:38:00Z">
                          <w:rPr>
                            <w:noProof/>
                          </w:rPr>
                        </w:rPrChange>
                      </w:rPr>
                      <w:t>E. Ertin, N. Stohs, S. Kumar, A. Raij, M. al'Absi and S. Shah, “AutoSense: Unobtrusively Wearable Sensor Suite for Inferring the Onset, Causality, and Consequences of Stress in the Field Onset, Causality, and Consequences of Stress in the Field,” SenSys, Seattle, WA, USA, 2011.</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395" w:author="Veerakumar" w:date="2014-10-27T01:38:00Z">
                          <w:rPr>
                            <w:rFonts w:eastAsiaTheme="minorEastAsia"/>
                            <w:noProof/>
                          </w:rPr>
                        </w:rPrChange>
                      </w:rPr>
                    </w:pPr>
                    <w:r w:rsidRPr="00886339">
                      <w:rPr>
                        <w:noProof/>
                        <w:lang w:val="en-AU"/>
                        <w:rPrChange w:id="2396" w:author="Veerakumar" w:date="2014-10-27T01:38:00Z">
                          <w:rPr>
                            <w:noProof/>
                          </w:rPr>
                        </w:rPrChange>
                      </w:rPr>
                      <w:t xml:space="preserve">[4] </w:t>
                    </w:r>
                  </w:p>
                </w:tc>
                <w:tc>
                  <w:tcPr>
                    <w:tcW w:w="0" w:type="auto"/>
                    <w:hideMark/>
                  </w:tcPr>
                  <w:p w:rsidR="00BE1E9C" w:rsidRPr="00886339" w:rsidRDefault="00BE1E9C">
                    <w:pPr>
                      <w:pStyle w:val="Bibliography"/>
                      <w:rPr>
                        <w:rFonts w:eastAsiaTheme="minorEastAsia"/>
                        <w:noProof/>
                        <w:lang w:val="en-AU"/>
                        <w:rPrChange w:id="2397" w:author="Veerakumar" w:date="2014-10-27T01:38:00Z">
                          <w:rPr>
                            <w:rFonts w:eastAsiaTheme="minorEastAsia"/>
                            <w:noProof/>
                          </w:rPr>
                        </w:rPrChange>
                      </w:rPr>
                    </w:pPr>
                    <w:r w:rsidRPr="00886339">
                      <w:rPr>
                        <w:noProof/>
                        <w:lang w:val="en-AU"/>
                        <w:rPrChange w:id="2398" w:author="Veerakumar" w:date="2014-10-27T01:38:00Z">
                          <w:rPr>
                            <w:noProof/>
                          </w:rPr>
                        </w:rPrChange>
                      </w:rPr>
                      <w:t>Y. Lee, C. Min, C. Hwang, J. Kee, I. Hwang, Y. Ju, C. Yoo, M. Moon, U. Lee and J. Song, “SocioPhone: Everyday Face-to-Face Interaction Monitoring Platform Using Multi-Phone Sensor Fusion,” MobiSys, Taipei, Taiwan,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399" w:author="Veerakumar" w:date="2014-10-27T01:38:00Z">
                          <w:rPr>
                            <w:rFonts w:eastAsiaTheme="minorEastAsia"/>
                            <w:noProof/>
                          </w:rPr>
                        </w:rPrChange>
                      </w:rPr>
                    </w:pPr>
                    <w:r w:rsidRPr="00886339">
                      <w:rPr>
                        <w:noProof/>
                        <w:lang w:val="en-AU"/>
                        <w:rPrChange w:id="2400" w:author="Veerakumar" w:date="2014-10-27T01:38:00Z">
                          <w:rPr>
                            <w:noProof/>
                          </w:rPr>
                        </w:rPrChange>
                      </w:rPr>
                      <w:t xml:space="preserve">[5] </w:t>
                    </w:r>
                  </w:p>
                </w:tc>
                <w:tc>
                  <w:tcPr>
                    <w:tcW w:w="0" w:type="auto"/>
                    <w:hideMark/>
                  </w:tcPr>
                  <w:p w:rsidR="00BE1E9C" w:rsidRPr="00886339" w:rsidRDefault="00BE1E9C">
                    <w:pPr>
                      <w:pStyle w:val="Bibliography"/>
                      <w:rPr>
                        <w:rFonts w:eastAsiaTheme="minorEastAsia"/>
                        <w:noProof/>
                        <w:lang w:val="en-AU"/>
                        <w:rPrChange w:id="2401" w:author="Veerakumar" w:date="2014-10-27T01:38:00Z">
                          <w:rPr>
                            <w:rFonts w:eastAsiaTheme="minorEastAsia"/>
                            <w:noProof/>
                          </w:rPr>
                        </w:rPrChange>
                      </w:rPr>
                    </w:pPr>
                    <w:r w:rsidRPr="00886339">
                      <w:rPr>
                        <w:noProof/>
                        <w:lang w:val="en-AU"/>
                        <w:rPrChange w:id="2402" w:author="Veerakumar" w:date="2014-10-27T01:38:00Z">
                          <w:rPr>
                            <w:noProof/>
                          </w:rPr>
                        </w:rPrChange>
                      </w:rPr>
                      <w:t>R. LiKamWa, Y. Liu, N. D. Lane and L. Zhong, “MoodScope: Building a Mood Sensor from Smartphone Usage Patterns,” MobiSys, Beijing, China,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03" w:author="Veerakumar" w:date="2014-10-27T01:38:00Z">
                          <w:rPr>
                            <w:rFonts w:eastAsiaTheme="minorEastAsia"/>
                            <w:noProof/>
                          </w:rPr>
                        </w:rPrChange>
                      </w:rPr>
                    </w:pPr>
                    <w:r w:rsidRPr="00886339">
                      <w:rPr>
                        <w:noProof/>
                        <w:lang w:val="en-AU"/>
                        <w:rPrChange w:id="2404" w:author="Veerakumar" w:date="2014-10-27T01:38:00Z">
                          <w:rPr>
                            <w:noProof/>
                          </w:rPr>
                        </w:rPrChange>
                      </w:rPr>
                      <w:t xml:space="preserve">[6] </w:t>
                    </w:r>
                  </w:p>
                </w:tc>
                <w:tc>
                  <w:tcPr>
                    <w:tcW w:w="0" w:type="auto"/>
                    <w:hideMark/>
                  </w:tcPr>
                  <w:p w:rsidR="00BE1E9C" w:rsidRPr="00886339" w:rsidRDefault="00BE1E9C">
                    <w:pPr>
                      <w:pStyle w:val="Bibliography"/>
                      <w:rPr>
                        <w:rFonts w:eastAsiaTheme="minorEastAsia"/>
                        <w:noProof/>
                        <w:lang w:val="en-AU"/>
                        <w:rPrChange w:id="2405" w:author="Veerakumar" w:date="2014-10-27T01:38:00Z">
                          <w:rPr>
                            <w:rFonts w:eastAsiaTheme="minorEastAsia"/>
                            <w:noProof/>
                          </w:rPr>
                        </w:rPrChange>
                      </w:rPr>
                    </w:pPr>
                    <w:r w:rsidRPr="00886339">
                      <w:rPr>
                        <w:noProof/>
                        <w:lang w:val="en-AU"/>
                        <w:rPrChange w:id="2406" w:author="Veerakumar" w:date="2014-10-27T01:38:00Z">
                          <w:rPr>
                            <w:noProof/>
                          </w:rPr>
                        </w:rPrChange>
                      </w:rPr>
                      <w:t>J. Hernandez, W. Drevo, R. W. Picard and M. E. Hoque, “Mood Meter: Counting Smiles in the Wild,” UbiComp, Cambridge, MA, USA, 2012.</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07" w:author="Veerakumar" w:date="2014-10-27T01:38:00Z">
                          <w:rPr>
                            <w:rFonts w:eastAsiaTheme="minorEastAsia"/>
                            <w:noProof/>
                          </w:rPr>
                        </w:rPrChange>
                      </w:rPr>
                    </w:pPr>
                    <w:r w:rsidRPr="00886339">
                      <w:rPr>
                        <w:noProof/>
                        <w:lang w:val="en-AU"/>
                        <w:rPrChange w:id="2408" w:author="Veerakumar" w:date="2014-10-27T01:38:00Z">
                          <w:rPr>
                            <w:noProof/>
                          </w:rPr>
                        </w:rPrChange>
                      </w:rPr>
                      <w:t xml:space="preserve">[7] </w:t>
                    </w:r>
                  </w:p>
                </w:tc>
                <w:tc>
                  <w:tcPr>
                    <w:tcW w:w="0" w:type="auto"/>
                    <w:hideMark/>
                  </w:tcPr>
                  <w:p w:rsidR="00BE1E9C" w:rsidRPr="00886339" w:rsidRDefault="00BE1E9C">
                    <w:pPr>
                      <w:pStyle w:val="Bibliography"/>
                      <w:rPr>
                        <w:rFonts w:eastAsiaTheme="minorEastAsia"/>
                        <w:noProof/>
                        <w:lang w:val="en-AU"/>
                        <w:rPrChange w:id="2409" w:author="Veerakumar" w:date="2014-10-27T01:38:00Z">
                          <w:rPr>
                            <w:rFonts w:eastAsiaTheme="minorEastAsia"/>
                            <w:noProof/>
                          </w:rPr>
                        </w:rPrChange>
                      </w:rPr>
                    </w:pPr>
                    <w:r w:rsidRPr="00886339">
                      <w:rPr>
                        <w:noProof/>
                        <w:lang w:val="en-AU"/>
                        <w:rPrChange w:id="2410" w:author="Veerakumar" w:date="2014-10-27T01:38:00Z">
                          <w:rPr>
                            <w:noProof/>
                          </w:rPr>
                        </w:rPrChange>
                      </w:rPr>
                      <w:t xml:space="preserve">A. G. Logan, W. J. McIsaac, A. Tisler, M. J. Irvine, A. Saunders, A. Dunai, C. A. Rizo, D. S. Feig, M. Hamill, M. Trudel and J. A. Cafazzo, “Mobile Phone–Based Remote Patient Monitoring System for Management of Hypertension in Diabetic Patients,” </w:t>
                    </w:r>
                    <w:r w:rsidRPr="00886339">
                      <w:rPr>
                        <w:i/>
                        <w:iCs/>
                        <w:noProof/>
                        <w:lang w:val="en-AU"/>
                        <w:rPrChange w:id="2411" w:author="Veerakumar" w:date="2014-10-27T01:38:00Z">
                          <w:rPr>
                            <w:i/>
                            <w:iCs/>
                            <w:noProof/>
                          </w:rPr>
                        </w:rPrChange>
                      </w:rPr>
                      <w:t xml:space="preserve">American Journal of Hypertension, Ltd, </w:t>
                    </w:r>
                    <w:r w:rsidRPr="00886339">
                      <w:rPr>
                        <w:noProof/>
                        <w:lang w:val="en-AU"/>
                        <w:rPrChange w:id="2412" w:author="Veerakumar" w:date="2014-10-27T01:38:00Z">
                          <w:rPr>
                            <w:noProof/>
                          </w:rPr>
                        </w:rPrChange>
                      </w:rPr>
                      <w:t xml:space="preserve">vol. 2007, no. 20, p. 7, 2007. </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13" w:author="Veerakumar" w:date="2014-10-27T01:38:00Z">
                          <w:rPr>
                            <w:rFonts w:eastAsiaTheme="minorEastAsia"/>
                            <w:noProof/>
                          </w:rPr>
                        </w:rPrChange>
                      </w:rPr>
                    </w:pPr>
                    <w:r w:rsidRPr="00886339">
                      <w:rPr>
                        <w:noProof/>
                        <w:lang w:val="en-AU"/>
                        <w:rPrChange w:id="2414" w:author="Veerakumar" w:date="2014-10-27T01:38:00Z">
                          <w:rPr>
                            <w:noProof/>
                          </w:rPr>
                        </w:rPrChange>
                      </w:rPr>
                      <w:t xml:space="preserve">[8] </w:t>
                    </w:r>
                  </w:p>
                </w:tc>
                <w:tc>
                  <w:tcPr>
                    <w:tcW w:w="0" w:type="auto"/>
                    <w:hideMark/>
                  </w:tcPr>
                  <w:p w:rsidR="00BE1E9C" w:rsidRPr="00886339" w:rsidRDefault="00BE1E9C">
                    <w:pPr>
                      <w:pStyle w:val="Bibliography"/>
                      <w:rPr>
                        <w:rFonts w:eastAsiaTheme="minorEastAsia"/>
                        <w:noProof/>
                        <w:lang w:val="en-AU"/>
                        <w:rPrChange w:id="2415" w:author="Veerakumar" w:date="2014-10-27T01:38:00Z">
                          <w:rPr>
                            <w:rFonts w:eastAsiaTheme="minorEastAsia"/>
                            <w:noProof/>
                          </w:rPr>
                        </w:rPrChange>
                      </w:rPr>
                    </w:pPr>
                    <w:r w:rsidRPr="00886339">
                      <w:rPr>
                        <w:noProof/>
                        <w:lang w:val="en-AU"/>
                        <w:rPrChange w:id="2416" w:author="Veerakumar" w:date="2014-10-27T01:38:00Z">
                          <w:rPr>
                            <w:noProof/>
                          </w:rPr>
                        </w:rPrChange>
                      </w:rPr>
                      <w:t>H. Lu, M. Rabbi, G. T. Chittaranjan, D. Frauendorfer, M. S. Mast, A. T. Campbell, D. Gatica-Perez and T. Choudhury, “StressSense: Detecting Stress in Unconstrained Acoustic Environments using Smartphones,” UbiComp, Pittsburgh, USA, 2012.</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17" w:author="Veerakumar" w:date="2014-10-27T01:38:00Z">
                          <w:rPr>
                            <w:rFonts w:eastAsiaTheme="minorEastAsia"/>
                            <w:noProof/>
                          </w:rPr>
                        </w:rPrChange>
                      </w:rPr>
                    </w:pPr>
                    <w:r w:rsidRPr="00886339">
                      <w:rPr>
                        <w:noProof/>
                        <w:lang w:val="en-AU"/>
                        <w:rPrChange w:id="2418" w:author="Veerakumar" w:date="2014-10-27T01:38:00Z">
                          <w:rPr>
                            <w:noProof/>
                          </w:rPr>
                        </w:rPrChange>
                      </w:rPr>
                      <w:t xml:space="preserve">[9] </w:t>
                    </w:r>
                  </w:p>
                </w:tc>
                <w:tc>
                  <w:tcPr>
                    <w:tcW w:w="0" w:type="auto"/>
                    <w:hideMark/>
                  </w:tcPr>
                  <w:p w:rsidR="00BE1E9C" w:rsidRPr="00886339" w:rsidRDefault="00BE1E9C">
                    <w:pPr>
                      <w:pStyle w:val="Bibliography"/>
                      <w:rPr>
                        <w:rFonts w:eastAsiaTheme="minorEastAsia"/>
                        <w:noProof/>
                        <w:lang w:val="en-AU"/>
                        <w:rPrChange w:id="2419" w:author="Veerakumar" w:date="2014-10-27T01:38:00Z">
                          <w:rPr>
                            <w:rFonts w:eastAsiaTheme="minorEastAsia"/>
                            <w:noProof/>
                          </w:rPr>
                        </w:rPrChange>
                      </w:rPr>
                    </w:pPr>
                    <w:r w:rsidRPr="00886339">
                      <w:rPr>
                        <w:noProof/>
                        <w:lang w:val="en-AU"/>
                        <w:rPrChange w:id="2420" w:author="Veerakumar" w:date="2014-10-27T01:38:00Z">
                          <w:rPr>
                            <w:noProof/>
                          </w:rPr>
                        </w:rPrChange>
                      </w:rPr>
                      <w:t xml:space="preserve">A. K. Dey and G. D. Abowd, “Context-Awareness, Towards a Better Understanding of Context and Context Awareness,” Graphics, Visualization and Usability Center and College of Computing, </w:t>
                    </w:r>
                    <w:r w:rsidRPr="00886339">
                      <w:rPr>
                        <w:noProof/>
                        <w:lang w:val="en-AU"/>
                        <w:rPrChange w:id="2421" w:author="Veerakumar" w:date="2014-10-27T01:38:00Z">
                          <w:rPr>
                            <w:noProof/>
                          </w:rPr>
                        </w:rPrChange>
                      </w:rPr>
                      <w:lastRenderedPageBreak/>
                      <w:t>Georgia Institute of Technology, Atlanta, GA, USA, 1999.</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22" w:author="Veerakumar" w:date="2014-10-27T01:38:00Z">
                          <w:rPr>
                            <w:rFonts w:eastAsiaTheme="minorEastAsia"/>
                            <w:noProof/>
                          </w:rPr>
                        </w:rPrChange>
                      </w:rPr>
                    </w:pPr>
                    <w:r w:rsidRPr="00886339">
                      <w:rPr>
                        <w:noProof/>
                        <w:lang w:val="en-AU"/>
                        <w:rPrChange w:id="2423" w:author="Veerakumar" w:date="2014-10-27T01:38:00Z">
                          <w:rPr>
                            <w:noProof/>
                          </w:rPr>
                        </w:rPrChange>
                      </w:rPr>
                      <w:lastRenderedPageBreak/>
                      <w:t xml:space="preserve">[10] </w:t>
                    </w:r>
                  </w:p>
                </w:tc>
                <w:tc>
                  <w:tcPr>
                    <w:tcW w:w="0" w:type="auto"/>
                    <w:hideMark/>
                  </w:tcPr>
                  <w:p w:rsidR="00BE1E9C" w:rsidRPr="00886339" w:rsidRDefault="00BE1E9C">
                    <w:pPr>
                      <w:pStyle w:val="Bibliography"/>
                      <w:rPr>
                        <w:rFonts w:eastAsiaTheme="minorEastAsia"/>
                        <w:noProof/>
                        <w:lang w:val="en-AU"/>
                        <w:rPrChange w:id="2424" w:author="Veerakumar" w:date="2014-10-27T01:38:00Z">
                          <w:rPr>
                            <w:rFonts w:eastAsiaTheme="minorEastAsia"/>
                            <w:noProof/>
                          </w:rPr>
                        </w:rPrChange>
                      </w:rPr>
                    </w:pPr>
                    <w:r w:rsidRPr="00886339">
                      <w:rPr>
                        <w:noProof/>
                        <w:lang w:val="en-AU"/>
                        <w:rPrChange w:id="2425" w:author="Veerakumar" w:date="2014-10-27T01:38:00Z">
                          <w:rPr>
                            <w:noProof/>
                          </w:rPr>
                        </w:rPrChange>
                      </w:rPr>
                      <w:t>T.-V. How, J. Chee, E. Wan and A. Mihailidis, “MyWalk: A Mobile App for Gait Asymmetry Rehabilitation in the Community,” University of Toronto, Toronto, Canada,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26" w:author="Veerakumar" w:date="2014-10-27T01:38:00Z">
                          <w:rPr>
                            <w:rFonts w:eastAsiaTheme="minorEastAsia"/>
                            <w:noProof/>
                          </w:rPr>
                        </w:rPrChange>
                      </w:rPr>
                    </w:pPr>
                    <w:r w:rsidRPr="00886339">
                      <w:rPr>
                        <w:noProof/>
                        <w:lang w:val="en-AU"/>
                        <w:rPrChange w:id="2427" w:author="Veerakumar" w:date="2014-10-27T01:38:00Z">
                          <w:rPr>
                            <w:noProof/>
                          </w:rPr>
                        </w:rPrChange>
                      </w:rPr>
                      <w:t xml:space="preserve">[11] </w:t>
                    </w:r>
                  </w:p>
                </w:tc>
                <w:tc>
                  <w:tcPr>
                    <w:tcW w:w="0" w:type="auto"/>
                    <w:hideMark/>
                  </w:tcPr>
                  <w:p w:rsidR="00BE1E9C" w:rsidRPr="00886339" w:rsidRDefault="00BE1E9C">
                    <w:pPr>
                      <w:pStyle w:val="Bibliography"/>
                      <w:rPr>
                        <w:rFonts w:eastAsiaTheme="minorEastAsia"/>
                        <w:noProof/>
                        <w:lang w:val="en-AU"/>
                        <w:rPrChange w:id="2428" w:author="Veerakumar" w:date="2014-10-27T01:38:00Z">
                          <w:rPr>
                            <w:rFonts w:eastAsiaTheme="minorEastAsia"/>
                            <w:noProof/>
                          </w:rPr>
                        </w:rPrChange>
                      </w:rPr>
                    </w:pPr>
                    <w:r w:rsidRPr="00886339">
                      <w:rPr>
                        <w:noProof/>
                        <w:lang w:val="en-AU"/>
                        <w:rPrChange w:id="2429" w:author="Veerakumar" w:date="2014-10-27T01:38:00Z">
                          <w:rPr>
                            <w:noProof/>
                          </w:rPr>
                        </w:rPrChange>
                      </w:rPr>
                      <w:t>K.-h. Chang, D. Fisher and J. Canny, “AMMON: A Speech Analysis Library for Analyzing Affect, Stress, and Mental Health on Mobile Phones,” University of California at Berkeley, Berkley, CA, USA, 2011.</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30" w:author="Veerakumar" w:date="2014-10-27T01:38:00Z">
                          <w:rPr>
                            <w:rFonts w:eastAsiaTheme="minorEastAsia"/>
                            <w:noProof/>
                          </w:rPr>
                        </w:rPrChange>
                      </w:rPr>
                    </w:pPr>
                    <w:r w:rsidRPr="00886339">
                      <w:rPr>
                        <w:noProof/>
                        <w:lang w:val="en-AU"/>
                        <w:rPrChange w:id="2431" w:author="Veerakumar" w:date="2014-10-27T01:38:00Z">
                          <w:rPr>
                            <w:noProof/>
                          </w:rPr>
                        </w:rPrChange>
                      </w:rPr>
                      <w:t xml:space="preserve">[12] </w:t>
                    </w:r>
                  </w:p>
                </w:tc>
                <w:tc>
                  <w:tcPr>
                    <w:tcW w:w="0" w:type="auto"/>
                    <w:hideMark/>
                  </w:tcPr>
                  <w:p w:rsidR="00BE1E9C" w:rsidRPr="00886339" w:rsidRDefault="00BE1E9C">
                    <w:pPr>
                      <w:pStyle w:val="Bibliography"/>
                      <w:rPr>
                        <w:rFonts w:eastAsiaTheme="minorEastAsia"/>
                        <w:noProof/>
                        <w:lang w:val="en-AU"/>
                        <w:rPrChange w:id="2432" w:author="Veerakumar" w:date="2014-10-27T01:38:00Z">
                          <w:rPr>
                            <w:rFonts w:eastAsiaTheme="minorEastAsia"/>
                            <w:noProof/>
                          </w:rPr>
                        </w:rPrChange>
                      </w:rPr>
                    </w:pPr>
                    <w:r w:rsidRPr="00886339">
                      <w:rPr>
                        <w:noProof/>
                        <w:lang w:val="en-AU"/>
                        <w:rPrChange w:id="2433" w:author="Veerakumar" w:date="2014-10-27T01:38:00Z">
                          <w:rPr>
                            <w:noProof/>
                          </w:rPr>
                        </w:rPrChange>
                      </w:rPr>
                      <w:t>H. Lu, W. Pan, N. D. Lane, T. Choudhury and A. T. Campbell, “SoundSense: scalable sound sensing for people-centric applications on mobile phones,” ACM, New York, 2009.</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34" w:author="Veerakumar" w:date="2014-10-27T01:38:00Z">
                          <w:rPr>
                            <w:rFonts w:eastAsiaTheme="minorEastAsia"/>
                            <w:noProof/>
                          </w:rPr>
                        </w:rPrChange>
                      </w:rPr>
                    </w:pPr>
                    <w:r w:rsidRPr="00886339">
                      <w:rPr>
                        <w:noProof/>
                        <w:lang w:val="en-AU"/>
                        <w:rPrChange w:id="2435" w:author="Veerakumar" w:date="2014-10-27T01:38:00Z">
                          <w:rPr>
                            <w:noProof/>
                          </w:rPr>
                        </w:rPrChange>
                      </w:rPr>
                      <w:t xml:space="preserve">[13] </w:t>
                    </w:r>
                  </w:p>
                </w:tc>
                <w:tc>
                  <w:tcPr>
                    <w:tcW w:w="0" w:type="auto"/>
                    <w:hideMark/>
                  </w:tcPr>
                  <w:p w:rsidR="00BE1E9C" w:rsidRPr="00886339" w:rsidRDefault="00BE1E9C">
                    <w:pPr>
                      <w:pStyle w:val="Bibliography"/>
                      <w:rPr>
                        <w:rFonts w:eastAsiaTheme="minorEastAsia"/>
                        <w:noProof/>
                        <w:lang w:val="en-AU"/>
                        <w:rPrChange w:id="2436" w:author="Veerakumar" w:date="2014-10-27T01:38:00Z">
                          <w:rPr>
                            <w:rFonts w:eastAsiaTheme="minorEastAsia"/>
                            <w:noProof/>
                          </w:rPr>
                        </w:rPrChange>
                      </w:rPr>
                    </w:pPr>
                    <w:r w:rsidRPr="00886339">
                      <w:rPr>
                        <w:noProof/>
                        <w:lang w:val="en-AU"/>
                        <w:rPrChange w:id="2437" w:author="Veerakumar" w:date="2014-10-27T01:38:00Z">
                          <w:rPr>
                            <w:noProof/>
                          </w:rPr>
                        </w:rPrChange>
                      </w:rPr>
                      <w:t>Azumio, “Stress Check | Azumio,” Azumio, 2012. [Online]. Available: http://www.azumio.com/apps/stress-check/. [Accessed 3 April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38" w:author="Veerakumar" w:date="2014-10-27T01:38:00Z">
                          <w:rPr>
                            <w:rFonts w:eastAsiaTheme="minorEastAsia"/>
                            <w:noProof/>
                          </w:rPr>
                        </w:rPrChange>
                      </w:rPr>
                    </w:pPr>
                    <w:r w:rsidRPr="00886339">
                      <w:rPr>
                        <w:noProof/>
                        <w:lang w:val="en-AU"/>
                        <w:rPrChange w:id="2439" w:author="Veerakumar" w:date="2014-10-27T01:38:00Z">
                          <w:rPr>
                            <w:noProof/>
                          </w:rPr>
                        </w:rPrChange>
                      </w:rPr>
                      <w:t xml:space="preserve">[14] </w:t>
                    </w:r>
                  </w:p>
                </w:tc>
                <w:tc>
                  <w:tcPr>
                    <w:tcW w:w="0" w:type="auto"/>
                    <w:hideMark/>
                  </w:tcPr>
                  <w:p w:rsidR="00BE1E9C" w:rsidRPr="00886339" w:rsidRDefault="00BE1E9C">
                    <w:pPr>
                      <w:pStyle w:val="Bibliography"/>
                      <w:rPr>
                        <w:rFonts w:eastAsiaTheme="minorEastAsia"/>
                        <w:noProof/>
                        <w:lang w:val="en-AU"/>
                        <w:rPrChange w:id="2440" w:author="Veerakumar" w:date="2014-10-27T01:38:00Z">
                          <w:rPr>
                            <w:rFonts w:eastAsiaTheme="minorEastAsia"/>
                            <w:noProof/>
                          </w:rPr>
                        </w:rPrChange>
                      </w:rPr>
                    </w:pPr>
                    <w:r w:rsidRPr="00886339">
                      <w:rPr>
                        <w:noProof/>
                        <w:lang w:val="en-AU"/>
                        <w:rPrChange w:id="2441" w:author="Veerakumar" w:date="2014-10-27T01:38:00Z">
                          <w:rPr>
                            <w:noProof/>
                          </w:rPr>
                        </w:rPrChange>
                      </w:rPr>
                      <w:t>V. Chandrasekeran, “Measuring Vital Signs Using Smart Phones,” University of North Texas, Denton, TX, USA, 2010.</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42" w:author="Veerakumar" w:date="2014-10-27T01:38:00Z">
                          <w:rPr>
                            <w:rFonts w:eastAsiaTheme="minorEastAsia"/>
                            <w:noProof/>
                          </w:rPr>
                        </w:rPrChange>
                      </w:rPr>
                    </w:pPr>
                    <w:r w:rsidRPr="00886339">
                      <w:rPr>
                        <w:noProof/>
                        <w:lang w:val="en-AU"/>
                        <w:rPrChange w:id="2443" w:author="Veerakumar" w:date="2014-10-27T01:38:00Z">
                          <w:rPr>
                            <w:noProof/>
                          </w:rPr>
                        </w:rPrChange>
                      </w:rPr>
                      <w:t xml:space="preserve">[15] </w:t>
                    </w:r>
                  </w:p>
                </w:tc>
                <w:tc>
                  <w:tcPr>
                    <w:tcW w:w="0" w:type="auto"/>
                    <w:hideMark/>
                  </w:tcPr>
                  <w:p w:rsidR="00BE1E9C" w:rsidRPr="00886339" w:rsidRDefault="00BE1E9C">
                    <w:pPr>
                      <w:pStyle w:val="Bibliography"/>
                      <w:rPr>
                        <w:rFonts w:eastAsiaTheme="minorEastAsia"/>
                        <w:noProof/>
                        <w:lang w:val="en-AU"/>
                        <w:rPrChange w:id="2444" w:author="Veerakumar" w:date="2014-10-27T01:38:00Z">
                          <w:rPr>
                            <w:rFonts w:eastAsiaTheme="minorEastAsia"/>
                            <w:noProof/>
                          </w:rPr>
                        </w:rPrChange>
                      </w:rPr>
                    </w:pPr>
                    <w:r w:rsidRPr="00886339">
                      <w:rPr>
                        <w:noProof/>
                        <w:lang w:val="en-AU"/>
                        <w:rPrChange w:id="2445" w:author="Veerakumar" w:date="2014-10-27T01:38:00Z">
                          <w:rPr>
                            <w:noProof/>
                          </w:rPr>
                        </w:rPrChange>
                      </w:rPr>
                      <w:t>Q. Wei and R. L. Dunbrack Jr, “The Role of Balanced Training and Testing Data Sets for Binary Classifiers in Bioinformatics,” Plos One,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46" w:author="Veerakumar" w:date="2014-10-27T01:38:00Z">
                          <w:rPr>
                            <w:rFonts w:eastAsiaTheme="minorEastAsia"/>
                            <w:noProof/>
                          </w:rPr>
                        </w:rPrChange>
                      </w:rPr>
                    </w:pPr>
                    <w:r w:rsidRPr="00886339">
                      <w:rPr>
                        <w:noProof/>
                        <w:lang w:val="en-AU"/>
                        <w:rPrChange w:id="2447" w:author="Veerakumar" w:date="2014-10-27T01:38:00Z">
                          <w:rPr>
                            <w:noProof/>
                          </w:rPr>
                        </w:rPrChange>
                      </w:rPr>
                      <w:t xml:space="preserve">[16] </w:t>
                    </w:r>
                  </w:p>
                </w:tc>
                <w:tc>
                  <w:tcPr>
                    <w:tcW w:w="0" w:type="auto"/>
                    <w:hideMark/>
                  </w:tcPr>
                  <w:p w:rsidR="00BE1E9C" w:rsidRPr="00886339" w:rsidRDefault="00BE1E9C">
                    <w:pPr>
                      <w:pStyle w:val="Bibliography"/>
                      <w:rPr>
                        <w:rFonts w:eastAsiaTheme="minorEastAsia"/>
                        <w:noProof/>
                        <w:lang w:val="en-AU"/>
                        <w:rPrChange w:id="2448" w:author="Veerakumar" w:date="2014-10-27T01:38:00Z">
                          <w:rPr>
                            <w:rFonts w:eastAsiaTheme="minorEastAsia"/>
                            <w:noProof/>
                          </w:rPr>
                        </w:rPrChange>
                      </w:rPr>
                    </w:pPr>
                    <w:r w:rsidRPr="00886339">
                      <w:rPr>
                        <w:noProof/>
                        <w:lang w:val="en-AU"/>
                        <w:rPrChange w:id="2449" w:author="Veerakumar" w:date="2014-10-27T01:38:00Z">
                          <w:rPr>
                            <w:noProof/>
                          </w:rPr>
                        </w:rPrChange>
                      </w:rPr>
                      <w:t>R. Segal, M. Smith and J. Segal, “Stress Symptoms, Signs &amp;Causes: Effects of Stress Overload,” HelpGuide.org, May 2014. [Online]. Available: http://www.helpguide.org/mental/stress_signs.htm. [Accessed 12 May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50" w:author="Veerakumar" w:date="2014-10-27T01:38:00Z">
                          <w:rPr>
                            <w:rFonts w:eastAsiaTheme="minorEastAsia"/>
                            <w:noProof/>
                          </w:rPr>
                        </w:rPrChange>
                      </w:rPr>
                    </w:pPr>
                    <w:r w:rsidRPr="00886339">
                      <w:rPr>
                        <w:noProof/>
                        <w:lang w:val="en-AU"/>
                        <w:rPrChange w:id="2451" w:author="Veerakumar" w:date="2014-10-27T01:38:00Z">
                          <w:rPr>
                            <w:noProof/>
                          </w:rPr>
                        </w:rPrChange>
                      </w:rPr>
                      <w:t xml:space="preserve">[17] </w:t>
                    </w:r>
                  </w:p>
                </w:tc>
                <w:tc>
                  <w:tcPr>
                    <w:tcW w:w="0" w:type="auto"/>
                    <w:hideMark/>
                  </w:tcPr>
                  <w:p w:rsidR="00BE1E9C" w:rsidRPr="00886339" w:rsidRDefault="00BE1E9C">
                    <w:pPr>
                      <w:pStyle w:val="Bibliography"/>
                      <w:rPr>
                        <w:rFonts w:eastAsiaTheme="minorEastAsia"/>
                        <w:noProof/>
                        <w:lang w:val="en-AU"/>
                        <w:rPrChange w:id="2452" w:author="Veerakumar" w:date="2014-10-27T01:38:00Z">
                          <w:rPr>
                            <w:rFonts w:eastAsiaTheme="minorEastAsia"/>
                            <w:noProof/>
                          </w:rPr>
                        </w:rPrChange>
                      </w:rPr>
                    </w:pPr>
                    <w:r w:rsidRPr="00886339">
                      <w:rPr>
                        <w:noProof/>
                        <w:lang w:val="en-AU"/>
                        <w:rPrChange w:id="2453" w:author="Veerakumar" w:date="2014-10-27T01:38:00Z">
                          <w:rPr>
                            <w:noProof/>
                          </w:rPr>
                        </w:rPrChange>
                      </w:rPr>
                      <w:t>American Psychology Association, “Stress The different kinds of stress,” 2014. [Online]. Available: http://www.apa.org/helpcenter/stress-kinds.aspx. [Accessed 20 May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54" w:author="Veerakumar" w:date="2014-10-27T01:38:00Z">
                          <w:rPr>
                            <w:rFonts w:eastAsiaTheme="minorEastAsia"/>
                            <w:noProof/>
                          </w:rPr>
                        </w:rPrChange>
                      </w:rPr>
                    </w:pPr>
                    <w:r w:rsidRPr="00886339">
                      <w:rPr>
                        <w:noProof/>
                        <w:lang w:val="en-AU"/>
                        <w:rPrChange w:id="2455" w:author="Veerakumar" w:date="2014-10-27T01:38:00Z">
                          <w:rPr>
                            <w:noProof/>
                          </w:rPr>
                        </w:rPrChange>
                      </w:rPr>
                      <w:t xml:space="preserve">[18] </w:t>
                    </w:r>
                  </w:p>
                </w:tc>
                <w:tc>
                  <w:tcPr>
                    <w:tcW w:w="0" w:type="auto"/>
                    <w:hideMark/>
                  </w:tcPr>
                  <w:p w:rsidR="00BE1E9C" w:rsidRPr="00886339" w:rsidRDefault="00BE1E9C">
                    <w:pPr>
                      <w:pStyle w:val="Bibliography"/>
                      <w:rPr>
                        <w:rFonts w:eastAsiaTheme="minorEastAsia"/>
                        <w:noProof/>
                        <w:lang w:val="en-AU"/>
                        <w:rPrChange w:id="2456" w:author="Veerakumar" w:date="2014-10-27T01:38:00Z">
                          <w:rPr>
                            <w:rFonts w:eastAsiaTheme="minorEastAsia"/>
                            <w:noProof/>
                          </w:rPr>
                        </w:rPrChange>
                      </w:rPr>
                    </w:pPr>
                    <w:r w:rsidRPr="00886339">
                      <w:rPr>
                        <w:noProof/>
                        <w:lang w:val="en-AU"/>
                        <w:rPrChange w:id="2457" w:author="Veerakumar" w:date="2014-10-27T01:38:00Z">
                          <w:rPr>
                            <w:noProof/>
                          </w:rPr>
                        </w:rPrChange>
                      </w:rPr>
                      <w:t>iHealth, “iHealth Wireless Blood Pressure Wrist Monitor Mobile Health Products,” iHealth, 2012. [Online]. Available: http://www.ihealthlabs.com/wireless-blood-pressure-monitor-feature_32.htm. [Accessed 23 May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58" w:author="Veerakumar" w:date="2014-10-27T01:38:00Z">
                          <w:rPr>
                            <w:rFonts w:eastAsiaTheme="minorEastAsia"/>
                            <w:noProof/>
                          </w:rPr>
                        </w:rPrChange>
                      </w:rPr>
                    </w:pPr>
                    <w:r w:rsidRPr="00886339">
                      <w:rPr>
                        <w:noProof/>
                        <w:lang w:val="en-AU"/>
                        <w:rPrChange w:id="2459" w:author="Veerakumar" w:date="2014-10-27T01:38:00Z">
                          <w:rPr>
                            <w:noProof/>
                          </w:rPr>
                        </w:rPrChange>
                      </w:rPr>
                      <w:t xml:space="preserve">[19] </w:t>
                    </w:r>
                  </w:p>
                </w:tc>
                <w:tc>
                  <w:tcPr>
                    <w:tcW w:w="0" w:type="auto"/>
                    <w:hideMark/>
                  </w:tcPr>
                  <w:p w:rsidR="00BE1E9C" w:rsidRPr="00886339" w:rsidRDefault="00BE1E9C">
                    <w:pPr>
                      <w:pStyle w:val="Bibliography"/>
                      <w:rPr>
                        <w:rFonts w:eastAsiaTheme="minorEastAsia"/>
                        <w:noProof/>
                        <w:lang w:val="en-AU"/>
                        <w:rPrChange w:id="2460" w:author="Veerakumar" w:date="2014-10-27T01:38:00Z">
                          <w:rPr>
                            <w:rFonts w:eastAsiaTheme="minorEastAsia"/>
                            <w:noProof/>
                          </w:rPr>
                        </w:rPrChange>
                      </w:rPr>
                    </w:pPr>
                    <w:r w:rsidRPr="00886339">
                      <w:rPr>
                        <w:noProof/>
                        <w:lang w:val="en-AU"/>
                        <w:rPrChange w:id="2461" w:author="Veerakumar" w:date="2014-10-27T01:38:00Z">
                          <w:rPr>
                            <w:noProof/>
                          </w:rPr>
                        </w:rPrChange>
                      </w:rPr>
                      <w:t>J. Choi and R. Gutierrez-Osuna, “Using Heart Rate Monitors to Detect Mental Stress,” Texas A&amp;M University, Texas, 2009.</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62" w:author="Veerakumar" w:date="2014-10-27T01:38:00Z">
                          <w:rPr>
                            <w:rFonts w:eastAsiaTheme="minorEastAsia"/>
                            <w:noProof/>
                          </w:rPr>
                        </w:rPrChange>
                      </w:rPr>
                    </w:pPr>
                    <w:r w:rsidRPr="00886339">
                      <w:rPr>
                        <w:noProof/>
                        <w:lang w:val="en-AU"/>
                        <w:rPrChange w:id="2463" w:author="Veerakumar" w:date="2014-10-27T01:38:00Z">
                          <w:rPr>
                            <w:noProof/>
                          </w:rPr>
                        </w:rPrChange>
                      </w:rPr>
                      <w:lastRenderedPageBreak/>
                      <w:t xml:space="preserve">[20] </w:t>
                    </w:r>
                  </w:p>
                </w:tc>
                <w:tc>
                  <w:tcPr>
                    <w:tcW w:w="0" w:type="auto"/>
                    <w:hideMark/>
                  </w:tcPr>
                  <w:p w:rsidR="00BE1E9C" w:rsidRPr="00886339" w:rsidRDefault="00BE1E9C">
                    <w:pPr>
                      <w:pStyle w:val="Bibliography"/>
                      <w:rPr>
                        <w:rFonts w:eastAsiaTheme="minorEastAsia"/>
                        <w:noProof/>
                        <w:lang w:val="en-AU"/>
                        <w:rPrChange w:id="2464" w:author="Veerakumar" w:date="2014-10-27T01:38:00Z">
                          <w:rPr>
                            <w:rFonts w:eastAsiaTheme="minorEastAsia"/>
                            <w:noProof/>
                          </w:rPr>
                        </w:rPrChange>
                      </w:rPr>
                    </w:pPr>
                    <w:r w:rsidRPr="00886339">
                      <w:rPr>
                        <w:noProof/>
                        <w:lang w:val="en-AU"/>
                        <w:rPrChange w:id="2465" w:author="Veerakumar" w:date="2014-10-27T01:38:00Z">
                          <w:rPr>
                            <w:noProof/>
                          </w:rPr>
                        </w:rPrChange>
                      </w:rPr>
                      <w:t>N. Sharma and T. Gedeon, “Modeling Stress Recognition in Typical Virtual Environments,” Australian National University, Canberra, Australia,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66" w:author="Veerakumar" w:date="2014-10-27T01:38:00Z">
                          <w:rPr>
                            <w:rFonts w:eastAsiaTheme="minorEastAsia"/>
                            <w:noProof/>
                          </w:rPr>
                        </w:rPrChange>
                      </w:rPr>
                    </w:pPr>
                    <w:r w:rsidRPr="00886339">
                      <w:rPr>
                        <w:noProof/>
                        <w:lang w:val="en-AU"/>
                        <w:rPrChange w:id="2467" w:author="Veerakumar" w:date="2014-10-27T01:38:00Z">
                          <w:rPr>
                            <w:noProof/>
                          </w:rPr>
                        </w:rPrChange>
                      </w:rPr>
                      <w:t xml:space="preserve">[21] </w:t>
                    </w:r>
                  </w:p>
                </w:tc>
                <w:tc>
                  <w:tcPr>
                    <w:tcW w:w="0" w:type="auto"/>
                    <w:hideMark/>
                  </w:tcPr>
                  <w:p w:rsidR="00BE1E9C" w:rsidRPr="00886339" w:rsidRDefault="00BE1E9C">
                    <w:pPr>
                      <w:pStyle w:val="Bibliography"/>
                      <w:rPr>
                        <w:rFonts w:eastAsiaTheme="minorEastAsia"/>
                        <w:noProof/>
                        <w:lang w:val="en-AU"/>
                        <w:rPrChange w:id="2468" w:author="Veerakumar" w:date="2014-10-27T01:38:00Z">
                          <w:rPr>
                            <w:rFonts w:eastAsiaTheme="minorEastAsia"/>
                            <w:noProof/>
                          </w:rPr>
                        </w:rPrChange>
                      </w:rPr>
                    </w:pPr>
                    <w:r w:rsidRPr="00886339">
                      <w:rPr>
                        <w:noProof/>
                        <w:lang w:val="en-AU"/>
                        <w:rPrChange w:id="2469" w:author="Veerakumar" w:date="2014-10-27T01:38:00Z">
                          <w:rPr>
                            <w:noProof/>
                          </w:rPr>
                        </w:rPrChange>
                      </w:rPr>
                      <w:t>J. Choi and R. Gutierrez-Osuna, “Estimating Mental Stress Using a Wearable Cardio-Respiratory Sensor,” Texas A&amp;M University, Texas, 2010.</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70" w:author="Veerakumar" w:date="2014-10-27T01:38:00Z">
                          <w:rPr>
                            <w:rFonts w:eastAsiaTheme="minorEastAsia"/>
                            <w:noProof/>
                          </w:rPr>
                        </w:rPrChange>
                      </w:rPr>
                    </w:pPr>
                    <w:r w:rsidRPr="00886339">
                      <w:rPr>
                        <w:noProof/>
                        <w:lang w:val="en-AU"/>
                        <w:rPrChange w:id="2471" w:author="Veerakumar" w:date="2014-10-27T01:38:00Z">
                          <w:rPr>
                            <w:noProof/>
                          </w:rPr>
                        </w:rPrChange>
                      </w:rPr>
                      <w:t xml:space="preserve">[22] </w:t>
                    </w:r>
                  </w:p>
                </w:tc>
                <w:tc>
                  <w:tcPr>
                    <w:tcW w:w="0" w:type="auto"/>
                    <w:hideMark/>
                  </w:tcPr>
                  <w:p w:rsidR="00BE1E9C" w:rsidRPr="00886339" w:rsidRDefault="00BE1E9C">
                    <w:pPr>
                      <w:pStyle w:val="Bibliography"/>
                      <w:rPr>
                        <w:rFonts w:eastAsiaTheme="minorEastAsia"/>
                        <w:noProof/>
                        <w:lang w:val="en-AU"/>
                        <w:rPrChange w:id="2472" w:author="Veerakumar" w:date="2014-10-27T01:38:00Z">
                          <w:rPr>
                            <w:rFonts w:eastAsiaTheme="minorEastAsia"/>
                            <w:noProof/>
                          </w:rPr>
                        </w:rPrChange>
                      </w:rPr>
                    </w:pPr>
                    <w:r w:rsidRPr="00886339">
                      <w:rPr>
                        <w:noProof/>
                        <w:lang w:val="en-AU"/>
                        <w:rPrChange w:id="2473" w:author="Veerakumar" w:date="2014-10-27T01:38:00Z">
                          <w:rPr>
                            <w:noProof/>
                          </w:rPr>
                        </w:rPrChange>
                      </w:rPr>
                      <w:t>F. Bousefsaf, C. Maaoui and A. Pruski, “Remote assessment of the Heart Rate Variability to detect mental stress,” Laboratoire de Conception, Optimisation et Modelisation des Systemes (LCOMS), Metz, France,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74" w:author="Veerakumar" w:date="2014-10-27T01:38:00Z">
                          <w:rPr>
                            <w:rFonts w:eastAsiaTheme="minorEastAsia"/>
                            <w:noProof/>
                          </w:rPr>
                        </w:rPrChange>
                      </w:rPr>
                    </w:pPr>
                    <w:r w:rsidRPr="00886339">
                      <w:rPr>
                        <w:noProof/>
                        <w:lang w:val="en-AU"/>
                        <w:rPrChange w:id="2475" w:author="Veerakumar" w:date="2014-10-27T01:38:00Z">
                          <w:rPr>
                            <w:noProof/>
                          </w:rPr>
                        </w:rPrChange>
                      </w:rPr>
                      <w:t xml:space="preserve">[23] </w:t>
                    </w:r>
                  </w:p>
                </w:tc>
                <w:tc>
                  <w:tcPr>
                    <w:tcW w:w="0" w:type="auto"/>
                    <w:hideMark/>
                  </w:tcPr>
                  <w:p w:rsidR="00BE1E9C" w:rsidRPr="00886339" w:rsidRDefault="00BE1E9C">
                    <w:pPr>
                      <w:pStyle w:val="Bibliography"/>
                      <w:rPr>
                        <w:rFonts w:eastAsiaTheme="minorEastAsia"/>
                        <w:noProof/>
                        <w:lang w:val="en-AU"/>
                        <w:rPrChange w:id="2476" w:author="Veerakumar" w:date="2014-10-27T01:38:00Z">
                          <w:rPr>
                            <w:rFonts w:eastAsiaTheme="minorEastAsia"/>
                            <w:noProof/>
                          </w:rPr>
                        </w:rPrChange>
                      </w:rPr>
                    </w:pPr>
                    <w:r w:rsidRPr="00886339">
                      <w:rPr>
                        <w:noProof/>
                        <w:lang w:val="en-AU"/>
                        <w:rPrChange w:id="2477" w:author="Veerakumar" w:date="2014-10-27T01:38:00Z">
                          <w:rPr>
                            <w:noProof/>
                          </w:rPr>
                        </w:rPrChange>
                      </w:rPr>
                      <w:t>M. De Choudhury, M. Gamon, A. Hoff and A. Roseway, “"Moon Phrases": A Social Media Faciliated Tool for Emotional Reflection and Wellness,” Microsoft Research, Redmond WA, USA, 2013.</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78" w:author="Veerakumar" w:date="2014-10-27T01:38:00Z">
                          <w:rPr>
                            <w:rFonts w:eastAsiaTheme="minorEastAsia"/>
                            <w:noProof/>
                          </w:rPr>
                        </w:rPrChange>
                      </w:rPr>
                    </w:pPr>
                    <w:r w:rsidRPr="00886339">
                      <w:rPr>
                        <w:noProof/>
                        <w:lang w:val="en-AU"/>
                        <w:rPrChange w:id="2479" w:author="Veerakumar" w:date="2014-10-27T01:38:00Z">
                          <w:rPr>
                            <w:noProof/>
                          </w:rPr>
                        </w:rPrChange>
                      </w:rPr>
                      <w:t xml:space="preserve">[24] </w:t>
                    </w:r>
                  </w:p>
                </w:tc>
                <w:tc>
                  <w:tcPr>
                    <w:tcW w:w="0" w:type="auto"/>
                    <w:hideMark/>
                  </w:tcPr>
                  <w:p w:rsidR="00BE1E9C" w:rsidRPr="00886339" w:rsidRDefault="00BE1E9C">
                    <w:pPr>
                      <w:pStyle w:val="Bibliography"/>
                      <w:rPr>
                        <w:rFonts w:eastAsiaTheme="minorEastAsia"/>
                        <w:noProof/>
                        <w:lang w:val="en-AU"/>
                        <w:rPrChange w:id="2480" w:author="Veerakumar" w:date="2014-10-27T01:38:00Z">
                          <w:rPr>
                            <w:rFonts w:eastAsiaTheme="minorEastAsia"/>
                            <w:noProof/>
                          </w:rPr>
                        </w:rPrChange>
                      </w:rPr>
                    </w:pPr>
                    <w:r w:rsidRPr="00886339">
                      <w:rPr>
                        <w:noProof/>
                        <w:lang w:val="en-AU"/>
                        <w:rPrChange w:id="2481" w:author="Veerakumar" w:date="2014-10-27T01:38:00Z">
                          <w:rPr>
                            <w:noProof/>
                          </w:rPr>
                        </w:rPrChange>
                      </w:rPr>
                      <w:t>S. Abraham, J. Chin, H. J. M. Brouwers, B. Turner, R. Zhang and T. A. Chapman, “Green Fluorescent Protein-Based Biosensor To Detect and Quantify Stress Responses Induced by DNA-Degrading Colicins,” American Society for Microbiology, Woolongong, NSW, Australia, 2011.</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82" w:author="Veerakumar" w:date="2014-10-27T01:38:00Z">
                          <w:rPr>
                            <w:rFonts w:eastAsiaTheme="minorEastAsia"/>
                            <w:noProof/>
                          </w:rPr>
                        </w:rPrChange>
                      </w:rPr>
                    </w:pPr>
                    <w:r w:rsidRPr="00886339">
                      <w:rPr>
                        <w:noProof/>
                        <w:lang w:val="en-AU"/>
                        <w:rPrChange w:id="2483" w:author="Veerakumar" w:date="2014-10-27T01:38:00Z">
                          <w:rPr>
                            <w:noProof/>
                          </w:rPr>
                        </w:rPrChange>
                      </w:rPr>
                      <w:t xml:space="preserve">[25] </w:t>
                    </w:r>
                  </w:p>
                </w:tc>
                <w:tc>
                  <w:tcPr>
                    <w:tcW w:w="0" w:type="auto"/>
                    <w:hideMark/>
                  </w:tcPr>
                  <w:p w:rsidR="00BE1E9C" w:rsidRPr="00886339" w:rsidRDefault="00BE1E9C">
                    <w:pPr>
                      <w:pStyle w:val="Bibliography"/>
                      <w:rPr>
                        <w:rFonts w:eastAsiaTheme="minorEastAsia"/>
                        <w:noProof/>
                        <w:lang w:val="en-AU"/>
                        <w:rPrChange w:id="2484" w:author="Veerakumar" w:date="2014-10-27T01:38:00Z">
                          <w:rPr>
                            <w:rFonts w:eastAsiaTheme="minorEastAsia"/>
                            <w:noProof/>
                          </w:rPr>
                        </w:rPrChange>
                      </w:rPr>
                    </w:pPr>
                    <w:r w:rsidRPr="00886339">
                      <w:rPr>
                        <w:noProof/>
                        <w:lang w:val="en-AU"/>
                        <w:rPrChange w:id="2485" w:author="Veerakumar" w:date="2014-10-27T01:38:00Z">
                          <w:rPr>
                            <w:noProof/>
                          </w:rPr>
                        </w:rPrChange>
                      </w:rPr>
                      <w:t>National Institutes of Health, “Stress and Anxiety: MedlinePlus Medical Encyclopedia,” U.S. National Library of Medicine, 22 May 2014. [Online]. Available: http://www.nlm.nih.gov/medlineplus/ency/article/003211.htm. [Accessed 16 6 2011].</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86" w:author="Veerakumar" w:date="2014-10-27T01:38:00Z">
                          <w:rPr>
                            <w:rFonts w:eastAsiaTheme="minorEastAsia"/>
                            <w:noProof/>
                          </w:rPr>
                        </w:rPrChange>
                      </w:rPr>
                    </w:pPr>
                    <w:r w:rsidRPr="00886339">
                      <w:rPr>
                        <w:noProof/>
                        <w:lang w:val="en-AU"/>
                        <w:rPrChange w:id="2487" w:author="Veerakumar" w:date="2014-10-27T01:38:00Z">
                          <w:rPr>
                            <w:noProof/>
                          </w:rPr>
                        </w:rPrChange>
                      </w:rPr>
                      <w:t xml:space="preserve">[26] </w:t>
                    </w:r>
                  </w:p>
                </w:tc>
                <w:tc>
                  <w:tcPr>
                    <w:tcW w:w="0" w:type="auto"/>
                    <w:hideMark/>
                  </w:tcPr>
                  <w:p w:rsidR="00BE1E9C" w:rsidRPr="00886339" w:rsidRDefault="00BE1E9C">
                    <w:pPr>
                      <w:pStyle w:val="Bibliography"/>
                      <w:rPr>
                        <w:rFonts w:eastAsiaTheme="minorEastAsia"/>
                        <w:noProof/>
                        <w:lang w:val="en-AU"/>
                        <w:rPrChange w:id="2488" w:author="Veerakumar" w:date="2014-10-27T01:38:00Z">
                          <w:rPr>
                            <w:rFonts w:eastAsiaTheme="minorEastAsia"/>
                            <w:noProof/>
                          </w:rPr>
                        </w:rPrChange>
                      </w:rPr>
                    </w:pPr>
                    <w:r w:rsidRPr="00886339">
                      <w:rPr>
                        <w:noProof/>
                        <w:lang w:val="en-AU"/>
                        <w:rPrChange w:id="2489" w:author="Veerakumar" w:date="2014-10-27T01:38:00Z">
                          <w:rPr>
                            <w:noProof/>
                          </w:rPr>
                        </w:rPrChange>
                      </w:rPr>
                      <w:t>CalmClinic, “How Walking Works to Cure Anxiety « Calm Clinic,” 2014. [Online]. Available: http://www.calmclinic.com/anxiety/treatment/walking-works. [Accessed 22 Sep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90" w:author="Veerakumar" w:date="2014-10-27T01:38:00Z">
                          <w:rPr>
                            <w:rFonts w:eastAsiaTheme="minorEastAsia"/>
                            <w:noProof/>
                          </w:rPr>
                        </w:rPrChange>
                      </w:rPr>
                    </w:pPr>
                    <w:r w:rsidRPr="00886339">
                      <w:rPr>
                        <w:noProof/>
                        <w:lang w:val="en-AU"/>
                        <w:rPrChange w:id="2491" w:author="Veerakumar" w:date="2014-10-27T01:38:00Z">
                          <w:rPr>
                            <w:noProof/>
                          </w:rPr>
                        </w:rPrChange>
                      </w:rPr>
                      <w:t xml:space="preserve">[27] </w:t>
                    </w:r>
                  </w:p>
                </w:tc>
                <w:tc>
                  <w:tcPr>
                    <w:tcW w:w="0" w:type="auto"/>
                    <w:hideMark/>
                  </w:tcPr>
                  <w:p w:rsidR="00BE1E9C" w:rsidRPr="00886339" w:rsidRDefault="00BE1E9C">
                    <w:pPr>
                      <w:pStyle w:val="Bibliography"/>
                      <w:rPr>
                        <w:rFonts w:eastAsiaTheme="minorEastAsia"/>
                        <w:noProof/>
                        <w:lang w:val="en-AU"/>
                        <w:rPrChange w:id="2492" w:author="Veerakumar" w:date="2014-10-27T01:38:00Z">
                          <w:rPr>
                            <w:rFonts w:eastAsiaTheme="minorEastAsia"/>
                            <w:noProof/>
                          </w:rPr>
                        </w:rPrChange>
                      </w:rPr>
                    </w:pPr>
                    <w:r w:rsidRPr="00886339">
                      <w:rPr>
                        <w:noProof/>
                        <w:lang w:val="en-AU"/>
                        <w:rPrChange w:id="2493" w:author="Veerakumar" w:date="2014-10-27T01:38:00Z">
                          <w:rPr>
                            <w:noProof/>
                          </w:rPr>
                        </w:rPrChange>
                      </w:rPr>
                      <w:t>P. Stafford, “Australians go local with smartphones – and three other trends from Google’s latest research,” SmartCompany, 22 July 2013. [Online]. Available: http://www.smartcompany.com.au/technology/online/32768-australians-go-local-with-smartphones----and-three-other-trends-from-google-s-latest-research.html. [Accessed 7 May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94" w:author="Veerakumar" w:date="2014-10-27T01:38:00Z">
                          <w:rPr>
                            <w:rFonts w:eastAsiaTheme="minorEastAsia"/>
                            <w:noProof/>
                          </w:rPr>
                        </w:rPrChange>
                      </w:rPr>
                    </w:pPr>
                    <w:r w:rsidRPr="00886339">
                      <w:rPr>
                        <w:noProof/>
                        <w:lang w:val="en-AU"/>
                        <w:rPrChange w:id="2495" w:author="Veerakumar" w:date="2014-10-27T01:38:00Z">
                          <w:rPr>
                            <w:noProof/>
                          </w:rPr>
                        </w:rPrChange>
                      </w:rPr>
                      <w:t xml:space="preserve">[28] </w:t>
                    </w:r>
                  </w:p>
                </w:tc>
                <w:tc>
                  <w:tcPr>
                    <w:tcW w:w="0" w:type="auto"/>
                    <w:hideMark/>
                  </w:tcPr>
                  <w:p w:rsidR="00BE1E9C" w:rsidRPr="00886339" w:rsidRDefault="00BE1E9C">
                    <w:pPr>
                      <w:pStyle w:val="Bibliography"/>
                      <w:rPr>
                        <w:rFonts w:eastAsiaTheme="minorEastAsia"/>
                        <w:noProof/>
                        <w:lang w:val="en-AU"/>
                        <w:rPrChange w:id="2496" w:author="Veerakumar" w:date="2014-10-27T01:38:00Z">
                          <w:rPr>
                            <w:rFonts w:eastAsiaTheme="minorEastAsia"/>
                            <w:noProof/>
                          </w:rPr>
                        </w:rPrChange>
                      </w:rPr>
                    </w:pPr>
                    <w:r w:rsidRPr="00886339">
                      <w:rPr>
                        <w:noProof/>
                        <w:lang w:val="en-AU"/>
                        <w:rPrChange w:id="2497" w:author="Veerakumar" w:date="2014-10-27T01:38:00Z">
                          <w:rPr>
                            <w:noProof/>
                          </w:rPr>
                        </w:rPrChange>
                      </w:rPr>
                      <w:t>WebMD, “Stress Symptoms Effects of Stress on the Body,” 2 July 2013. [Online]. Available: http://www.webmd.com/balance/stress-management/stress-symptoms-effects_of-stress-on-</w:t>
                    </w:r>
                    <w:r w:rsidRPr="00886339">
                      <w:rPr>
                        <w:noProof/>
                        <w:lang w:val="en-AU"/>
                        <w:rPrChange w:id="2498" w:author="Veerakumar" w:date="2014-10-27T01:38:00Z">
                          <w:rPr>
                            <w:noProof/>
                          </w:rPr>
                        </w:rPrChange>
                      </w:rPr>
                      <w:lastRenderedPageBreak/>
                      <w:t>the-body. [Accessed 23 May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499" w:author="Veerakumar" w:date="2014-10-27T01:38:00Z">
                          <w:rPr>
                            <w:rFonts w:eastAsiaTheme="minorEastAsia"/>
                            <w:noProof/>
                          </w:rPr>
                        </w:rPrChange>
                      </w:rPr>
                    </w:pPr>
                    <w:r w:rsidRPr="00886339">
                      <w:rPr>
                        <w:noProof/>
                        <w:lang w:val="en-AU"/>
                        <w:rPrChange w:id="2500" w:author="Veerakumar" w:date="2014-10-27T01:38:00Z">
                          <w:rPr>
                            <w:noProof/>
                          </w:rPr>
                        </w:rPrChange>
                      </w:rPr>
                      <w:lastRenderedPageBreak/>
                      <w:t xml:space="preserve">[29] </w:t>
                    </w:r>
                  </w:p>
                </w:tc>
                <w:tc>
                  <w:tcPr>
                    <w:tcW w:w="0" w:type="auto"/>
                    <w:hideMark/>
                  </w:tcPr>
                  <w:p w:rsidR="00BE1E9C" w:rsidRPr="00886339" w:rsidRDefault="00BE1E9C">
                    <w:pPr>
                      <w:pStyle w:val="Bibliography"/>
                      <w:rPr>
                        <w:rFonts w:eastAsiaTheme="minorEastAsia"/>
                        <w:noProof/>
                        <w:lang w:val="en-AU"/>
                        <w:rPrChange w:id="2501" w:author="Veerakumar" w:date="2014-10-27T01:38:00Z">
                          <w:rPr>
                            <w:rFonts w:eastAsiaTheme="minorEastAsia"/>
                            <w:noProof/>
                          </w:rPr>
                        </w:rPrChange>
                      </w:rPr>
                    </w:pPr>
                    <w:r w:rsidRPr="00886339">
                      <w:rPr>
                        <w:noProof/>
                        <w:lang w:val="en-AU"/>
                        <w:rPrChange w:id="2502" w:author="Veerakumar" w:date="2014-10-27T01:38:00Z">
                          <w:rPr>
                            <w:noProof/>
                          </w:rPr>
                        </w:rPrChange>
                      </w:rPr>
                      <w:t>Samsung, “SAMSUNG Developers,” 2014. [Online]. Available: http://developer.samsung.com/s-health-sdk#pg. [Accessed 11 Aug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03" w:author="Veerakumar" w:date="2014-10-27T01:38:00Z">
                          <w:rPr>
                            <w:rFonts w:eastAsiaTheme="minorEastAsia"/>
                            <w:noProof/>
                          </w:rPr>
                        </w:rPrChange>
                      </w:rPr>
                    </w:pPr>
                    <w:r w:rsidRPr="00886339">
                      <w:rPr>
                        <w:noProof/>
                        <w:lang w:val="en-AU"/>
                        <w:rPrChange w:id="2504" w:author="Veerakumar" w:date="2014-10-27T01:38:00Z">
                          <w:rPr>
                            <w:noProof/>
                          </w:rPr>
                        </w:rPrChange>
                      </w:rPr>
                      <w:t xml:space="preserve">[30] </w:t>
                    </w:r>
                  </w:p>
                </w:tc>
                <w:tc>
                  <w:tcPr>
                    <w:tcW w:w="0" w:type="auto"/>
                    <w:hideMark/>
                  </w:tcPr>
                  <w:p w:rsidR="00BE1E9C" w:rsidRPr="00886339" w:rsidRDefault="00BE1E9C">
                    <w:pPr>
                      <w:pStyle w:val="Bibliography"/>
                      <w:rPr>
                        <w:rFonts w:eastAsiaTheme="minorEastAsia"/>
                        <w:noProof/>
                        <w:lang w:val="en-AU"/>
                        <w:rPrChange w:id="2505" w:author="Veerakumar" w:date="2014-10-27T01:38:00Z">
                          <w:rPr>
                            <w:rFonts w:eastAsiaTheme="minorEastAsia"/>
                            <w:noProof/>
                          </w:rPr>
                        </w:rPrChange>
                      </w:rPr>
                    </w:pPr>
                    <w:r w:rsidRPr="00886339">
                      <w:rPr>
                        <w:noProof/>
                        <w:lang w:val="en-AU"/>
                        <w:rPrChange w:id="2506" w:author="Veerakumar" w:date="2014-10-27T01:38:00Z">
                          <w:rPr>
                            <w:noProof/>
                          </w:rPr>
                        </w:rPrChange>
                      </w:rPr>
                      <w:t>GSMArena, “Samsung Galaxy S5 - Full phone specifications,” 2014. [Online]. Available: http://www.gsmarena.com/samsung_galaxy_s5-6033.php. [Accessed 10 Aug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07" w:author="Veerakumar" w:date="2014-10-27T01:38:00Z">
                          <w:rPr>
                            <w:rFonts w:eastAsiaTheme="minorEastAsia"/>
                            <w:noProof/>
                          </w:rPr>
                        </w:rPrChange>
                      </w:rPr>
                    </w:pPr>
                    <w:r w:rsidRPr="00886339">
                      <w:rPr>
                        <w:noProof/>
                        <w:lang w:val="en-AU"/>
                        <w:rPrChange w:id="2508" w:author="Veerakumar" w:date="2014-10-27T01:38:00Z">
                          <w:rPr>
                            <w:noProof/>
                          </w:rPr>
                        </w:rPrChange>
                      </w:rPr>
                      <w:t xml:space="preserve">[31] </w:t>
                    </w:r>
                  </w:p>
                </w:tc>
                <w:tc>
                  <w:tcPr>
                    <w:tcW w:w="0" w:type="auto"/>
                    <w:hideMark/>
                  </w:tcPr>
                  <w:p w:rsidR="00BE1E9C" w:rsidRPr="00886339" w:rsidRDefault="00BE1E9C">
                    <w:pPr>
                      <w:pStyle w:val="Bibliography"/>
                      <w:rPr>
                        <w:rFonts w:eastAsiaTheme="minorEastAsia"/>
                        <w:noProof/>
                        <w:lang w:val="en-AU"/>
                        <w:rPrChange w:id="2509" w:author="Veerakumar" w:date="2014-10-27T01:38:00Z">
                          <w:rPr>
                            <w:rFonts w:eastAsiaTheme="minorEastAsia"/>
                            <w:noProof/>
                          </w:rPr>
                        </w:rPrChange>
                      </w:rPr>
                    </w:pPr>
                    <w:r w:rsidRPr="00886339">
                      <w:rPr>
                        <w:noProof/>
                        <w:lang w:val="en-AU"/>
                        <w:rPrChange w:id="2510" w:author="Veerakumar" w:date="2014-10-27T01:38:00Z">
                          <w:rPr>
                            <w:noProof/>
                          </w:rPr>
                        </w:rPrChange>
                      </w:rPr>
                      <w:t>Google, “Motion Sensors | Android Developers,” 2014. [Online]. Available: http://developer.android.com/guide/topics/sensors/sensors_motion.html. [Accessed 15 Apr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11" w:author="Veerakumar" w:date="2014-10-27T01:38:00Z">
                          <w:rPr>
                            <w:rFonts w:eastAsiaTheme="minorEastAsia"/>
                            <w:noProof/>
                          </w:rPr>
                        </w:rPrChange>
                      </w:rPr>
                    </w:pPr>
                    <w:r w:rsidRPr="00886339">
                      <w:rPr>
                        <w:noProof/>
                        <w:lang w:val="en-AU"/>
                        <w:rPrChange w:id="2512" w:author="Veerakumar" w:date="2014-10-27T01:38:00Z">
                          <w:rPr>
                            <w:noProof/>
                          </w:rPr>
                        </w:rPrChange>
                      </w:rPr>
                      <w:t xml:space="preserve">[32] </w:t>
                    </w:r>
                  </w:p>
                </w:tc>
                <w:tc>
                  <w:tcPr>
                    <w:tcW w:w="0" w:type="auto"/>
                    <w:hideMark/>
                  </w:tcPr>
                  <w:p w:rsidR="00BE1E9C" w:rsidRPr="00886339" w:rsidRDefault="00BE1E9C">
                    <w:pPr>
                      <w:pStyle w:val="Bibliography"/>
                      <w:rPr>
                        <w:rFonts w:eastAsiaTheme="minorEastAsia"/>
                        <w:noProof/>
                        <w:lang w:val="en-AU"/>
                        <w:rPrChange w:id="2513" w:author="Veerakumar" w:date="2014-10-27T01:38:00Z">
                          <w:rPr>
                            <w:rFonts w:eastAsiaTheme="minorEastAsia"/>
                            <w:noProof/>
                          </w:rPr>
                        </w:rPrChange>
                      </w:rPr>
                    </w:pPr>
                    <w:r w:rsidRPr="00886339">
                      <w:rPr>
                        <w:noProof/>
                        <w:lang w:val="en-AU"/>
                        <w:rPrChange w:id="2514" w:author="Veerakumar" w:date="2014-10-27T01:38:00Z">
                          <w:rPr>
                            <w:noProof/>
                          </w:rPr>
                        </w:rPrChange>
                      </w:rPr>
                      <w:t>Education Portal, “What is Humidity? - Definition, Measurements &amp; Effects Video - Lesson and Example | Education Portal,” 2003-2014. [Online]. Available: http://education-portal.com/academy/lesson/what-is-humidity-definition-measurements-effects.html#lesson. [Accessed 12 Oct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15" w:author="Veerakumar" w:date="2014-10-27T01:38:00Z">
                          <w:rPr>
                            <w:rFonts w:eastAsiaTheme="minorEastAsia"/>
                            <w:noProof/>
                          </w:rPr>
                        </w:rPrChange>
                      </w:rPr>
                    </w:pPr>
                    <w:r w:rsidRPr="00886339">
                      <w:rPr>
                        <w:noProof/>
                        <w:lang w:val="en-AU"/>
                        <w:rPrChange w:id="2516" w:author="Veerakumar" w:date="2014-10-27T01:38:00Z">
                          <w:rPr>
                            <w:noProof/>
                          </w:rPr>
                        </w:rPrChange>
                      </w:rPr>
                      <w:t xml:space="preserve">[33] </w:t>
                    </w:r>
                  </w:p>
                </w:tc>
                <w:tc>
                  <w:tcPr>
                    <w:tcW w:w="0" w:type="auto"/>
                    <w:hideMark/>
                  </w:tcPr>
                  <w:p w:rsidR="00BE1E9C" w:rsidRPr="00886339" w:rsidRDefault="00BE1E9C">
                    <w:pPr>
                      <w:pStyle w:val="Bibliography"/>
                      <w:rPr>
                        <w:rFonts w:eastAsiaTheme="minorEastAsia"/>
                        <w:noProof/>
                        <w:lang w:val="en-AU"/>
                        <w:rPrChange w:id="2517" w:author="Veerakumar" w:date="2014-10-27T01:38:00Z">
                          <w:rPr>
                            <w:rFonts w:eastAsiaTheme="minorEastAsia"/>
                            <w:noProof/>
                          </w:rPr>
                        </w:rPrChange>
                      </w:rPr>
                    </w:pPr>
                    <w:r w:rsidRPr="00886339">
                      <w:rPr>
                        <w:noProof/>
                        <w:lang w:val="en-AU"/>
                        <w:rPrChange w:id="2518" w:author="Veerakumar" w:date="2014-10-27T01:38:00Z">
                          <w:rPr>
                            <w:noProof/>
                          </w:rPr>
                        </w:rPrChange>
                      </w:rPr>
                      <w:t>Google, “Environment Sensors | Android Developers,” 2014. [Online]. Available: http://developer.android.com/guide/topics/sensors/sensors_environment.html. [Accessed 15 Apr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19" w:author="Veerakumar" w:date="2014-10-27T01:38:00Z">
                          <w:rPr>
                            <w:rFonts w:eastAsiaTheme="minorEastAsia"/>
                            <w:noProof/>
                          </w:rPr>
                        </w:rPrChange>
                      </w:rPr>
                    </w:pPr>
                    <w:r w:rsidRPr="00886339">
                      <w:rPr>
                        <w:noProof/>
                        <w:lang w:val="en-AU"/>
                        <w:rPrChange w:id="2520" w:author="Veerakumar" w:date="2014-10-27T01:38:00Z">
                          <w:rPr>
                            <w:noProof/>
                          </w:rPr>
                        </w:rPrChange>
                      </w:rPr>
                      <w:t xml:space="preserve">[34] </w:t>
                    </w:r>
                  </w:p>
                </w:tc>
                <w:tc>
                  <w:tcPr>
                    <w:tcW w:w="0" w:type="auto"/>
                    <w:hideMark/>
                  </w:tcPr>
                  <w:p w:rsidR="00BE1E9C" w:rsidRPr="00886339" w:rsidRDefault="00BE1E9C">
                    <w:pPr>
                      <w:pStyle w:val="Bibliography"/>
                      <w:rPr>
                        <w:rFonts w:eastAsiaTheme="minorEastAsia"/>
                        <w:noProof/>
                        <w:lang w:val="en-AU"/>
                        <w:rPrChange w:id="2521" w:author="Veerakumar" w:date="2014-10-27T01:38:00Z">
                          <w:rPr>
                            <w:rFonts w:eastAsiaTheme="minorEastAsia"/>
                            <w:noProof/>
                          </w:rPr>
                        </w:rPrChange>
                      </w:rPr>
                    </w:pPr>
                    <w:r w:rsidRPr="00886339">
                      <w:rPr>
                        <w:noProof/>
                        <w:lang w:val="en-AU"/>
                        <w:rPrChange w:id="2522" w:author="Veerakumar" w:date="2014-10-27T01:38:00Z">
                          <w:rPr>
                            <w:noProof/>
                          </w:rPr>
                        </w:rPrChange>
                      </w:rPr>
                      <w:t xml:space="preserve">C. Küblbeck and A. Ernst, “Face detection and tracking in video sequences using the modified census transformation,” </w:t>
                    </w:r>
                    <w:r w:rsidRPr="00886339">
                      <w:rPr>
                        <w:i/>
                        <w:iCs/>
                        <w:noProof/>
                        <w:lang w:val="en-AU"/>
                        <w:rPrChange w:id="2523" w:author="Veerakumar" w:date="2014-10-27T01:38:00Z">
                          <w:rPr>
                            <w:i/>
                            <w:iCs/>
                            <w:noProof/>
                          </w:rPr>
                        </w:rPrChange>
                      </w:rPr>
                      <w:t xml:space="preserve">Journal of Image Vision Computing, </w:t>
                    </w:r>
                    <w:r w:rsidRPr="00886339">
                      <w:rPr>
                        <w:noProof/>
                        <w:lang w:val="en-AU"/>
                        <w:rPrChange w:id="2524" w:author="Veerakumar" w:date="2014-10-27T01:38:00Z">
                          <w:rPr>
                            <w:noProof/>
                          </w:rPr>
                        </w:rPrChange>
                      </w:rPr>
                      <w:t xml:space="preserve">vol. 24, no. 6, p. 9, 2006. </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25" w:author="Veerakumar" w:date="2014-10-27T01:38:00Z">
                          <w:rPr>
                            <w:rFonts w:eastAsiaTheme="minorEastAsia"/>
                            <w:noProof/>
                          </w:rPr>
                        </w:rPrChange>
                      </w:rPr>
                    </w:pPr>
                    <w:r w:rsidRPr="00886339">
                      <w:rPr>
                        <w:noProof/>
                        <w:lang w:val="en-AU"/>
                        <w:rPrChange w:id="2526" w:author="Veerakumar" w:date="2014-10-27T01:38:00Z">
                          <w:rPr>
                            <w:noProof/>
                          </w:rPr>
                        </w:rPrChange>
                      </w:rPr>
                      <w:t xml:space="preserve">[35] </w:t>
                    </w:r>
                  </w:p>
                </w:tc>
                <w:tc>
                  <w:tcPr>
                    <w:tcW w:w="0" w:type="auto"/>
                    <w:hideMark/>
                  </w:tcPr>
                  <w:p w:rsidR="00BE1E9C" w:rsidRPr="00886339" w:rsidRDefault="00BE1E9C">
                    <w:pPr>
                      <w:pStyle w:val="Bibliography"/>
                      <w:rPr>
                        <w:rFonts w:eastAsiaTheme="minorEastAsia"/>
                        <w:noProof/>
                        <w:lang w:val="en-AU"/>
                        <w:rPrChange w:id="2527" w:author="Veerakumar" w:date="2014-10-27T01:38:00Z">
                          <w:rPr>
                            <w:rFonts w:eastAsiaTheme="minorEastAsia"/>
                            <w:noProof/>
                          </w:rPr>
                        </w:rPrChange>
                      </w:rPr>
                    </w:pPr>
                    <w:r w:rsidRPr="00886339">
                      <w:rPr>
                        <w:noProof/>
                        <w:lang w:val="en-AU"/>
                        <w:rPrChange w:id="2528" w:author="Veerakumar" w:date="2014-10-27T01:38:00Z">
                          <w:rPr>
                            <w:noProof/>
                          </w:rPr>
                        </w:rPrChange>
                      </w:rPr>
                      <w:t>HowStuffWorks, “HowStuffWorks Hygrometer,” 15 September 2009. [Online]. Available: http://science.howstuffworks.com/nature/climate-weather/meteorological-instruments/hygrometer-info.htm. [Accessed 15 April 2014].</w:t>
                    </w:r>
                  </w:p>
                </w:tc>
              </w:tr>
              <w:tr w:rsidR="00BE1E9C" w:rsidRPr="00886339">
                <w:trPr>
                  <w:tblCellSpacing w:w="15" w:type="dxa"/>
                </w:trPr>
                <w:tc>
                  <w:tcPr>
                    <w:tcW w:w="50" w:type="pct"/>
                    <w:hideMark/>
                  </w:tcPr>
                  <w:p w:rsidR="00BE1E9C" w:rsidRPr="00886339" w:rsidRDefault="00BE1E9C">
                    <w:pPr>
                      <w:pStyle w:val="Bibliography"/>
                      <w:rPr>
                        <w:rFonts w:eastAsiaTheme="minorEastAsia"/>
                        <w:noProof/>
                        <w:lang w:val="en-AU"/>
                        <w:rPrChange w:id="2529" w:author="Veerakumar" w:date="2014-10-27T01:38:00Z">
                          <w:rPr>
                            <w:rFonts w:eastAsiaTheme="minorEastAsia"/>
                            <w:noProof/>
                          </w:rPr>
                        </w:rPrChange>
                      </w:rPr>
                    </w:pPr>
                    <w:r w:rsidRPr="00886339">
                      <w:rPr>
                        <w:noProof/>
                        <w:lang w:val="en-AU"/>
                        <w:rPrChange w:id="2530" w:author="Veerakumar" w:date="2014-10-27T01:38:00Z">
                          <w:rPr>
                            <w:noProof/>
                          </w:rPr>
                        </w:rPrChange>
                      </w:rPr>
                      <w:t xml:space="preserve">[36] </w:t>
                    </w:r>
                  </w:p>
                </w:tc>
                <w:tc>
                  <w:tcPr>
                    <w:tcW w:w="0" w:type="auto"/>
                    <w:hideMark/>
                  </w:tcPr>
                  <w:p w:rsidR="00BE1E9C" w:rsidRPr="00886339" w:rsidRDefault="00BE1E9C">
                    <w:pPr>
                      <w:pStyle w:val="Bibliography"/>
                      <w:rPr>
                        <w:rFonts w:eastAsiaTheme="minorEastAsia"/>
                        <w:noProof/>
                        <w:lang w:val="en-AU"/>
                        <w:rPrChange w:id="2531" w:author="Veerakumar" w:date="2014-10-27T01:38:00Z">
                          <w:rPr>
                            <w:rFonts w:eastAsiaTheme="minorEastAsia"/>
                            <w:noProof/>
                          </w:rPr>
                        </w:rPrChange>
                      </w:rPr>
                    </w:pPr>
                    <w:r w:rsidRPr="00886339">
                      <w:rPr>
                        <w:noProof/>
                        <w:lang w:val="en-AU"/>
                        <w:rPrChange w:id="2532" w:author="Veerakumar" w:date="2014-10-27T01:38:00Z">
                          <w:rPr>
                            <w:noProof/>
                          </w:rPr>
                        </w:rPrChange>
                      </w:rPr>
                      <w:t>V. Volterra, “Theory of Functionals and of Integrals and Integro-Differential Equations,” Dover Publications, NY, USA, 1959.</w:t>
                    </w:r>
                  </w:p>
                </w:tc>
              </w:tr>
            </w:tbl>
            <w:p w:rsidR="00BE1E9C" w:rsidRPr="00886339" w:rsidRDefault="00BE1E9C">
              <w:pPr>
                <w:rPr>
                  <w:rFonts w:eastAsia="Times New Roman"/>
                  <w:noProof/>
                  <w:lang w:val="en-AU"/>
                  <w:rPrChange w:id="2533" w:author="Veerakumar" w:date="2014-10-27T01:38:00Z">
                    <w:rPr>
                      <w:rFonts w:eastAsia="Times New Roman"/>
                      <w:noProof/>
                    </w:rPr>
                  </w:rPrChange>
                </w:rPr>
              </w:pPr>
            </w:p>
            <w:p w:rsidR="00027338" w:rsidRPr="00886339" w:rsidRDefault="00027338">
              <w:pPr>
                <w:rPr>
                  <w:lang w:val="en-AU"/>
                </w:rPr>
              </w:pPr>
              <w:r w:rsidRPr="00F548EB">
                <w:rPr>
                  <w:b/>
                  <w:bCs/>
                  <w:noProof/>
                  <w:lang w:val="en-AU"/>
                </w:rPr>
                <w:fldChar w:fldCharType="end"/>
              </w:r>
            </w:p>
          </w:sdtContent>
        </w:sdt>
      </w:sdtContent>
    </w:sdt>
    <w:p w:rsidR="00027338" w:rsidRPr="00886339" w:rsidRDefault="00027338" w:rsidP="00DD797F">
      <w:pPr>
        <w:rPr>
          <w:lang w:val="en-AU"/>
          <w:rPrChange w:id="2534" w:author="Veerakumar" w:date="2014-10-27T01:38:00Z">
            <w:rPr>
              <w:lang w:val="en-AU"/>
            </w:rPr>
          </w:rPrChange>
        </w:rPr>
        <w:sectPr w:rsidR="00027338" w:rsidRPr="00886339" w:rsidSect="00C00B5C">
          <w:headerReference w:type="default" r:id="rId22"/>
          <w:footerReference w:type="default" r:id="rId23"/>
          <w:pgSz w:w="12240" w:h="15840"/>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Change w:id="2535" w:author="Veerakumar" w:date="2014-10-27T01:38:00Z">
            <w:rPr>
              <w:lang w:val="en-AU"/>
            </w:rPr>
          </w:rPrChange>
        </w:rPr>
      </w:pPr>
      <w:r w:rsidRPr="00886339">
        <w:rPr>
          <w:lang w:val="en-AU"/>
          <w:rPrChange w:id="2536" w:author="Veerakumar" w:date="2014-10-27T01:38:00Z">
            <w:rPr>
              <w:lang w:val="en-AU"/>
            </w:rPr>
          </w:rPrChange>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Veerakumar" w:date="2014-10-27T02:17:00Z" w:initials="V">
    <w:p w:rsidR="009159E1" w:rsidRDefault="009159E1">
      <w:pPr>
        <w:pStyle w:val="CommentText"/>
      </w:pPr>
      <w:r>
        <w:rPr>
          <w:rStyle w:val="CommentReference"/>
        </w:rPr>
        <w:annotationRef/>
      </w:r>
      <w:r>
        <w:t>Do it</w:t>
      </w:r>
    </w:p>
  </w:comment>
  <w:comment w:id="1391" w:author="Veerakumar" w:date="2014-10-27T02:17:00Z" w:initials="V">
    <w:p w:rsidR="009159E1" w:rsidRDefault="009159E1">
      <w:pPr>
        <w:pStyle w:val="CommentText"/>
      </w:pPr>
      <w:r>
        <w:rPr>
          <w:rStyle w:val="CommentReference"/>
        </w:rPr>
        <w:annotationRef/>
      </w:r>
      <w:r w:rsidRPr="00B92667">
        <w:rPr>
          <w:lang w:val="en-AU"/>
        </w:rPr>
        <w:t>***ADD IN REFERENCE 3 STUFF</w:t>
      </w:r>
      <w:r>
        <w:rPr>
          <w:lang w:val="en-AU"/>
        </w:rPr>
        <w:t xml:space="preserve"> – not sure what this is</w:t>
      </w:r>
      <w:proofErr w:type="gramStart"/>
      <w:r>
        <w:rPr>
          <w:lang w:val="en-AU"/>
        </w:rPr>
        <w:t>?</w:t>
      </w:r>
      <w:r w:rsidRPr="00B92667">
        <w:rPr>
          <w:lang w:val="en-AU"/>
        </w:rPr>
        <w:t>*</w:t>
      </w:r>
      <w:proofErr w:type="gramEnd"/>
      <w:r w:rsidRPr="00B92667">
        <w:rPr>
          <w:lang w:val="en-AU"/>
        </w:rPr>
        <w:t>**</w:t>
      </w:r>
    </w:p>
  </w:comment>
  <w:comment w:id="1457" w:author="Veerakumar" w:date="2014-10-27T02:17:00Z" w:initials="V">
    <w:p w:rsidR="009159E1" w:rsidRDefault="009159E1">
      <w:pPr>
        <w:pStyle w:val="CommentText"/>
      </w:pPr>
      <w:r>
        <w:rPr>
          <w:rStyle w:val="CommentReference"/>
        </w:rPr>
        <w:annotationRef/>
      </w:r>
      <w:r>
        <w:t>Write a summary of what has been done</w:t>
      </w:r>
    </w:p>
  </w:comment>
  <w:comment w:id="1529" w:author="Veerakumar" w:date="2014-10-27T02:17:00Z" w:initials="V">
    <w:p w:rsidR="009159E1" w:rsidRDefault="009159E1">
      <w:pPr>
        <w:pStyle w:val="CommentText"/>
      </w:pPr>
      <w:r>
        <w:rPr>
          <w:rStyle w:val="CommentReference"/>
        </w:rPr>
        <w:annotationRef/>
      </w:r>
      <w:r>
        <w:t>- Talk about not using multiple instances of mic at once</w:t>
      </w:r>
      <w:r>
        <w:br/>
        <w:t>- talk about how S5 has heart rate monitor</w:t>
      </w:r>
    </w:p>
  </w:comment>
  <w:comment w:id="1701" w:author="Veerakumar" w:date="2014-10-27T02:17:00Z" w:initials="V">
    <w:p w:rsidR="009159E1" w:rsidRDefault="009159E1">
      <w:pPr>
        <w:pStyle w:val="CommentText"/>
      </w:pPr>
      <w:r>
        <w:rPr>
          <w:rStyle w:val="CommentReference"/>
        </w:rPr>
        <w:annotationRef/>
      </w:r>
      <w:r>
        <w:t>Insert reference of how to hold</w:t>
      </w:r>
    </w:p>
  </w:comment>
  <w:comment w:id="1868" w:author="Veerakumar" w:date="2014-10-27T02:17:00Z" w:initials="V">
    <w:p w:rsidR="009159E1" w:rsidRDefault="009159E1">
      <w:pPr>
        <w:pStyle w:val="CommentText"/>
      </w:pPr>
      <w:r>
        <w:rPr>
          <w:rStyle w:val="CommentReference"/>
        </w:rPr>
        <w:annotationRef/>
      </w:r>
      <w:r>
        <w:t xml:space="preserve">Add UML, intro, </w:t>
      </w:r>
      <w:proofErr w:type="spellStart"/>
      <w:r>
        <w:t>etc</w:t>
      </w:r>
      <w:proofErr w:type="spellEnd"/>
      <w:r>
        <w:br/>
        <w:t>half a page per class on average</w:t>
      </w:r>
    </w:p>
  </w:comment>
  <w:comment w:id="1935" w:author="Veerakumar" w:date="2014-10-27T02:17:00Z" w:initials="V">
    <w:p w:rsidR="009159E1" w:rsidRDefault="009159E1" w:rsidP="00E64E80">
      <w:pPr>
        <w:pStyle w:val="CommentText"/>
      </w:pPr>
      <w:r>
        <w:rPr>
          <w:rStyle w:val="CommentReference"/>
        </w:rPr>
        <w:annotationRef/>
      </w:r>
      <w:r>
        <w:t>Write a summary of what has been done</w:t>
      </w:r>
    </w:p>
  </w:comment>
  <w:comment w:id="2092" w:author="Veerakumar" w:date="2014-10-27T02:17:00Z" w:initials="V">
    <w:p w:rsidR="009159E1" w:rsidRDefault="009159E1">
      <w:pPr>
        <w:pStyle w:val="CommentText"/>
      </w:pPr>
      <w:r>
        <w:rPr>
          <w:rStyle w:val="CommentReference"/>
        </w:rPr>
        <w:annotationRef/>
      </w:r>
      <w:r>
        <w:t>Insert table here, do results for 0-10, 11-20, 21-30, 31-40</w:t>
      </w:r>
    </w:p>
  </w:comment>
  <w:comment w:id="2120" w:author="Veerakumar" w:date="2014-10-27T02:17:00Z" w:initials="V">
    <w:p w:rsidR="009159E1" w:rsidRDefault="009159E1">
      <w:pPr>
        <w:pStyle w:val="CommentText"/>
      </w:pPr>
      <w:r>
        <w:rPr>
          <w:rStyle w:val="CommentReference"/>
        </w:rPr>
        <w:annotationRef/>
      </w:r>
      <w:r>
        <w:t>Comparison and discussion to state-of-the-art</w:t>
      </w:r>
    </w:p>
  </w:comment>
  <w:comment w:id="2150" w:author="Veerakumar" w:date="2014-10-27T02:17:00Z" w:initials="V">
    <w:p w:rsidR="009159E1" w:rsidRDefault="009159E1">
      <w:pPr>
        <w:pStyle w:val="CommentText"/>
      </w:pPr>
      <w:r>
        <w:rPr>
          <w:rStyle w:val="CommentReference"/>
        </w:rPr>
        <w:annotationRef/>
      </w:r>
      <w:r>
        <w:t>Insert range of accuracy.</w:t>
      </w:r>
    </w:p>
  </w:comment>
  <w:comment w:id="2345" w:author="Veerakumar" w:date="2014-10-27T02:17:00Z" w:initials="V">
    <w:p w:rsidR="00FC781E" w:rsidRDefault="00FC781E">
      <w:pPr>
        <w:pStyle w:val="CommentText"/>
      </w:pPr>
      <w:r>
        <w:rPr>
          <w:rStyle w:val="CommentReference"/>
        </w:rPr>
        <w:annotationRef/>
      </w:r>
      <w:r>
        <w:t>Do some research</w:t>
      </w:r>
    </w:p>
  </w:comment>
  <w:comment w:id="2371" w:author="Veerakumar" w:date="2014-10-27T02:17:00Z" w:initials="V">
    <w:p w:rsidR="009159E1" w:rsidRDefault="009159E1">
      <w:pPr>
        <w:pStyle w:val="CommentText"/>
      </w:pPr>
      <w:r>
        <w:rPr>
          <w:rStyle w:val="CommentReference"/>
        </w:rPr>
        <w:annotationRef/>
      </w:r>
      <w:r>
        <w:t>Insert range of accuracies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101" w:rsidRDefault="00C82101">
      <w:pPr>
        <w:spacing w:after="0" w:line="240" w:lineRule="auto"/>
      </w:pPr>
      <w:r>
        <w:separator/>
      </w:r>
    </w:p>
  </w:endnote>
  <w:endnote w:type="continuationSeparator" w:id="0">
    <w:p w:rsidR="00C82101" w:rsidRDefault="00C82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9159E1" w:rsidRDefault="009159E1">
        <w:pPr>
          <w:pStyle w:val="Footer"/>
          <w:pBdr>
            <w:top w:val="single" w:sz="4" w:space="1" w:color="D9D9D9" w:themeColor="background1" w:themeShade="D9"/>
          </w:pBdr>
          <w:jc w:val="right"/>
        </w:pPr>
        <w:r w:rsidRPr="00C00B5C">
          <w:rPr>
            <w:b/>
          </w:rPr>
          <w:fldChar w:fldCharType="begin"/>
        </w:r>
        <w:r w:rsidRPr="00C00B5C">
          <w:rPr>
            <w:b/>
          </w:rPr>
          <w:instrText xml:space="preserve"> PAGE   \* MERGEFORMAT </w:instrText>
        </w:r>
        <w:r w:rsidRPr="00C00B5C">
          <w:rPr>
            <w:b/>
          </w:rPr>
          <w:fldChar w:fldCharType="separate"/>
        </w:r>
        <w:r w:rsidR="004564DA">
          <w:rPr>
            <w:b/>
            <w:noProof/>
          </w:rPr>
          <w:t>i</w:t>
        </w:r>
        <w:r w:rsidRPr="00C00B5C">
          <w:rPr>
            <w:b/>
            <w:noProof/>
          </w:rPr>
          <w:fldChar w:fldCharType="end"/>
        </w:r>
        <w:r>
          <w:t xml:space="preserve"> | </w:t>
        </w:r>
        <w:r>
          <w:rPr>
            <w:color w:val="808080" w:themeColor="background1" w:themeShade="80"/>
            <w:spacing w:val="60"/>
          </w:rPr>
          <w:t>Page</w:t>
        </w:r>
      </w:p>
    </w:sdtContent>
  </w:sdt>
  <w:p w:rsidR="009159E1" w:rsidRDefault="009159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pPr>
      <w:pStyle w:val="Footer"/>
      <w:jc w:val="right"/>
    </w:pPr>
    <w:r>
      <w:t xml:space="preserve">Page: </w:t>
    </w:r>
    <w:r>
      <w:fldChar w:fldCharType="begin"/>
    </w:r>
    <w:r>
      <w:instrText>PAGE</w:instrText>
    </w:r>
    <w:r>
      <w:fldChar w:fldCharType="separate"/>
    </w:r>
    <w:r w:rsidR="004564DA">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pPr>
      <w:pStyle w:val="Footer"/>
      <w:jc w:val="right"/>
    </w:pPr>
    <w:r>
      <w:t xml:space="preserve">Page: </w:t>
    </w:r>
    <w:r>
      <w:fldChar w:fldCharType="begin"/>
    </w:r>
    <w:r>
      <w:instrText>PAGE</w:instrText>
    </w:r>
    <w:r>
      <w:fldChar w:fldCharType="separate"/>
    </w:r>
    <w:r w:rsidR="004564DA">
      <w:rPr>
        <w:noProof/>
      </w:rPr>
      <w:t>24</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pPr>
      <w:pStyle w:val="Footer"/>
      <w:jc w:val="right"/>
    </w:pPr>
    <w:r>
      <w:t xml:space="preserve">Page: </w:t>
    </w:r>
    <w:r>
      <w:fldChar w:fldCharType="begin"/>
    </w:r>
    <w:r>
      <w:instrText>PAGE</w:instrText>
    </w:r>
    <w:r>
      <w:fldChar w:fldCharType="separate"/>
    </w:r>
    <w:r w:rsidR="004564DA">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101" w:rsidRPr="00650892" w:rsidRDefault="00C82101" w:rsidP="00650892">
      <w:pPr>
        <w:spacing w:after="0" w:line="240" w:lineRule="auto"/>
      </w:pPr>
      <w:r>
        <w:separator/>
      </w:r>
    </w:p>
  </w:footnote>
  <w:footnote w:type="continuationSeparator" w:id="0">
    <w:p w:rsidR="00C82101" w:rsidRDefault="00C82101">
      <w:r>
        <w:continuationSeparator/>
      </w:r>
    </w:p>
  </w:footnote>
  <w:footnote w:id="1">
    <w:p w:rsidR="009159E1" w:rsidRDefault="009159E1" w:rsidP="00027338">
      <w:pPr>
        <w:pStyle w:val="FootnoteText"/>
      </w:pPr>
      <w:r>
        <w:rPr>
          <w:rStyle w:val="FootnoteReference"/>
        </w:rPr>
        <w:footnoteRef/>
      </w:r>
      <w:r>
        <w:t xml:space="preserve"> A “turn” is a continuous speech segment where a person starts and ends her speech </w:t>
      </w:r>
      <w:sdt>
        <w:sdtPr>
          <w:id w:val="492225255"/>
          <w:citation/>
        </w:sdtPr>
        <w:sdtContent>
          <w:r>
            <w:fldChar w:fldCharType="begin"/>
          </w:r>
          <w:r>
            <w:instrText xml:space="preserve"> CITATION Lee13 \l 1033 </w:instrText>
          </w:r>
          <w:r>
            <w:fldChar w:fldCharType="separate"/>
          </w:r>
          <w:r w:rsidRPr="00BE1E9C">
            <w:rPr>
              <w:noProof/>
            </w:rPr>
            <w:t>[4]</w:t>
          </w:r>
          <w:r>
            <w:fldChar w:fldCharType="end"/>
          </w:r>
        </w:sdtContent>
      </w:sdt>
    </w:p>
  </w:footnote>
  <w:footnote w:id="2">
    <w:p w:rsidR="009159E1" w:rsidRDefault="009159E1"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9159E1" w:rsidRPr="00BA01C8" w:rsidRDefault="009159E1">
      <w:pPr>
        <w:pStyle w:val="FootnoteText"/>
        <w:rPr>
          <w:lang w:val="en-AU"/>
        </w:rPr>
      </w:pPr>
      <w:r>
        <w:rPr>
          <w:rStyle w:val="FootnoteReference"/>
        </w:rPr>
        <w:footnoteRef/>
      </w:r>
      <w:r>
        <w:t xml:space="preserve"> A Volterra series is an old algorithm used to predict the decay of a device’s ability to hold electrical charge </w:t>
      </w:r>
      <w:sdt>
        <w:sdtPr>
          <w:id w:val="-1985076372"/>
          <w:citation/>
        </w:sdtPr>
        <w:sdtContent>
          <w:r>
            <w:fldChar w:fldCharType="begin"/>
          </w:r>
          <w:r>
            <w:rPr>
              <w:lang w:val="en-AU"/>
            </w:rPr>
            <w:instrText xml:space="preserve"> CITATION Vol59 \l 3081 </w:instrText>
          </w:r>
          <w:r>
            <w:fldChar w:fldCharType="separate"/>
          </w:r>
          <w:r w:rsidRPr="00BE1E9C">
            <w:rPr>
              <w:noProof/>
              <w:lang w:val="en-AU"/>
            </w:rPr>
            <w:t>[36]</w:t>
          </w:r>
          <w:r>
            <w:fldChar w:fldCharType="end"/>
          </w:r>
        </w:sdtContent>
      </w:sdt>
    </w:p>
  </w:footnote>
  <w:footnote w:id="4">
    <w:p w:rsidR="009159E1" w:rsidRPr="00C25B9F" w:rsidRDefault="009159E1">
      <w:pPr>
        <w:pStyle w:val="FootnoteText"/>
        <w:rPr>
          <w:lang w:val="en-AU"/>
        </w:rPr>
      </w:pPr>
      <w:r>
        <w:rPr>
          <w:rStyle w:val="FootnoteReference"/>
        </w:rPr>
        <w:footnoteRef/>
      </w:r>
      <w:r>
        <w:t xml:space="preserve"> </w:t>
      </w:r>
      <w:proofErr w:type="gramStart"/>
      <w:r>
        <w:rPr>
          <w:lang w:val="en-AU"/>
        </w:rPr>
        <w:t>Written as of June 20</w:t>
      </w:r>
      <w:r w:rsidRPr="00C25B9F">
        <w:rPr>
          <w:vertAlign w:val="superscript"/>
          <w:lang w:val="en-AU"/>
        </w:rPr>
        <w:t>th</w:t>
      </w:r>
      <w:r>
        <w:rPr>
          <w:lang w:val="en-AU"/>
        </w:rPr>
        <w:t xml:space="preserve"> 2014.</w:t>
      </w:r>
      <w:proofErr w:type="gramEnd"/>
      <w:r>
        <w:rPr>
          <w:lang w:val="en-AU"/>
        </w:rPr>
        <w:t xml:space="preserve"> Future developments have occurred since this conclusion, to be discussed later.</w:t>
      </w:r>
    </w:p>
  </w:footnote>
  <w:footnote w:id="5">
    <w:p w:rsidR="009159E1" w:rsidRPr="00B72428" w:rsidRDefault="009159E1">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893396083"/>
          <w:citation/>
        </w:sdtPr>
        <w:sdtContent>
          <w:r>
            <w:fldChar w:fldCharType="begin"/>
          </w:r>
          <w:r>
            <w:instrText xml:space="preserve"> CITATION How09 \l 1033 </w:instrText>
          </w:r>
          <w:r>
            <w:fldChar w:fldCharType="separate"/>
          </w:r>
          <w:r>
            <w:rPr>
              <w:noProof/>
            </w:rPr>
            <w:t xml:space="preserve"> </w:t>
          </w:r>
          <w:r w:rsidRPr="00BE1E9C">
            <w:rPr>
              <w:noProof/>
            </w:rPr>
            <w:t>[35]</w:t>
          </w:r>
          <w:r>
            <w:fldChar w:fldCharType="end"/>
          </w:r>
        </w:sdtContent>
      </w:sdt>
      <w:r>
        <w:t>. It can also be used to measure the moisture of one’s palms when holding the phone.</w:t>
      </w:r>
    </w:p>
  </w:footnote>
  <w:footnote w:id="6">
    <w:p w:rsidR="009159E1" w:rsidRPr="00E768AB" w:rsidRDefault="009159E1">
      <w:pPr>
        <w:pStyle w:val="FootnoteText"/>
        <w:rPr>
          <w:lang w:val="en-AU"/>
          <w:rPrChange w:id="1930" w:author="Veerakumar" w:date="2014-10-26T03:19:00Z">
            <w:rPr/>
          </w:rPrChange>
        </w:rPr>
      </w:pPr>
      <w:r>
        <w:rPr>
          <w:rStyle w:val="FootnoteReference"/>
        </w:rPr>
        <w:footnoteRef/>
      </w:r>
      <w:r>
        <w:t xml:space="preserve"> </w:t>
      </w:r>
      <w:r>
        <w:rPr>
          <w:lang w:val="en-AU"/>
        </w:rPr>
        <w:t>The hardware would at times stop working, and give null results.</w:t>
      </w:r>
    </w:p>
  </w:footnote>
  <w:footnote w:id="7">
    <w:p w:rsidR="009159E1" w:rsidRPr="003E0BF6" w:rsidRDefault="009159E1" w:rsidP="003E0BF6">
      <w:pPr>
        <w:suppressAutoHyphens w:val="0"/>
        <w:autoSpaceDE w:val="0"/>
        <w:autoSpaceDN w:val="0"/>
        <w:adjustRightInd w:val="0"/>
        <w:spacing w:after="0" w:line="240" w:lineRule="auto"/>
        <w:rPr>
          <w:lang w:val="en-AU"/>
          <w:rPrChange w:id="2059" w:author="Veerakumar" w:date="2014-10-27T00:02:00Z">
            <w:rPr/>
          </w:rPrChange>
        </w:rPr>
        <w:pPrChange w:id="2060" w:author="Veerakumar" w:date="2014-10-27T00:02:00Z">
          <w:pPr>
            <w:pStyle w:val="FootnoteText"/>
          </w:pPr>
        </w:pPrChange>
      </w:pPr>
      <w:ins w:id="2061" w:author="Veerakumar" w:date="2014-10-27T00:02:00Z">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ins>
      <w:customXmlInsRangeStart w:id="2062" w:author="Veerakumar" w:date="2014-10-27T00:02:00Z"/>
      <w:sdt>
        <w:sdtPr>
          <w:rPr>
            <w:rFonts w:ascii="Utopia-Regular" w:eastAsia="Utopia-Regular" w:hAnsi="Calibri" w:cs="Utopia-Regular"/>
            <w:color w:val="231F20"/>
            <w:sz w:val="16"/>
            <w:szCs w:val="16"/>
            <w:lang w:val="en-AU"/>
          </w:rPr>
          <w:id w:val="621264906"/>
          <w:citation/>
        </w:sdtPr>
        <w:sdtContent>
          <w:customXmlInsRangeEnd w:id="2062"/>
          <w:ins w:id="2063" w:author="Veerakumar" w:date="2014-10-27T00:02:00Z">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ins>
          <w:r>
            <w:rPr>
              <w:rFonts w:ascii="Utopia-Regular" w:eastAsia="Utopia-Regular" w:hAnsi="Calibri" w:cs="Utopia-Regular"/>
              <w:color w:val="231F20"/>
              <w:sz w:val="16"/>
              <w:szCs w:val="16"/>
              <w:lang w:val="en-AU"/>
            </w:rPr>
            <w:fldChar w:fldCharType="separate"/>
          </w:r>
          <w:ins w:id="2064" w:author="Veerakumar" w:date="2014-10-27T00:02:00Z">
            <w:r>
              <w:rPr>
                <w:rFonts w:ascii="Times New Roman" w:eastAsia="Utopia-Regular" w:hAnsi="Times New Roman" w:cs="Utopia-Regular"/>
                <w:noProof/>
                <w:color w:val="231F20"/>
                <w:sz w:val="16"/>
                <w:szCs w:val="16"/>
                <w:lang w:val="en-AU"/>
              </w:rPr>
              <w:t xml:space="preserve"> </w:t>
            </w:r>
            <w:r w:rsidRPr="003E0BF6">
              <w:rPr>
                <w:rFonts w:ascii="Times New Roman" w:eastAsia="Utopia-Regular" w:hAnsi="Times New Roman" w:cs="Utopia-Regular"/>
                <w:noProof/>
                <w:color w:val="231F20"/>
                <w:sz w:val="16"/>
                <w:szCs w:val="16"/>
                <w:lang w:val="en-AU"/>
                <w:rPrChange w:id="2065" w:author="Veerakumar" w:date="2014-10-27T00:02:00Z">
                  <w:rPr>
                    <w:rFonts w:eastAsia="Times New Roman"/>
                  </w:rPr>
                </w:rPrChange>
              </w:rPr>
              <w:t>[2]</w:t>
            </w:r>
            <w:r>
              <w:rPr>
                <w:rFonts w:ascii="Utopia-Regular" w:eastAsia="Utopia-Regular" w:hAnsi="Calibri" w:cs="Utopia-Regular"/>
                <w:color w:val="231F20"/>
                <w:sz w:val="16"/>
                <w:szCs w:val="16"/>
                <w:lang w:val="en-AU"/>
              </w:rPr>
              <w:fldChar w:fldCharType="end"/>
            </w:r>
          </w:ins>
          <w:customXmlInsRangeStart w:id="2066" w:author="Veerakumar" w:date="2014-10-27T00:02:00Z"/>
        </w:sdtContent>
      </w:sdt>
      <w:customXmlInsRangeEnd w:id="2066"/>
    </w:p>
  </w:footnote>
  <w:footnote w:id="8">
    <w:p w:rsidR="009159E1" w:rsidRPr="00BF3295" w:rsidRDefault="009159E1">
      <w:pPr>
        <w:pStyle w:val="FootnoteText"/>
        <w:rPr>
          <w:lang w:val="en-AU"/>
          <w:rPrChange w:id="2110" w:author="Veerakumar" w:date="2014-10-27T00:18:00Z">
            <w:rPr/>
          </w:rPrChange>
        </w:rPr>
      </w:pPr>
      <w:ins w:id="2111" w:author="Veerakumar" w:date="2014-10-27T00:18:00Z">
        <w:r>
          <w:rPr>
            <w:rStyle w:val="FootnoteReference"/>
          </w:rPr>
          <w:footnoteRef/>
        </w:r>
        <w:r>
          <w:t xml:space="preserve"> Collected user data is </w:t>
        </w:r>
      </w:ins>
      <w:ins w:id="2112" w:author="Veerakumar" w:date="2014-10-27T00:19:00Z">
        <w:r>
          <w:t xml:space="preserve">taken as an </w:t>
        </w:r>
        <w:proofErr w:type="spellStart"/>
        <w:r>
          <w:t>unweighted</w:t>
        </w:r>
        <w:proofErr w:type="spellEnd"/>
        <w:r>
          <w:t xml:space="preserve"> </w:t>
        </w:r>
      </w:ins>
      <w:ins w:id="2113" w:author="Veerakumar" w:date="2014-10-27T00:18:00Z">
        <w:r>
          <w:t xml:space="preserve">average </w:t>
        </w:r>
      </w:ins>
      <w:ins w:id="2114" w:author="Veerakumar" w:date="2014-10-27T00:19:00Z">
        <w:r>
          <w:t>for this analysis – the users are considered equally important sources of information.</w:t>
        </w:r>
      </w:ins>
    </w:p>
  </w:footnote>
  <w:footnote w:id="9">
    <w:p w:rsidR="009159E1" w:rsidRPr="00CA44B2" w:rsidRDefault="009159E1" w:rsidP="001B4F97">
      <w:pPr>
        <w:pStyle w:val="FootnoteText"/>
        <w:rPr>
          <w:ins w:id="2367" w:author="Veerakumar" w:date="2014-10-27T01:08:00Z"/>
          <w:lang w:val="en-AU"/>
        </w:rPr>
      </w:pPr>
      <w:ins w:id="2368" w:author="Veerakumar" w:date="2014-10-27T01:08:00Z">
        <w:r>
          <w:rPr>
            <w:rStyle w:val="FootnoteReference"/>
          </w:rPr>
          <w:footnoteRef/>
        </w:r>
        <w:r>
          <w:t xml:space="preserve"> </w:t>
        </w:r>
        <w:r>
          <w:rPr>
            <w:lang w:val="en-AU"/>
          </w:rPr>
          <w:t>The application would at times reset due to changes in orientation.</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Pr="00EA3B31" w:rsidRDefault="009159E1">
    <w:pPr>
      <w:pStyle w:val="Header"/>
      <w:rPr>
        <w:color w:val="808080" w:themeColor="background1" w:themeShade="80"/>
      </w:rPr>
    </w:pPr>
    <w:r w:rsidRPr="00EA3B31">
      <w:rPr>
        <w:color w:val="808080" w:themeColor="background1" w:themeShade="80"/>
      </w:rPr>
      <w:t xml:space="preserve">Are You Stressed? </w:t>
    </w:r>
    <w:r w:rsidRPr="00EA3B31">
      <w:rPr>
        <w:color w:val="808080" w:themeColor="background1" w:themeShade="80"/>
      </w:rPr>
      <w:tab/>
    </w:r>
    <w:r w:rsidRPr="00EA3B31">
      <w:rPr>
        <w:color w:val="808080" w:themeColor="background1" w:themeShade="80"/>
      </w:rPr>
      <w:tab/>
      <w:t>Hariharen Veerakumar</w:t>
    </w:r>
  </w:p>
  <w:p w:rsidR="009159E1" w:rsidRPr="00EA3B31" w:rsidRDefault="009159E1" w:rsidP="00EA3B31">
    <w:pPr>
      <w:pStyle w:val="Header"/>
      <w:rPr>
        <w:color w:val="808080" w:themeColor="background1" w:themeShade="80"/>
      </w:rPr>
    </w:pPr>
    <w:r w:rsidRPr="00EA3B31">
      <w:rPr>
        <w:color w:val="808080" w:themeColor="background1" w:themeShade="80"/>
      </w:rPr>
      <w:t>Detecting the onset of stress using mobile phones</w:t>
    </w:r>
    <w:r w:rsidRPr="00EA3B31">
      <w:rPr>
        <w:color w:val="808080" w:themeColor="background1" w:themeShade="80"/>
      </w:rPr>
      <w:tab/>
      <w:t>z3258355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rsidP="00C00B5C">
    <w:pPr>
      <w:pStyle w:val="Header"/>
      <w:jc w:val="right"/>
    </w:pPr>
    <w:r>
      <w:t>Are You Stressed? Detecting the onset of stress using mobile phones</w:t>
    </w:r>
    <w:r>
      <w:tab/>
      <w:t>Hariharen Veerakumar</w:t>
    </w:r>
  </w:p>
  <w:p w:rsidR="009159E1" w:rsidRDefault="009159E1">
    <w:pPr>
      <w:pStyle w:val="Header"/>
      <w:jc w:val="right"/>
    </w:pPr>
    <w:r>
      <w:t>z3258355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rsidP="00C00B5C">
    <w:pPr>
      <w:pStyle w:val="Header"/>
      <w:jc w:val="right"/>
    </w:pPr>
    <w:r>
      <w:t>Are You Stressed? Detecting the onset of stress using mobile phones</w:t>
    </w:r>
    <w:r>
      <w:tab/>
      <w:t>Hariharen Veerakumar</w:t>
    </w:r>
  </w:p>
  <w:p w:rsidR="009159E1" w:rsidRDefault="009159E1">
    <w:pPr>
      <w:pStyle w:val="Header"/>
      <w:jc w:val="right"/>
    </w:pPr>
    <w:r>
      <w:t>z3258355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9E1" w:rsidRDefault="009159E1">
    <w:pPr>
      <w:pStyle w:val="Header"/>
      <w:jc w:val="right"/>
    </w:pPr>
    <w:r>
      <w:t>Are you stressed?</w:t>
    </w:r>
    <w:r>
      <w:ptab w:relativeTo="margin" w:alignment="center" w:leader="none"/>
    </w:r>
    <w:r>
      <w:ptab w:relativeTo="margin" w:alignment="right" w:leader="none"/>
    </w:r>
    <w:r>
      <w:t>Hariharen Veerakumar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1"/>
  </w:num>
  <w:num w:numId="2">
    <w:abstractNumId w:val="0"/>
  </w:num>
  <w:num w:numId="3">
    <w:abstractNumId w:val="13"/>
  </w:num>
  <w:num w:numId="4">
    <w:abstractNumId w:val="2"/>
  </w:num>
  <w:num w:numId="5">
    <w:abstractNumId w:val="4"/>
  </w:num>
  <w:num w:numId="6">
    <w:abstractNumId w:val="7"/>
  </w:num>
  <w:num w:numId="7">
    <w:abstractNumId w:val="6"/>
  </w:num>
  <w:num w:numId="8">
    <w:abstractNumId w:val="9"/>
  </w:num>
  <w:num w:numId="9">
    <w:abstractNumId w:val="1"/>
  </w:num>
  <w:num w:numId="10">
    <w:abstractNumId w:val="8"/>
  </w:num>
  <w:num w:numId="11">
    <w:abstractNumId w:val="3"/>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17EE0"/>
    <w:rsid w:val="00027338"/>
    <w:rsid w:val="00035AD0"/>
    <w:rsid w:val="00036F85"/>
    <w:rsid w:val="00040DC1"/>
    <w:rsid w:val="00043711"/>
    <w:rsid w:val="00057802"/>
    <w:rsid w:val="00066045"/>
    <w:rsid w:val="00082E02"/>
    <w:rsid w:val="000905A8"/>
    <w:rsid w:val="0009088C"/>
    <w:rsid w:val="000915B0"/>
    <w:rsid w:val="00092935"/>
    <w:rsid w:val="000946EB"/>
    <w:rsid w:val="000A41C0"/>
    <w:rsid w:val="000B4BB5"/>
    <w:rsid w:val="000B4CDB"/>
    <w:rsid w:val="000B52C1"/>
    <w:rsid w:val="000C043B"/>
    <w:rsid w:val="000C22FF"/>
    <w:rsid w:val="000C2FF2"/>
    <w:rsid w:val="000D04D8"/>
    <w:rsid w:val="000D18F3"/>
    <w:rsid w:val="000D1F7F"/>
    <w:rsid w:val="000F6C58"/>
    <w:rsid w:val="00104187"/>
    <w:rsid w:val="00105D1A"/>
    <w:rsid w:val="00154E93"/>
    <w:rsid w:val="001575EE"/>
    <w:rsid w:val="00161D9A"/>
    <w:rsid w:val="00173EDA"/>
    <w:rsid w:val="001A35B8"/>
    <w:rsid w:val="001A7D67"/>
    <w:rsid w:val="001B1171"/>
    <w:rsid w:val="001B1C40"/>
    <w:rsid w:val="001B4F97"/>
    <w:rsid w:val="001C0872"/>
    <w:rsid w:val="001C3E65"/>
    <w:rsid w:val="001C66DF"/>
    <w:rsid w:val="001D0F81"/>
    <w:rsid w:val="001E0BBF"/>
    <w:rsid w:val="001E77E0"/>
    <w:rsid w:val="001F124B"/>
    <w:rsid w:val="00205F3A"/>
    <w:rsid w:val="00211FFA"/>
    <w:rsid w:val="00214C56"/>
    <w:rsid w:val="00215080"/>
    <w:rsid w:val="0021605E"/>
    <w:rsid w:val="00220B3E"/>
    <w:rsid w:val="00221E6B"/>
    <w:rsid w:val="00225864"/>
    <w:rsid w:val="00232C05"/>
    <w:rsid w:val="0025730A"/>
    <w:rsid w:val="0026212F"/>
    <w:rsid w:val="00266BCF"/>
    <w:rsid w:val="002673AC"/>
    <w:rsid w:val="00274422"/>
    <w:rsid w:val="00296DC2"/>
    <w:rsid w:val="002C349D"/>
    <w:rsid w:val="002C3B40"/>
    <w:rsid w:val="002C7D7C"/>
    <w:rsid w:val="002F3BE2"/>
    <w:rsid w:val="0030101F"/>
    <w:rsid w:val="003051B8"/>
    <w:rsid w:val="003255D7"/>
    <w:rsid w:val="00330247"/>
    <w:rsid w:val="00343F3B"/>
    <w:rsid w:val="003512D8"/>
    <w:rsid w:val="00352ECD"/>
    <w:rsid w:val="00356A05"/>
    <w:rsid w:val="00367583"/>
    <w:rsid w:val="0037631C"/>
    <w:rsid w:val="003763F5"/>
    <w:rsid w:val="003807C6"/>
    <w:rsid w:val="003902A4"/>
    <w:rsid w:val="00392998"/>
    <w:rsid w:val="003B23EE"/>
    <w:rsid w:val="003B59F7"/>
    <w:rsid w:val="003C0BB6"/>
    <w:rsid w:val="003D7E41"/>
    <w:rsid w:val="003E0969"/>
    <w:rsid w:val="003E0BF6"/>
    <w:rsid w:val="003F218F"/>
    <w:rsid w:val="003F6937"/>
    <w:rsid w:val="003F74F1"/>
    <w:rsid w:val="00402E6A"/>
    <w:rsid w:val="00406031"/>
    <w:rsid w:val="00422069"/>
    <w:rsid w:val="00430142"/>
    <w:rsid w:val="00437F6D"/>
    <w:rsid w:val="00454310"/>
    <w:rsid w:val="004564DA"/>
    <w:rsid w:val="00484ABD"/>
    <w:rsid w:val="00492148"/>
    <w:rsid w:val="00496855"/>
    <w:rsid w:val="004A3098"/>
    <w:rsid w:val="004A6700"/>
    <w:rsid w:val="004B1051"/>
    <w:rsid w:val="004B42C3"/>
    <w:rsid w:val="004C590B"/>
    <w:rsid w:val="004D030F"/>
    <w:rsid w:val="00505447"/>
    <w:rsid w:val="00507D11"/>
    <w:rsid w:val="00517AF0"/>
    <w:rsid w:val="00525230"/>
    <w:rsid w:val="00525B14"/>
    <w:rsid w:val="0054527C"/>
    <w:rsid w:val="00547BD5"/>
    <w:rsid w:val="00553BFD"/>
    <w:rsid w:val="00556D84"/>
    <w:rsid w:val="005740C2"/>
    <w:rsid w:val="005763D3"/>
    <w:rsid w:val="00590018"/>
    <w:rsid w:val="00591EF5"/>
    <w:rsid w:val="005943F3"/>
    <w:rsid w:val="005A2312"/>
    <w:rsid w:val="005A3DC5"/>
    <w:rsid w:val="005B13C2"/>
    <w:rsid w:val="005D43C2"/>
    <w:rsid w:val="005D5388"/>
    <w:rsid w:val="005E5207"/>
    <w:rsid w:val="005E5C35"/>
    <w:rsid w:val="005F14D8"/>
    <w:rsid w:val="005F214D"/>
    <w:rsid w:val="00611683"/>
    <w:rsid w:val="006160B2"/>
    <w:rsid w:val="0062433B"/>
    <w:rsid w:val="006302B1"/>
    <w:rsid w:val="00631DE5"/>
    <w:rsid w:val="00650892"/>
    <w:rsid w:val="006569F8"/>
    <w:rsid w:val="00660102"/>
    <w:rsid w:val="006652D7"/>
    <w:rsid w:val="006719C4"/>
    <w:rsid w:val="00672769"/>
    <w:rsid w:val="0067583B"/>
    <w:rsid w:val="006972B5"/>
    <w:rsid w:val="006C29D3"/>
    <w:rsid w:val="006D5F5D"/>
    <w:rsid w:val="006E0412"/>
    <w:rsid w:val="006E2CCF"/>
    <w:rsid w:val="006E5E8B"/>
    <w:rsid w:val="006F0003"/>
    <w:rsid w:val="007200EF"/>
    <w:rsid w:val="007342FF"/>
    <w:rsid w:val="00744789"/>
    <w:rsid w:val="00745E3B"/>
    <w:rsid w:val="00752727"/>
    <w:rsid w:val="00762E95"/>
    <w:rsid w:val="0079079A"/>
    <w:rsid w:val="00791A37"/>
    <w:rsid w:val="007B490C"/>
    <w:rsid w:val="007E7ED6"/>
    <w:rsid w:val="007F752D"/>
    <w:rsid w:val="0080139C"/>
    <w:rsid w:val="00802851"/>
    <w:rsid w:val="00807B32"/>
    <w:rsid w:val="0082665F"/>
    <w:rsid w:val="00834065"/>
    <w:rsid w:val="008369EC"/>
    <w:rsid w:val="0083740A"/>
    <w:rsid w:val="0085166E"/>
    <w:rsid w:val="00852F94"/>
    <w:rsid w:val="00854929"/>
    <w:rsid w:val="00861D70"/>
    <w:rsid w:val="00865E7B"/>
    <w:rsid w:val="00867873"/>
    <w:rsid w:val="00870474"/>
    <w:rsid w:val="00877001"/>
    <w:rsid w:val="00886339"/>
    <w:rsid w:val="008A62D5"/>
    <w:rsid w:val="008C564C"/>
    <w:rsid w:val="008D1C68"/>
    <w:rsid w:val="008E1C0A"/>
    <w:rsid w:val="008E7B59"/>
    <w:rsid w:val="008F1996"/>
    <w:rsid w:val="008F6C4D"/>
    <w:rsid w:val="008F76C5"/>
    <w:rsid w:val="00902F3D"/>
    <w:rsid w:val="009100FB"/>
    <w:rsid w:val="00910588"/>
    <w:rsid w:val="009159E1"/>
    <w:rsid w:val="00917C35"/>
    <w:rsid w:val="00920492"/>
    <w:rsid w:val="00930AED"/>
    <w:rsid w:val="009357AF"/>
    <w:rsid w:val="0094058D"/>
    <w:rsid w:val="009407D3"/>
    <w:rsid w:val="00942792"/>
    <w:rsid w:val="00942AD5"/>
    <w:rsid w:val="009474F8"/>
    <w:rsid w:val="0095087E"/>
    <w:rsid w:val="009568C5"/>
    <w:rsid w:val="00962131"/>
    <w:rsid w:val="00964598"/>
    <w:rsid w:val="0097389C"/>
    <w:rsid w:val="0098462A"/>
    <w:rsid w:val="00985547"/>
    <w:rsid w:val="00997ED4"/>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A03E8"/>
    <w:rsid w:val="00AA362B"/>
    <w:rsid w:val="00AB0032"/>
    <w:rsid w:val="00AB0666"/>
    <w:rsid w:val="00AB085E"/>
    <w:rsid w:val="00AB1BFA"/>
    <w:rsid w:val="00AC3FCF"/>
    <w:rsid w:val="00AD3D89"/>
    <w:rsid w:val="00AD79DE"/>
    <w:rsid w:val="00AF3005"/>
    <w:rsid w:val="00B02A7C"/>
    <w:rsid w:val="00B0399F"/>
    <w:rsid w:val="00B078B3"/>
    <w:rsid w:val="00B10581"/>
    <w:rsid w:val="00B2175B"/>
    <w:rsid w:val="00B254E7"/>
    <w:rsid w:val="00B2654E"/>
    <w:rsid w:val="00B368C4"/>
    <w:rsid w:val="00B60025"/>
    <w:rsid w:val="00B624B2"/>
    <w:rsid w:val="00B652E4"/>
    <w:rsid w:val="00B72428"/>
    <w:rsid w:val="00B82353"/>
    <w:rsid w:val="00B92667"/>
    <w:rsid w:val="00B92CD1"/>
    <w:rsid w:val="00B947D3"/>
    <w:rsid w:val="00BA01C8"/>
    <w:rsid w:val="00BB5766"/>
    <w:rsid w:val="00BC026F"/>
    <w:rsid w:val="00BC2182"/>
    <w:rsid w:val="00BC595F"/>
    <w:rsid w:val="00BC7689"/>
    <w:rsid w:val="00BD5FBE"/>
    <w:rsid w:val="00BE1DFA"/>
    <w:rsid w:val="00BE1E9C"/>
    <w:rsid w:val="00BE6934"/>
    <w:rsid w:val="00BE6C67"/>
    <w:rsid w:val="00BF3295"/>
    <w:rsid w:val="00C00B5C"/>
    <w:rsid w:val="00C05EBE"/>
    <w:rsid w:val="00C242D2"/>
    <w:rsid w:val="00C25B9F"/>
    <w:rsid w:val="00C267D1"/>
    <w:rsid w:val="00C3519B"/>
    <w:rsid w:val="00C356CC"/>
    <w:rsid w:val="00C359C0"/>
    <w:rsid w:val="00C4335B"/>
    <w:rsid w:val="00C60BCA"/>
    <w:rsid w:val="00C7207B"/>
    <w:rsid w:val="00C80F81"/>
    <w:rsid w:val="00C82101"/>
    <w:rsid w:val="00C82891"/>
    <w:rsid w:val="00C90E9C"/>
    <w:rsid w:val="00C91536"/>
    <w:rsid w:val="00CA5FD8"/>
    <w:rsid w:val="00CA7DBC"/>
    <w:rsid w:val="00CD727D"/>
    <w:rsid w:val="00CD77A6"/>
    <w:rsid w:val="00CE0EE3"/>
    <w:rsid w:val="00CE25C4"/>
    <w:rsid w:val="00D00301"/>
    <w:rsid w:val="00D13087"/>
    <w:rsid w:val="00D2112D"/>
    <w:rsid w:val="00D27987"/>
    <w:rsid w:val="00D33F34"/>
    <w:rsid w:val="00D37BD7"/>
    <w:rsid w:val="00D40BFF"/>
    <w:rsid w:val="00D44CFD"/>
    <w:rsid w:val="00D47449"/>
    <w:rsid w:val="00D50436"/>
    <w:rsid w:val="00D56981"/>
    <w:rsid w:val="00D64C87"/>
    <w:rsid w:val="00D74800"/>
    <w:rsid w:val="00D75412"/>
    <w:rsid w:val="00D83F46"/>
    <w:rsid w:val="00D921E1"/>
    <w:rsid w:val="00D947A2"/>
    <w:rsid w:val="00D9654A"/>
    <w:rsid w:val="00DA58F4"/>
    <w:rsid w:val="00DB57FC"/>
    <w:rsid w:val="00DB766A"/>
    <w:rsid w:val="00DD6262"/>
    <w:rsid w:val="00DD797F"/>
    <w:rsid w:val="00DE2FA0"/>
    <w:rsid w:val="00DE56F6"/>
    <w:rsid w:val="00DF2737"/>
    <w:rsid w:val="00DF4CF8"/>
    <w:rsid w:val="00DF737E"/>
    <w:rsid w:val="00E00F4B"/>
    <w:rsid w:val="00E07E6F"/>
    <w:rsid w:val="00E32B7D"/>
    <w:rsid w:val="00E37F42"/>
    <w:rsid w:val="00E40C55"/>
    <w:rsid w:val="00E454E2"/>
    <w:rsid w:val="00E5524A"/>
    <w:rsid w:val="00E632D5"/>
    <w:rsid w:val="00E64E80"/>
    <w:rsid w:val="00E662AB"/>
    <w:rsid w:val="00E768AB"/>
    <w:rsid w:val="00EA1EEE"/>
    <w:rsid w:val="00EA3B31"/>
    <w:rsid w:val="00EA605F"/>
    <w:rsid w:val="00EA78E9"/>
    <w:rsid w:val="00EB043B"/>
    <w:rsid w:val="00EB7EBB"/>
    <w:rsid w:val="00ED1D94"/>
    <w:rsid w:val="00ED2104"/>
    <w:rsid w:val="00ED3BD5"/>
    <w:rsid w:val="00ED475F"/>
    <w:rsid w:val="00EE1C4C"/>
    <w:rsid w:val="00EF5B85"/>
    <w:rsid w:val="00EF5BA6"/>
    <w:rsid w:val="00F12585"/>
    <w:rsid w:val="00F133F6"/>
    <w:rsid w:val="00F1769E"/>
    <w:rsid w:val="00F20F57"/>
    <w:rsid w:val="00F34D64"/>
    <w:rsid w:val="00F4136F"/>
    <w:rsid w:val="00F4144B"/>
    <w:rsid w:val="00F502DF"/>
    <w:rsid w:val="00F548EB"/>
    <w:rsid w:val="00F602C5"/>
    <w:rsid w:val="00F91AD7"/>
    <w:rsid w:val="00F9574B"/>
    <w:rsid w:val="00FA551E"/>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35</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36</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37</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s>
</file>

<file path=customXml/itemProps1.xml><?xml version="1.0" encoding="utf-8"?>
<ds:datastoreItem xmlns:ds="http://schemas.openxmlformats.org/officeDocument/2006/customXml" ds:itemID="{339AD66A-9219-4413-A22D-8CAF93154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53</Pages>
  <Words>13429</Words>
  <Characters>76546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53</cp:revision>
  <cp:lastPrinted>2014-05-27T01:46:00Z</cp:lastPrinted>
  <dcterms:created xsi:type="dcterms:W3CDTF">2014-10-25T14:54:00Z</dcterms:created>
  <dcterms:modified xsi:type="dcterms:W3CDTF">2014-10-26T15:20:00Z</dcterms:modified>
  <dc:language>en-AU</dc:language>
</cp:coreProperties>
</file>